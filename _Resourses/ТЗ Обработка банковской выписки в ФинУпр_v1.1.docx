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23266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ADD7B6" w14:textId="77777777" w:rsidR="00376B77" w:rsidRPr="00CB6DCC" w:rsidRDefault="00376B77" w:rsidP="00376B77">
          <w:pPr>
            <w:pStyle w:val="a3"/>
            <w:spacing w:before="100" w:beforeAutospacing="1" w:after="100" w:afterAutospacing="1"/>
            <w:contextualSpacing/>
            <w:rPr>
              <w:rStyle w:val="10"/>
              <w:rFonts w:asciiTheme="minorHAnsi" w:hAnsiTheme="minorHAnsi" w:cstheme="minorHAnsi"/>
              <w:b/>
              <w:color w:val="auto"/>
              <w:sz w:val="28"/>
              <w:szCs w:val="28"/>
            </w:rPr>
          </w:pPr>
          <w:r w:rsidRPr="00CB6DCC">
            <w:rPr>
              <w:rStyle w:val="10"/>
              <w:rFonts w:asciiTheme="minorHAnsi" w:hAnsiTheme="minorHAnsi" w:cstheme="minorHAnsi"/>
              <w:b/>
              <w:color w:val="auto"/>
              <w:sz w:val="28"/>
              <w:szCs w:val="28"/>
            </w:rPr>
            <w:t>Оглавление</w:t>
          </w:r>
        </w:p>
        <w:p w14:paraId="186B6ABE" w14:textId="1FC2B7A1" w:rsidR="007254CE" w:rsidRDefault="00376B77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374556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1.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Расширение настройки состояний и переходов состояний для БВ и документа БВ - ЧТЗ № ХХХ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_Toc205374556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6BEACAF8" w14:textId="4C6FFB39" w:rsidR="007254CE" w:rsidRDefault="00D77BB0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57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2.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Разработка интерфейса «Список банковских выписок» – ЧТЗ № ХХХ п.6.3.1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_Toc205374557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29798508" w14:textId="5D5F000F" w:rsidR="007254CE" w:rsidRDefault="00D77BB0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58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3.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Разработка интерфейса обработки выписки в ОТП ФУ – ЧТЗ № ХХХ п.6.3.2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_Toc205374558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4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35F13DFA" w14:textId="27578E3C" w:rsidR="007254CE" w:rsidRDefault="00D77BB0">
          <w:pPr>
            <w:pStyle w:val="21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59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3.1.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Заголовочная часть интерфейса – ЧТЗ №</w:t>
            </w:r>
            <w:r w:rsidR="007254CE" w:rsidRPr="009F0A93">
              <w:rPr>
                <w:rStyle w:val="a4"/>
                <w:rFonts w:cstheme="minorHAnsi"/>
                <w:b/>
                <w:noProof/>
                <w:lang w:val="en-US"/>
              </w:rPr>
              <w:t>XXX</w:t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 xml:space="preserve"> п.6.3.2.1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_Toc205374559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5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02E370E6" w14:textId="22988D2C" w:rsidR="007254CE" w:rsidRDefault="00D77BB0">
          <w:pPr>
            <w:pStyle w:val="21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0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3.2.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Закладка «Документы Выписки» – ЧТЗ №</w:t>
            </w:r>
            <w:r w:rsidR="007254CE" w:rsidRPr="009F0A93">
              <w:rPr>
                <w:rStyle w:val="a4"/>
                <w:rFonts w:cstheme="minorHAnsi"/>
                <w:b/>
                <w:noProof/>
                <w:lang w:val="en-US"/>
              </w:rPr>
              <w:t>XXX</w:t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 xml:space="preserve"> п.6.3.2.2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_Toc205374560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6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6A6EC932" w14:textId="74753F08" w:rsidR="007254CE" w:rsidRDefault="00D77BB0">
          <w:pPr>
            <w:pStyle w:val="3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1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3.2.1 Первый раздел закладки «Документы выписки» – ЧТЗ №</w:t>
            </w:r>
            <w:r w:rsidR="007254CE" w:rsidRPr="009F0A93">
              <w:rPr>
                <w:rStyle w:val="a4"/>
                <w:rFonts w:cstheme="minorHAnsi"/>
                <w:b/>
                <w:noProof/>
                <w:lang w:val="en-US"/>
              </w:rPr>
              <w:t>XXX</w:t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 xml:space="preserve"> п.6.3.2.2.1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_Toc205374561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7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3729725C" w14:textId="632DBF78" w:rsidR="007254CE" w:rsidRDefault="00D77BB0">
          <w:pPr>
            <w:pStyle w:val="3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2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3.2.2 Второй раздел закладки «Документы выписки» – ЧТЗ №</w:t>
            </w:r>
            <w:r w:rsidR="007254CE" w:rsidRPr="009F0A93">
              <w:rPr>
                <w:rStyle w:val="a4"/>
                <w:rFonts w:cstheme="minorHAnsi"/>
                <w:b/>
                <w:noProof/>
                <w:lang w:val="en-US"/>
              </w:rPr>
              <w:t>XXX</w:t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 xml:space="preserve"> п.6.3.2.2.2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_Toc205374562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16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4C15132E" w14:textId="251ACB70" w:rsidR="007254CE" w:rsidRDefault="00D77BB0">
          <w:pPr>
            <w:pStyle w:val="3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3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3.2.3 Третий раздел закладки «Документы выписки» – ЧТЗ №</w:t>
            </w:r>
            <w:r w:rsidR="007254CE" w:rsidRPr="009F0A93">
              <w:rPr>
                <w:rStyle w:val="a4"/>
                <w:rFonts w:cstheme="minorHAnsi"/>
                <w:b/>
                <w:noProof/>
                <w:lang w:val="en-US"/>
              </w:rPr>
              <w:t>XXX</w:t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 xml:space="preserve"> п.6.3.2.2.3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_Toc205374563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16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5F8DAACB" w14:textId="25BE416C" w:rsidR="007254CE" w:rsidRDefault="00D77BB0">
          <w:pPr>
            <w:pStyle w:val="21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4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3.3.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Закладка «Распределение по СП» – ЧТЗ №</w:t>
            </w:r>
            <w:r w:rsidR="007254CE" w:rsidRPr="009F0A93">
              <w:rPr>
                <w:rStyle w:val="a4"/>
                <w:rFonts w:cstheme="minorHAnsi"/>
                <w:b/>
                <w:noProof/>
                <w:lang w:val="en-US"/>
              </w:rPr>
              <w:t>XXX</w:t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 xml:space="preserve"> п.6.3.2.3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_Toc205374564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19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58DE1AD7" w14:textId="06F602DC" w:rsidR="007254CE" w:rsidRDefault="00D77BB0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5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5.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Разработка функции интерпретации банковской выписки - ЧТЗ № ХХХ п.6.4.2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_Toc205374565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21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5BB895ED" w14:textId="01D0FC95" w:rsidR="007254CE" w:rsidRDefault="00D77BB0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6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6.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Разработка функции массового ввода аналитик распределения - ЧТЗ № ХХХ п.6.4.4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_Toc205374566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21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535C8D8C" w14:textId="4BF2554F" w:rsidR="007254CE" w:rsidRDefault="00D77BB0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7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7.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Разработка метода изменения состояния документа БВ - ЧТЗ № ХХХ п.6.4.3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_Toc205374567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22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20AF15A5" w14:textId="6DD48D70" w:rsidR="007254CE" w:rsidRDefault="00D77BB0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8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8.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Разработка функции массового изменения состояния документов БВ - ЧТЗ № ХХХ п.6.4.3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_Toc205374568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23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77DE0FFD" w14:textId="23F14307" w:rsidR="007254CE" w:rsidRDefault="00D77BB0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69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9.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Смена состояния БВ на «Обработано ФУ» - ЧТЗ № ХХХ п.6.4.1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_Toc205374569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24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1D184DD4" w14:textId="335F14CE" w:rsidR="007254CE" w:rsidRDefault="00D77BB0">
          <w:pPr>
            <w:pStyle w:val="11"/>
            <w:tabs>
              <w:tab w:val="left" w:pos="66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70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10.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Разработка отчета «Список непривязанных ПП/ВПП на дату оплаты ЧТЗ № ХХХ п.6.4.5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_Toc205374570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24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486E8DAA" w14:textId="49FCE42F" w:rsidR="007254CE" w:rsidRDefault="00D77BB0">
          <w:pPr>
            <w:pStyle w:val="11"/>
            <w:tabs>
              <w:tab w:val="left" w:pos="66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71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11.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Разработка дискретного доступа к выписке в зависимости от валюты расчетного счета организации - ЧТЗ № ХХХ п.6.1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_Toc205374571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27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543D8FD1" w14:textId="3C23ED5D" w:rsidR="007254CE" w:rsidRDefault="00D77BB0">
          <w:pPr>
            <w:pStyle w:val="11"/>
            <w:tabs>
              <w:tab w:val="left" w:pos="66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205374572" w:history="1">
            <w:r w:rsidR="007254CE" w:rsidRPr="009F0A93">
              <w:rPr>
                <w:rStyle w:val="a4"/>
                <w:rFonts w:cstheme="minorHAnsi"/>
                <w:b/>
                <w:noProof/>
              </w:rPr>
              <w:t>12.</w:t>
            </w:r>
            <w:r w:rsidR="007254CE">
              <w:rPr>
                <w:rFonts w:eastAsiaTheme="minorEastAsia"/>
                <w:noProof/>
                <w:lang w:eastAsia="ru-RU"/>
              </w:rPr>
              <w:tab/>
            </w:r>
            <w:r w:rsidR="007254CE" w:rsidRPr="009F0A93">
              <w:rPr>
                <w:rStyle w:val="a4"/>
                <w:rFonts w:cstheme="minorHAnsi"/>
                <w:b/>
                <w:noProof/>
              </w:rPr>
              <w:t>Приложение</w:t>
            </w:r>
            <w:r w:rsidR="007254CE">
              <w:rPr>
                <w:noProof/>
                <w:webHidden/>
              </w:rPr>
              <w:tab/>
            </w:r>
            <w:r w:rsidR="007254CE">
              <w:rPr>
                <w:noProof/>
                <w:webHidden/>
              </w:rPr>
              <w:fldChar w:fldCharType="begin"/>
            </w:r>
            <w:r w:rsidR="007254CE">
              <w:rPr>
                <w:noProof/>
                <w:webHidden/>
              </w:rPr>
              <w:instrText xml:space="preserve"> PAGEREF _Toc205374572 \h </w:instrText>
            </w:r>
            <w:r w:rsidR="007254CE">
              <w:rPr>
                <w:noProof/>
                <w:webHidden/>
              </w:rPr>
            </w:r>
            <w:r w:rsidR="007254CE">
              <w:rPr>
                <w:noProof/>
                <w:webHidden/>
              </w:rPr>
              <w:fldChar w:fldCharType="separate"/>
            </w:r>
            <w:r w:rsidR="007254CE">
              <w:rPr>
                <w:noProof/>
                <w:webHidden/>
              </w:rPr>
              <w:t>27</w:t>
            </w:r>
            <w:r w:rsidR="007254CE">
              <w:rPr>
                <w:noProof/>
                <w:webHidden/>
              </w:rPr>
              <w:fldChar w:fldCharType="end"/>
            </w:r>
          </w:hyperlink>
        </w:p>
        <w:p w14:paraId="3263E167" w14:textId="6F8690BC" w:rsidR="00376B77" w:rsidRDefault="00376B77" w:rsidP="00376B77">
          <w:pPr>
            <w:spacing w:before="100" w:beforeAutospacing="1" w:after="100" w:afterAutospacing="1"/>
            <w:contextualSpacing/>
          </w:pPr>
          <w:r>
            <w:rPr>
              <w:b/>
              <w:bCs/>
            </w:rPr>
            <w:fldChar w:fldCharType="end"/>
          </w:r>
        </w:p>
      </w:sdtContent>
    </w:sdt>
    <w:p w14:paraId="3CCAEC2F" w14:textId="77777777" w:rsidR="00376B77" w:rsidRDefault="00376B77" w:rsidP="00376B77"/>
    <w:p w14:paraId="4FD390A7" w14:textId="77777777" w:rsidR="00376B77" w:rsidRDefault="00376B77" w:rsidP="00376B77"/>
    <w:p w14:paraId="02613EBF" w14:textId="77777777" w:rsidR="00376B77" w:rsidRDefault="00376B77" w:rsidP="00376B77"/>
    <w:p w14:paraId="67B0E453" w14:textId="77777777" w:rsidR="00376B77" w:rsidRDefault="00376B77" w:rsidP="00376B77"/>
    <w:p w14:paraId="0834342D" w14:textId="77777777" w:rsidR="00376B77" w:rsidRDefault="00376B77" w:rsidP="00376B77"/>
    <w:p w14:paraId="55C25BAB" w14:textId="77777777" w:rsidR="00376B77" w:rsidRDefault="00376B77" w:rsidP="00376B77"/>
    <w:p w14:paraId="1C43873D" w14:textId="77777777" w:rsidR="00376B77" w:rsidRDefault="00376B77" w:rsidP="00376B77"/>
    <w:p w14:paraId="65A7FA03" w14:textId="77777777" w:rsidR="00376B77" w:rsidRDefault="00376B77" w:rsidP="00376B77"/>
    <w:p w14:paraId="782F3089" w14:textId="77777777" w:rsidR="00376B77" w:rsidRDefault="00376B77" w:rsidP="00376B77"/>
    <w:p w14:paraId="4565E3BE" w14:textId="77777777" w:rsidR="00376B77" w:rsidRDefault="00376B77" w:rsidP="00376B77"/>
    <w:p w14:paraId="70DEC01E" w14:textId="77777777" w:rsidR="00376B77" w:rsidRDefault="00376B77" w:rsidP="00376B77"/>
    <w:p w14:paraId="2C7D45C5" w14:textId="77777777" w:rsidR="00376B77" w:rsidRDefault="00376B77" w:rsidP="00376B77"/>
    <w:p w14:paraId="5CEA6E9B" w14:textId="60FEBE81" w:rsidR="00376B77" w:rsidRDefault="00376B77" w:rsidP="00376B77"/>
    <w:p w14:paraId="27DF4D6E" w14:textId="3CAA4463" w:rsidR="00A6273C" w:rsidRDefault="00A6273C" w:rsidP="00376B77"/>
    <w:p w14:paraId="6B0E521E" w14:textId="77777777" w:rsidR="00A6273C" w:rsidRDefault="00A6273C" w:rsidP="00376B77"/>
    <w:p w14:paraId="28A21A8F" w14:textId="77777777" w:rsidR="00376B77" w:rsidRDefault="00376B77" w:rsidP="00376B77"/>
    <w:p w14:paraId="6DE1A927" w14:textId="77777777" w:rsidR="00376B77" w:rsidRDefault="00376B77" w:rsidP="00376B77"/>
    <w:p w14:paraId="76227EB1" w14:textId="6F2B2037" w:rsidR="00376B77" w:rsidRPr="00BC07A1" w:rsidRDefault="00F56D26" w:rsidP="00EF1B85">
      <w:pPr>
        <w:pStyle w:val="1"/>
        <w:numPr>
          <w:ilvl w:val="0"/>
          <w:numId w:val="14"/>
        </w:numPr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0" w:name="_Toc205374556"/>
      <w:r w:rsidRPr="00BC07A1">
        <w:rPr>
          <w:rFonts w:asciiTheme="minorHAnsi" w:hAnsiTheme="minorHAnsi" w:cstheme="minorHAnsi"/>
          <w:b/>
          <w:color w:val="auto"/>
          <w:sz w:val="24"/>
          <w:szCs w:val="24"/>
        </w:rPr>
        <w:t>Расширение настройки состояний и переходов состояний для БВ и документа БВ</w:t>
      </w:r>
      <w:r w:rsidR="00ED025A">
        <w:rPr>
          <w:rFonts w:asciiTheme="minorHAnsi" w:hAnsiTheme="minorHAnsi" w:cstheme="minorHAnsi"/>
          <w:b/>
          <w:color w:val="auto"/>
          <w:sz w:val="24"/>
          <w:szCs w:val="24"/>
        </w:rPr>
        <w:t xml:space="preserve"> - </w:t>
      </w:r>
      <w:r w:rsidR="00ED025A" w:rsidRPr="00BC07A1">
        <w:rPr>
          <w:rFonts w:asciiTheme="minorHAnsi" w:hAnsiTheme="minorHAnsi" w:cstheme="minorHAnsi"/>
          <w:b/>
          <w:color w:val="auto"/>
          <w:sz w:val="24"/>
          <w:szCs w:val="24"/>
        </w:rPr>
        <w:t>ЧТЗ № ХХХ</w:t>
      </w:r>
      <w:bookmarkEnd w:id="0"/>
    </w:p>
    <w:p w14:paraId="6D7806AF" w14:textId="77777777" w:rsidR="00BC07A1" w:rsidRPr="00A872FA" w:rsidRDefault="00BC07A1" w:rsidP="00BC07A1">
      <w:pPr>
        <w:rPr>
          <w:rFonts w:cstheme="minorHAnsi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4855"/>
        <w:gridCol w:w="1260"/>
        <w:gridCol w:w="1817"/>
      </w:tblGrid>
      <w:tr w:rsidR="00BC07A1" w:rsidRPr="00A872FA" w14:paraId="16480570" w14:textId="77777777" w:rsidTr="0038630C">
        <w:tc>
          <w:tcPr>
            <w:tcW w:w="1413" w:type="dxa"/>
          </w:tcPr>
          <w:p w14:paraId="30A54CBB" w14:textId="77777777" w:rsidR="00BC07A1" w:rsidRPr="00A872FA" w:rsidRDefault="00BC07A1" w:rsidP="0038630C">
            <w:pPr>
              <w:rPr>
                <w:rFonts w:cstheme="minorHAnsi"/>
              </w:rPr>
            </w:pPr>
            <w:r w:rsidRPr="00A872FA">
              <w:rPr>
                <w:rFonts w:cstheme="minorHAnsi"/>
              </w:rPr>
              <w:t>ЧТЗ</w:t>
            </w:r>
          </w:p>
        </w:tc>
        <w:tc>
          <w:tcPr>
            <w:tcW w:w="4855" w:type="dxa"/>
          </w:tcPr>
          <w:p w14:paraId="507D5DCD" w14:textId="77777777" w:rsidR="00BC07A1" w:rsidRPr="00A872FA" w:rsidRDefault="00BC07A1" w:rsidP="0038630C">
            <w:pPr>
              <w:rPr>
                <w:rFonts w:cstheme="minorHAnsi"/>
              </w:rPr>
            </w:pPr>
            <w:r w:rsidRPr="00A872FA">
              <w:rPr>
                <w:rFonts w:cstheme="minorHAnsi"/>
              </w:rPr>
              <w:t>Задача</w:t>
            </w:r>
          </w:p>
        </w:tc>
        <w:tc>
          <w:tcPr>
            <w:tcW w:w="1260" w:type="dxa"/>
          </w:tcPr>
          <w:p w14:paraId="74846054" w14:textId="77777777" w:rsidR="00BC07A1" w:rsidRPr="00A872FA" w:rsidRDefault="00BC07A1" w:rsidP="0038630C">
            <w:pPr>
              <w:rPr>
                <w:rFonts w:cstheme="minorHAnsi"/>
              </w:rPr>
            </w:pPr>
            <w:r w:rsidRPr="00A872FA">
              <w:rPr>
                <w:rFonts w:cstheme="minorHAnsi"/>
              </w:rPr>
              <w:t xml:space="preserve">ДП на </w:t>
            </w:r>
            <w:r w:rsidRPr="00A872FA">
              <w:rPr>
                <w:rFonts w:cstheme="minorHAnsi"/>
                <w:lang w:val="en-US"/>
              </w:rPr>
              <w:t>SD</w:t>
            </w:r>
          </w:p>
        </w:tc>
        <w:tc>
          <w:tcPr>
            <w:tcW w:w="1817" w:type="dxa"/>
          </w:tcPr>
          <w:p w14:paraId="15707513" w14:textId="77777777" w:rsidR="00BC07A1" w:rsidRPr="00A872FA" w:rsidRDefault="00BC07A1" w:rsidP="0038630C">
            <w:pPr>
              <w:rPr>
                <w:rFonts w:cstheme="minorHAnsi"/>
              </w:rPr>
            </w:pPr>
            <w:r w:rsidRPr="00A872FA">
              <w:rPr>
                <w:rFonts w:cstheme="minorHAnsi"/>
              </w:rPr>
              <w:t>Описание</w:t>
            </w:r>
          </w:p>
        </w:tc>
      </w:tr>
      <w:tr w:rsidR="00BC07A1" w:rsidRPr="00A872FA" w14:paraId="2679DFB9" w14:textId="77777777" w:rsidTr="0038630C">
        <w:tc>
          <w:tcPr>
            <w:tcW w:w="1413" w:type="dxa"/>
          </w:tcPr>
          <w:p w14:paraId="6405619E" w14:textId="77777777" w:rsidR="00BC07A1" w:rsidRPr="007959CC" w:rsidRDefault="00BC07A1" w:rsidP="0038630C">
            <w:pPr>
              <w:rPr>
                <w:rFonts w:cstheme="minorHAnsi"/>
                <w:lang w:val="en-US"/>
              </w:rPr>
            </w:pPr>
            <w:r w:rsidRPr="00A872FA">
              <w:rPr>
                <w:rFonts w:cstheme="minorHAnsi"/>
              </w:rPr>
              <w:t xml:space="preserve">№ </w:t>
            </w:r>
            <w:r w:rsidRPr="0053126F">
              <w:rPr>
                <w:rFonts w:cstheme="minorHAnsi"/>
                <w:highlight w:val="yellow"/>
                <w:lang w:val="en-US"/>
              </w:rPr>
              <w:t>XXX</w:t>
            </w:r>
          </w:p>
        </w:tc>
        <w:tc>
          <w:tcPr>
            <w:tcW w:w="4855" w:type="dxa"/>
          </w:tcPr>
          <w:p w14:paraId="3D7ED2A0" w14:textId="77777777" w:rsidR="00BC07A1" w:rsidRPr="00A872FA" w:rsidRDefault="00BC07A1" w:rsidP="0038630C">
            <w:pPr>
              <w:rPr>
                <w:rFonts w:cstheme="minorHAnsi"/>
                <w:lang w:val="en-US"/>
              </w:rPr>
            </w:pPr>
            <w:r w:rsidRPr="00A872FA">
              <w:rPr>
                <w:rFonts w:cstheme="minorHAnsi"/>
                <w:lang w:val="en-US"/>
              </w:rPr>
              <w:t>https://yt.surgutneftegas.ru:4443/issue/TR-742</w:t>
            </w:r>
          </w:p>
        </w:tc>
        <w:tc>
          <w:tcPr>
            <w:tcW w:w="1260" w:type="dxa"/>
          </w:tcPr>
          <w:p w14:paraId="45631100" w14:textId="77777777" w:rsidR="00BC07A1" w:rsidRPr="00A872FA" w:rsidRDefault="00BC07A1" w:rsidP="0038630C">
            <w:pPr>
              <w:rPr>
                <w:rFonts w:cstheme="minorHAnsi"/>
              </w:rPr>
            </w:pPr>
            <w:r w:rsidRPr="00A872FA">
              <w:rPr>
                <w:rFonts w:cstheme="minorHAnsi"/>
                <w:highlight w:val="yellow"/>
              </w:rPr>
              <w:t>ХХХ</w:t>
            </w:r>
            <w:r w:rsidRPr="00A872FA">
              <w:rPr>
                <w:rFonts w:cstheme="minorHAnsi"/>
              </w:rPr>
              <w:t>D</w:t>
            </w:r>
          </w:p>
        </w:tc>
        <w:tc>
          <w:tcPr>
            <w:tcW w:w="1817" w:type="dxa"/>
          </w:tcPr>
          <w:p w14:paraId="049014C8" w14:textId="77777777" w:rsidR="00BC07A1" w:rsidRPr="00A872FA" w:rsidRDefault="00BC07A1" w:rsidP="0038630C">
            <w:pPr>
              <w:rPr>
                <w:rFonts w:cstheme="minorHAnsi"/>
              </w:rPr>
            </w:pPr>
            <w:r w:rsidRPr="00A872FA">
              <w:rPr>
                <w:rFonts w:cstheme="minorHAnsi"/>
              </w:rPr>
              <w:t>Состояния БВ</w:t>
            </w:r>
          </w:p>
        </w:tc>
      </w:tr>
    </w:tbl>
    <w:p w14:paraId="06D15221" w14:textId="77777777" w:rsidR="00CF126D" w:rsidRDefault="00CF126D" w:rsidP="00CF126D">
      <w:pPr>
        <w:pStyle w:val="a8"/>
        <w:numPr>
          <w:ilvl w:val="0"/>
          <w:numId w:val="13"/>
        </w:numPr>
        <w:spacing w:line="259" w:lineRule="auto"/>
        <w:contextualSpacing/>
        <w:jc w:val="both"/>
        <w:rPr>
          <w:ins w:id="1" w:author="Учетная запись Майкрософт" w:date="2025-08-22T15:48:00Z"/>
        </w:rPr>
      </w:pPr>
      <w:ins w:id="2" w:author="Учетная запись Майкрософт" w:date="2025-08-22T15:48:00Z">
        <w:r w:rsidRPr="00A872FA">
          <w:rPr>
            <w:rFonts w:asciiTheme="minorHAnsi" w:hAnsiTheme="minorHAnsi" w:cstheme="minorHAnsi"/>
            <w:sz w:val="22"/>
            <w:szCs w:val="22"/>
          </w:rPr>
          <w:t>Необходимо</w:t>
        </w:r>
        <w:r>
          <w:rPr>
            <w:rFonts w:asciiTheme="minorHAnsi" w:hAnsiTheme="minorHAnsi" w:cstheme="minorHAnsi"/>
            <w:sz w:val="22"/>
            <w:szCs w:val="22"/>
          </w:rPr>
          <w:t xml:space="preserve"> добавить</w:t>
        </w:r>
        <w:r w:rsidRPr="00A872FA">
          <w:rPr>
            <w:rFonts w:asciiTheme="minorHAnsi" w:hAnsiTheme="minorHAnsi" w:cstheme="minorHAnsi"/>
            <w:sz w:val="22"/>
            <w:szCs w:val="22"/>
          </w:rPr>
          <w:t xml:space="preserve"> в список состояний класса </w:t>
        </w:r>
        <w:r w:rsidRPr="00A872FA">
          <w:rPr>
            <w:rFonts w:asciiTheme="minorHAnsi" w:hAnsiTheme="minorHAnsi" w:cstheme="minorHAnsi"/>
            <w:sz w:val="22"/>
            <w:szCs w:val="22"/>
            <w:lang w:val="en-US"/>
          </w:rPr>
          <w:t>Pm</w:t>
        </w:r>
        <w:r w:rsidRPr="00A872FA">
          <w:rPr>
            <w:rFonts w:asciiTheme="minorHAnsi" w:hAnsiTheme="minorHAnsi" w:cstheme="minorHAnsi"/>
            <w:sz w:val="22"/>
            <w:szCs w:val="22"/>
          </w:rPr>
          <w:t>_</w:t>
        </w:r>
        <w:r w:rsidRPr="00A872FA">
          <w:rPr>
            <w:rFonts w:asciiTheme="minorHAnsi" w:hAnsiTheme="minorHAnsi" w:cstheme="minorHAnsi"/>
            <w:sz w:val="22"/>
            <w:szCs w:val="22"/>
            <w:lang w:val="en-US"/>
          </w:rPr>
          <w:t>ClientBankStatement</w:t>
        </w:r>
        <w:r w:rsidRPr="007C6D55">
          <w:rPr>
            <w:rFonts w:asciiTheme="minorHAnsi" w:hAnsiTheme="minorHAnsi" w:cstheme="minorHAnsi"/>
            <w:sz w:val="22"/>
            <w:szCs w:val="22"/>
          </w:rPr>
          <w:t>.</w:t>
        </w:r>
        <w:r>
          <w:rPr>
            <w:rFonts w:asciiTheme="minorHAnsi" w:hAnsiTheme="minorHAnsi" w:cstheme="minorHAnsi"/>
            <w:sz w:val="22"/>
            <w:szCs w:val="22"/>
            <w:lang w:val="en-US"/>
          </w:rPr>
          <w:t>idState</w:t>
        </w:r>
        <w:r>
          <w:rPr>
            <w:rFonts w:asciiTheme="minorHAnsi" w:hAnsiTheme="minorHAnsi" w:cstheme="minorHAnsi"/>
            <w:sz w:val="22"/>
            <w:szCs w:val="22"/>
          </w:rPr>
          <w:t xml:space="preserve"> состояние = </w:t>
        </w:r>
        <w:r w:rsidRPr="008A430B">
          <w:rPr>
            <w:rFonts w:asciiTheme="minorHAnsi" w:hAnsiTheme="minorHAnsi" w:cstheme="minorHAnsi"/>
            <w:sz w:val="22"/>
            <w:szCs w:val="22"/>
          </w:rPr>
          <w:t xml:space="preserve">«Обработано </w:t>
        </w:r>
        <w:r>
          <w:rPr>
            <w:rFonts w:asciiTheme="minorHAnsi" w:hAnsiTheme="minorHAnsi" w:cstheme="minorHAnsi"/>
            <w:sz w:val="22"/>
            <w:szCs w:val="22"/>
          </w:rPr>
          <w:t>ФУ</w:t>
        </w:r>
        <w:r w:rsidRPr="008A430B">
          <w:rPr>
            <w:rFonts w:asciiTheme="minorHAnsi" w:hAnsiTheme="minorHAnsi" w:cstheme="minorHAnsi"/>
            <w:sz w:val="22"/>
            <w:szCs w:val="22"/>
          </w:rPr>
          <w:t>»</w:t>
        </w:r>
        <w:r w:rsidRPr="007C6D55">
          <w:rPr>
            <w:rFonts w:asciiTheme="minorHAnsi" w:hAnsiTheme="minorHAnsi" w:cstheme="minorHAnsi"/>
            <w:sz w:val="22"/>
            <w:szCs w:val="22"/>
          </w:rPr>
          <w:t xml:space="preserve"> (</w:t>
        </w:r>
        <w:r>
          <w:rPr>
            <w:rFonts w:asciiTheme="minorHAnsi" w:hAnsiTheme="minorHAnsi" w:cstheme="minorHAnsi"/>
            <w:sz w:val="22"/>
            <w:szCs w:val="22"/>
            <w:lang w:val="en-US"/>
          </w:rPr>
          <w:t>MC</w:t>
        </w:r>
        <w:r w:rsidRPr="007C6D55">
          <w:rPr>
            <w:rFonts w:asciiTheme="minorHAnsi" w:hAnsiTheme="minorHAnsi" w:cstheme="minorHAnsi"/>
            <w:sz w:val="22"/>
            <w:szCs w:val="22"/>
          </w:rPr>
          <w:t xml:space="preserve"> = 250)</w:t>
        </w:r>
        <w:r w:rsidRPr="008A430B">
          <w:rPr>
            <w:rFonts w:asciiTheme="minorHAnsi" w:hAnsiTheme="minorHAnsi" w:cstheme="minorHAnsi"/>
            <w:sz w:val="22"/>
            <w:szCs w:val="22"/>
          </w:rPr>
          <w:t>.</w:t>
        </w:r>
      </w:ins>
    </w:p>
    <w:p w14:paraId="27487A68" w14:textId="77777777" w:rsidR="00CF126D" w:rsidRDefault="00CF126D" w:rsidP="00CF126D">
      <w:pPr>
        <w:pStyle w:val="a8"/>
        <w:spacing w:line="259" w:lineRule="auto"/>
        <w:ind w:left="786"/>
        <w:contextualSpacing/>
        <w:rPr>
          <w:ins w:id="3" w:author="Учетная запись Майкрософт" w:date="2025-08-22T15:48:00Z"/>
          <w:rFonts w:asciiTheme="minorHAnsi" w:hAnsiTheme="minorHAnsi" w:cstheme="minorHAnsi"/>
          <w:sz w:val="22"/>
          <w:szCs w:val="22"/>
        </w:rPr>
      </w:pPr>
      <w:ins w:id="4" w:author="Учетная запись Майкрософт" w:date="2025-08-22T15:48:00Z">
        <w:r w:rsidRPr="00A872FA">
          <w:rPr>
            <w:rFonts w:asciiTheme="minorHAnsi" w:hAnsiTheme="minorHAnsi" w:cstheme="minorHAnsi"/>
            <w:sz w:val="22"/>
            <w:szCs w:val="22"/>
          </w:rPr>
          <w:t xml:space="preserve">Предусмотреть </w:t>
        </w:r>
        <w:r>
          <w:rPr>
            <w:rFonts w:asciiTheme="minorHAnsi" w:hAnsiTheme="minorHAnsi" w:cstheme="minorHAnsi"/>
            <w:sz w:val="22"/>
            <w:szCs w:val="22"/>
          </w:rPr>
          <w:t>переходы состояний:</w:t>
        </w:r>
      </w:ins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2719"/>
        <w:gridCol w:w="2805"/>
        <w:gridCol w:w="3827"/>
      </w:tblGrid>
      <w:tr w:rsidR="00CF126D" w14:paraId="716B03B9" w14:textId="77777777" w:rsidTr="00D77BB0">
        <w:trPr>
          <w:ins w:id="5" w:author="Учетная запись Майкрософт" w:date="2025-08-22T15:48:00Z"/>
        </w:trPr>
        <w:tc>
          <w:tcPr>
            <w:tcW w:w="2719" w:type="dxa"/>
            <w:shd w:val="clear" w:color="auto" w:fill="E7E6E6" w:themeFill="background2"/>
          </w:tcPr>
          <w:p w14:paraId="228CA706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6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7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Исходное состояние</w:t>
              </w:r>
            </w:ins>
          </w:p>
        </w:tc>
        <w:tc>
          <w:tcPr>
            <w:tcW w:w="2805" w:type="dxa"/>
            <w:shd w:val="clear" w:color="auto" w:fill="E7E6E6" w:themeFill="background2"/>
          </w:tcPr>
          <w:p w14:paraId="08F05059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8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9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Целевое состояние</w:t>
              </w:r>
            </w:ins>
          </w:p>
        </w:tc>
        <w:tc>
          <w:tcPr>
            <w:tcW w:w="3827" w:type="dxa"/>
            <w:shd w:val="clear" w:color="auto" w:fill="E7E6E6" w:themeFill="background2"/>
          </w:tcPr>
          <w:p w14:paraId="06471E88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10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11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Комментарий</w:t>
              </w:r>
            </w:ins>
          </w:p>
        </w:tc>
      </w:tr>
      <w:tr w:rsidR="00CF126D" w14:paraId="4EFF54BF" w14:textId="77777777" w:rsidTr="00D77BB0">
        <w:trPr>
          <w:ins w:id="12" w:author="Учетная запись Майкрософт" w:date="2025-08-22T15:48:00Z"/>
        </w:trPr>
        <w:tc>
          <w:tcPr>
            <w:tcW w:w="2719" w:type="dxa"/>
          </w:tcPr>
          <w:p w14:paraId="317AB284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13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14" w:author="Учетная запись Майкрософт" w:date="2025-08-22T15:48:00Z">
              <w:r w:rsidRPr="004742A3">
                <w:rPr>
                  <w:rFonts w:asciiTheme="minorHAnsi" w:hAnsiTheme="minorHAnsi" w:cstheme="minorHAnsi"/>
                  <w:sz w:val="22"/>
                  <w:szCs w:val="22"/>
                  <w:highlight w:val="magenta"/>
                </w:rPr>
                <w:t xml:space="preserve">Промежуточная </w:t>
              </w:r>
              <w:r w:rsidRPr="004742A3">
                <w:rPr>
                  <w:rFonts w:asciiTheme="minorHAnsi" w:hAnsiTheme="minorHAnsi" w:cstheme="minorHAnsi"/>
                  <w:sz w:val="22"/>
                  <w:szCs w:val="22"/>
                  <w:highlight w:val="magenta"/>
                  <w:lang w:val="en-US"/>
                </w:rPr>
                <w:t>(</w:t>
              </w:r>
              <w:r w:rsidRPr="004742A3">
                <w:rPr>
                  <w:rFonts w:asciiTheme="minorHAnsi" w:hAnsiTheme="minorHAnsi" w:cstheme="minorHAnsi"/>
                  <w:sz w:val="22"/>
                  <w:szCs w:val="22"/>
                  <w:highlight w:val="magenta"/>
                </w:rPr>
                <w:t>1</w:t>
              </w:r>
              <w:r w:rsidRPr="004742A3">
                <w:rPr>
                  <w:rFonts w:asciiTheme="minorHAnsi" w:hAnsiTheme="minorHAnsi" w:cstheme="minorHAnsi"/>
                  <w:sz w:val="22"/>
                  <w:szCs w:val="22"/>
                  <w:highlight w:val="magenta"/>
                  <w:lang w:val="en-US"/>
                </w:rPr>
                <w:t>00)</w:t>
              </w:r>
            </w:ins>
          </w:p>
        </w:tc>
        <w:tc>
          <w:tcPr>
            <w:tcW w:w="2805" w:type="dxa"/>
          </w:tcPr>
          <w:p w14:paraId="4B1F316B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15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16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Итоговая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 xml:space="preserve"> (2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>0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0)</w:t>
              </w:r>
            </w:ins>
          </w:p>
        </w:tc>
        <w:tc>
          <w:tcPr>
            <w:tcW w:w="3827" w:type="dxa"/>
          </w:tcPr>
          <w:p w14:paraId="06B7A9F2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17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18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Устанавливается автоматически функционалом ЦОПД. Не доступен для изменения пользователю</w:t>
              </w:r>
            </w:ins>
          </w:p>
        </w:tc>
      </w:tr>
      <w:tr w:rsidR="00CF126D" w14:paraId="576528B3" w14:textId="77777777" w:rsidTr="00D77BB0">
        <w:trPr>
          <w:ins w:id="19" w:author="Учетная запись Майкрософт" w:date="2025-08-22T15:48:00Z"/>
        </w:trPr>
        <w:tc>
          <w:tcPr>
            <w:tcW w:w="2719" w:type="dxa"/>
          </w:tcPr>
          <w:p w14:paraId="34630731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20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21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 xml:space="preserve">Итоговая 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(200)</w:t>
              </w:r>
            </w:ins>
          </w:p>
        </w:tc>
        <w:tc>
          <w:tcPr>
            <w:tcW w:w="2805" w:type="dxa"/>
          </w:tcPr>
          <w:p w14:paraId="5617BA8A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22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23" w:author="Учетная запись Майкрософт" w:date="2025-08-22T15:48:00Z">
              <w:r w:rsidRPr="008A430B">
                <w:rPr>
                  <w:rFonts w:asciiTheme="minorHAnsi" w:hAnsiTheme="minorHAnsi" w:cstheme="minorHAnsi"/>
                  <w:sz w:val="22"/>
                  <w:szCs w:val="22"/>
                </w:rPr>
                <w:t xml:space="preserve">Обработано 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>ФУ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 xml:space="preserve"> (250)</w:t>
              </w:r>
            </w:ins>
          </w:p>
        </w:tc>
        <w:tc>
          <w:tcPr>
            <w:tcW w:w="3827" w:type="dxa"/>
          </w:tcPr>
          <w:p w14:paraId="675C34DE" w14:textId="77777777" w:rsidR="00CF126D" w:rsidRPr="008A430B" w:rsidRDefault="00CF126D" w:rsidP="00D77BB0">
            <w:pPr>
              <w:pStyle w:val="a8"/>
              <w:spacing w:line="259" w:lineRule="auto"/>
              <w:contextualSpacing/>
              <w:rPr>
                <w:ins w:id="24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25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Доступен для изменения пользователю.</w:t>
              </w:r>
            </w:ins>
          </w:p>
        </w:tc>
      </w:tr>
      <w:tr w:rsidR="00CF126D" w14:paraId="1858AFF0" w14:textId="77777777" w:rsidTr="00D77BB0">
        <w:trPr>
          <w:ins w:id="26" w:author="Учетная запись Майкрософт" w:date="2025-08-22T15:48:00Z"/>
        </w:trPr>
        <w:tc>
          <w:tcPr>
            <w:tcW w:w="2719" w:type="dxa"/>
          </w:tcPr>
          <w:p w14:paraId="5ED74520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27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28" w:author="Учетная запись Майкрософт" w:date="2025-08-22T15:48:00Z">
              <w:r w:rsidRPr="008A430B">
                <w:rPr>
                  <w:rFonts w:asciiTheme="minorHAnsi" w:hAnsiTheme="minorHAnsi" w:cstheme="minorHAnsi"/>
                  <w:sz w:val="22"/>
                  <w:szCs w:val="22"/>
                </w:rPr>
                <w:t xml:space="preserve">Обработано 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>ФУ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 xml:space="preserve"> (250)</w:t>
              </w:r>
            </w:ins>
          </w:p>
        </w:tc>
        <w:tc>
          <w:tcPr>
            <w:tcW w:w="2805" w:type="dxa"/>
          </w:tcPr>
          <w:p w14:paraId="0383BE43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29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30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Итоговая (200)</w:t>
              </w:r>
            </w:ins>
          </w:p>
        </w:tc>
        <w:tc>
          <w:tcPr>
            <w:tcW w:w="3827" w:type="dxa"/>
          </w:tcPr>
          <w:p w14:paraId="7026B773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31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32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Доступен для изменения пользователю</w:t>
              </w:r>
            </w:ins>
          </w:p>
        </w:tc>
      </w:tr>
    </w:tbl>
    <w:p w14:paraId="1D625917" w14:textId="77777777" w:rsidR="00CF126D" w:rsidRPr="004742A3" w:rsidRDefault="00CF126D" w:rsidP="00CF126D">
      <w:pPr>
        <w:pStyle w:val="a8"/>
        <w:spacing w:line="259" w:lineRule="auto"/>
        <w:ind w:left="786"/>
        <w:contextualSpacing/>
        <w:rPr>
          <w:ins w:id="33" w:author="Учетная запись Майкрософт" w:date="2025-08-22T15:48:00Z"/>
          <w:rFonts w:asciiTheme="minorHAnsi" w:hAnsiTheme="minorHAnsi" w:cstheme="minorHAnsi"/>
          <w:sz w:val="22"/>
          <w:szCs w:val="22"/>
        </w:rPr>
      </w:pPr>
      <w:ins w:id="34" w:author="Учетная запись Майкрософт" w:date="2025-08-22T15:48:00Z">
        <w:r>
          <w:rPr>
            <w:rFonts w:asciiTheme="minorHAnsi" w:hAnsiTheme="minorHAnsi" w:cstheme="minorHAnsi"/>
            <w:sz w:val="22"/>
            <w:szCs w:val="22"/>
          </w:rPr>
          <w:t>Описание состояний</w:t>
        </w:r>
        <w:r w:rsidRPr="004742A3">
          <w:rPr>
            <w:rFonts w:asciiTheme="minorHAnsi" w:hAnsiTheme="minorHAnsi" w:cstheme="minorHAnsi"/>
            <w:sz w:val="22"/>
            <w:szCs w:val="22"/>
          </w:rPr>
          <w:t>:</w:t>
        </w:r>
      </w:ins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CF126D" w14:paraId="2B7DEA22" w14:textId="77777777" w:rsidTr="00D77BB0">
        <w:trPr>
          <w:ins w:id="35" w:author="Учетная запись Майкрософт" w:date="2025-08-22T15:48:00Z"/>
        </w:trPr>
        <w:tc>
          <w:tcPr>
            <w:tcW w:w="2689" w:type="dxa"/>
            <w:shd w:val="clear" w:color="auto" w:fill="E7E6E6" w:themeFill="background2"/>
          </w:tcPr>
          <w:p w14:paraId="61008518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36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37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Состояние</w:t>
              </w:r>
            </w:ins>
          </w:p>
        </w:tc>
        <w:tc>
          <w:tcPr>
            <w:tcW w:w="6662" w:type="dxa"/>
            <w:shd w:val="clear" w:color="auto" w:fill="E7E6E6" w:themeFill="background2"/>
          </w:tcPr>
          <w:p w14:paraId="6BFEDD55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38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39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Описание</w:t>
              </w:r>
            </w:ins>
          </w:p>
        </w:tc>
      </w:tr>
      <w:tr w:rsidR="00CF126D" w14:paraId="320EBA29" w14:textId="77777777" w:rsidTr="00D77BB0">
        <w:trPr>
          <w:ins w:id="40" w:author="Учетная запись Майкрософт" w:date="2025-08-22T15:48:00Z"/>
        </w:trPr>
        <w:tc>
          <w:tcPr>
            <w:tcW w:w="2689" w:type="dxa"/>
          </w:tcPr>
          <w:p w14:paraId="188BF5B1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41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42" w:author="Учетная запись Майкрософт" w:date="2025-08-22T15:48:00Z">
              <w:r w:rsidRPr="004742A3">
                <w:rPr>
                  <w:rFonts w:asciiTheme="minorHAnsi" w:hAnsiTheme="minorHAnsi" w:cstheme="minorHAnsi"/>
                  <w:sz w:val="22"/>
                  <w:szCs w:val="22"/>
                  <w:highlight w:val="magenta"/>
                </w:rPr>
                <w:t>Промежуточная (100)</w:t>
              </w:r>
            </w:ins>
          </w:p>
        </w:tc>
        <w:tc>
          <w:tcPr>
            <w:tcW w:w="6662" w:type="dxa"/>
          </w:tcPr>
          <w:p w14:paraId="4C5D4AE3" w14:textId="77777777" w:rsidR="00CF126D" w:rsidRPr="004742A3" w:rsidRDefault="00CF126D" w:rsidP="00D77BB0">
            <w:pPr>
              <w:pStyle w:val="a8"/>
              <w:spacing w:line="259" w:lineRule="auto"/>
              <w:contextualSpacing/>
              <w:rPr>
                <w:ins w:id="43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44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Автоматически устанавливается ЦОПД при загрузке промежуточной БВ. Не доступно для выбора пользователю. Данные в интерфейсе обработки БВ (состояние БВ, документы БВ, распределение по СП) недоступны для редактирования, в том числе по кнопкам.</w:t>
              </w:r>
            </w:ins>
          </w:p>
        </w:tc>
      </w:tr>
      <w:tr w:rsidR="00CF126D" w14:paraId="708C3C92" w14:textId="77777777" w:rsidTr="00D77BB0">
        <w:trPr>
          <w:ins w:id="45" w:author="Учетная запись Майкрософт" w:date="2025-08-22T15:48:00Z"/>
        </w:trPr>
        <w:tc>
          <w:tcPr>
            <w:tcW w:w="2689" w:type="dxa"/>
          </w:tcPr>
          <w:p w14:paraId="7A088C9C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46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47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 xml:space="preserve">Итоговая 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(200)</w:t>
              </w:r>
            </w:ins>
          </w:p>
        </w:tc>
        <w:tc>
          <w:tcPr>
            <w:tcW w:w="6662" w:type="dxa"/>
          </w:tcPr>
          <w:p w14:paraId="35073515" w14:textId="77777777" w:rsidR="00CF126D" w:rsidRPr="004742A3" w:rsidRDefault="00CF126D" w:rsidP="00D77BB0">
            <w:pPr>
              <w:pStyle w:val="a8"/>
              <w:spacing w:line="259" w:lineRule="auto"/>
              <w:contextualSpacing/>
              <w:rPr>
                <w:ins w:id="48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49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Автоматически устанавливается ЦОПД при загрузке итоговой БВ. Доступно для выбора пользователю. Данные в интерфейсе обработки БВ (состояние БВ, документы БВ, распределение по СП) доступны для редактирования, в том числе по кнопкам. Условия редактирования документов БВ и распределения по СП описаны в пп.3.2.1 и 3.2.3 ТЗ соответственно.</w:t>
              </w:r>
            </w:ins>
          </w:p>
        </w:tc>
      </w:tr>
      <w:tr w:rsidR="00CF126D" w14:paraId="32B5B324" w14:textId="77777777" w:rsidTr="00D77BB0">
        <w:trPr>
          <w:ins w:id="50" w:author="Учетная запись Майкрософт" w:date="2025-08-22T15:48:00Z"/>
        </w:trPr>
        <w:tc>
          <w:tcPr>
            <w:tcW w:w="2689" w:type="dxa"/>
          </w:tcPr>
          <w:p w14:paraId="4EFC93FD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51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52" w:author="Учетная запись Майкрософт" w:date="2025-08-22T15:48:00Z">
              <w:r w:rsidRPr="008A430B">
                <w:rPr>
                  <w:rFonts w:asciiTheme="minorHAnsi" w:hAnsiTheme="minorHAnsi" w:cstheme="minorHAnsi"/>
                  <w:sz w:val="22"/>
                  <w:szCs w:val="22"/>
                </w:rPr>
                <w:t xml:space="preserve">Обработано 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>ФУ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 xml:space="preserve"> (250)</w:t>
              </w:r>
            </w:ins>
          </w:p>
        </w:tc>
        <w:tc>
          <w:tcPr>
            <w:tcW w:w="6662" w:type="dxa"/>
          </w:tcPr>
          <w:p w14:paraId="4AC640ED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53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54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Выбирается пользователем. В интерфейсе обработки БВ не доступны для редактирования документы БВ, распределение по СП, в том числе по кнопкам. Состояние БВ в заголовочной части доступно для редактирования.</w:t>
              </w:r>
            </w:ins>
          </w:p>
        </w:tc>
      </w:tr>
    </w:tbl>
    <w:p w14:paraId="7FA64D42" w14:textId="77777777" w:rsidR="00CF126D" w:rsidRDefault="00CF126D" w:rsidP="00CF126D">
      <w:pPr>
        <w:pStyle w:val="a6"/>
        <w:ind w:left="786"/>
        <w:rPr>
          <w:ins w:id="55" w:author="Учетная запись Майкрософт" w:date="2025-08-22T15:48:00Z"/>
        </w:rPr>
      </w:pPr>
    </w:p>
    <w:p w14:paraId="29EECD5F" w14:textId="77777777" w:rsidR="00CF126D" w:rsidRPr="00CB13C0" w:rsidRDefault="00CF126D" w:rsidP="00CF126D">
      <w:pPr>
        <w:pStyle w:val="a8"/>
        <w:spacing w:line="259" w:lineRule="auto"/>
        <w:contextualSpacing/>
        <w:jc w:val="both"/>
        <w:rPr>
          <w:ins w:id="56" w:author="Учетная запись Майкрософт" w:date="2025-08-22T15:48:00Z"/>
        </w:rPr>
      </w:pPr>
      <w:ins w:id="57" w:author="Учетная запись Майкрософт" w:date="2025-08-22T15:48:00Z">
        <w:r w:rsidRPr="00CB13C0">
          <w:t xml:space="preserve">2. </w:t>
        </w:r>
        <w:r w:rsidRPr="00CB13C0">
          <w:rPr>
            <w:rFonts w:asciiTheme="minorHAnsi" w:hAnsiTheme="minorHAnsi" w:cstheme="minorHAnsi"/>
            <w:sz w:val="22"/>
            <w:szCs w:val="22"/>
          </w:rPr>
          <w:t>Необходимо добавить/изменить наименование в список состояний класса Pm_CBStatementDoc.</w:t>
        </w:r>
        <w:r w:rsidRPr="00CB13C0">
          <w:rPr>
            <w:rFonts w:asciiTheme="minorHAnsi" w:hAnsiTheme="minorHAnsi" w:cstheme="minorHAnsi"/>
            <w:sz w:val="22"/>
            <w:szCs w:val="22"/>
            <w:lang w:val="en-US"/>
          </w:rPr>
          <w:t>idState</w:t>
        </w:r>
        <w:r w:rsidRPr="00CB13C0">
          <w:rPr>
            <w:rFonts w:asciiTheme="minorHAnsi" w:hAnsiTheme="minorHAnsi" w:cstheme="minorHAnsi"/>
            <w:sz w:val="22"/>
            <w:szCs w:val="22"/>
          </w:rPr>
          <w:t xml:space="preserve"> состояние = «Обработано ФУ» (</w:t>
        </w:r>
        <w:r w:rsidRPr="00CB13C0">
          <w:rPr>
            <w:rFonts w:asciiTheme="minorHAnsi" w:hAnsiTheme="minorHAnsi" w:cstheme="minorHAnsi"/>
            <w:sz w:val="22"/>
            <w:szCs w:val="22"/>
            <w:lang w:val="en-US"/>
          </w:rPr>
          <w:t>MC</w:t>
        </w:r>
        <w:r w:rsidRPr="00CB13C0">
          <w:rPr>
            <w:rFonts w:asciiTheme="minorHAnsi" w:hAnsiTheme="minorHAnsi" w:cstheme="minorHAnsi"/>
            <w:sz w:val="22"/>
            <w:szCs w:val="22"/>
          </w:rPr>
          <w:t xml:space="preserve"> = 200).</w:t>
        </w:r>
      </w:ins>
    </w:p>
    <w:p w14:paraId="49497AAC" w14:textId="77777777" w:rsidR="00CF126D" w:rsidRPr="00CB13C0" w:rsidRDefault="00CF126D" w:rsidP="00CF126D">
      <w:pPr>
        <w:pStyle w:val="a8"/>
        <w:spacing w:line="259" w:lineRule="auto"/>
        <w:contextualSpacing/>
        <w:rPr>
          <w:ins w:id="58" w:author="Учетная запись Майкрософт" w:date="2025-08-22T15:48:00Z"/>
          <w:rFonts w:asciiTheme="minorHAnsi" w:hAnsiTheme="minorHAnsi" w:cstheme="minorHAnsi"/>
          <w:sz w:val="22"/>
          <w:szCs w:val="22"/>
        </w:rPr>
      </w:pPr>
      <w:ins w:id="59" w:author="Учетная запись Майкрософт" w:date="2025-08-22T15:48:00Z">
        <w:r w:rsidRPr="00CB13C0">
          <w:rPr>
            <w:rFonts w:asciiTheme="minorHAnsi" w:hAnsiTheme="minorHAnsi" w:cstheme="minorHAnsi"/>
            <w:sz w:val="22"/>
            <w:szCs w:val="22"/>
          </w:rPr>
          <w:t>Предусмотреть переходы состояний:</w:t>
        </w:r>
      </w:ins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2547"/>
        <w:gridCol w:w="2977"/>
        <w:gridCol w:w="3827"/>
      </w:tblGrid>
      <w:tr w:rsidR="00CF126D" w:rsidRPr="00CB13C0" w14:paraId="70E75B55" w14:textId="77777777" w:rsidTr="00D77BB0">
        <w:trPr>
          <w:ins w:id="60" w:author="Учетная запись Майкрософт" w:date="2025-08-22T15:48:00Z"/>
        </w:trPr>
        <w:tc>
          <w:tcPr>
            <w:tcW w:w="2547" w:type="dxa"/>
            <w:shd w:val="clear" w:color="auto" w:fill="E7E6E6" w:themeFill="background2"/>
          </w:tcPr>
          <w:p w14:paraId="22F3E510" w14:textId="77777777" w:rsidR="00CF126D" w:rsidRPr="00CB13C0" w:rsidRDefault="00CF126D" w:rsidP="00D77BB0">
            <w:pPr>
              <w:pStyle w:val="a8"/>
              <w:spacing w:line="259" w:lineRule="auto"/>
              <w:contextualSpacing/>
              <w:rPr>
                <w:ins w:id="61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62" w:author="Учетная запись Майкрософт" w:date="2025-08-22T15:48:00Z">
              <w:r w:rsidRPr="00CB13C0">
                <w:rPr>
                  <w:rFonts w:asciiTheme="minorHAnsi" w:hAnsiTheme="minorHAnsi" w:cstheme="minorHAnsi"/>
                  <w:sz w:val="22"/>
                  <w:szCs w:val="22"/>
                </w:rPr>
                <w:t>Исходное состояние</w:t>
              </w:r>
            </w:ins>
          </w:p>
        </w:tc>
        <w:tc>
          <w:tcPr>
            <w:tcW w:w="2977" w:type="dxa"/>
            <w:shd w:val="clear" w:color="auto" w:fill="E7E6E6" w:themeFill="background2"/>
          </w:tcPr>
          <w:p w14:paraId="01A762B8" w14:textId="77777777" w:rsidR="00CF126D" w:rsidRPr="00CB13C0" w:rsidRDefault="00CF126D" w:rsidP="00D77BB0">
            <w:pPr>
              <w:pStyle w:val="a8"/>
              <w:spacing w:line="259" w:lineRule="auto"/>
              <w:contextualSpacing/>
              <w:rPr>
                <w:ins w:id="63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64" w:author="Учетная запись Майкрософт" w:date="2025-08-22T15:48:00Z">
              <w:r w:rsidRPr="00CB13C0">
                <w:rPr>
                  <w:rFonts w:asciiTheme="minorHAnsi" w:hAnsiTheme="minorHAnsi" w:cstheme="minorHAnsi"/>
                  <w:sz w:val="22"/>
                  <w:szCs w:val="22"/>
                </w:rPr>
                <w:t>Целевое состояние</w:t>
              </w:r>
            </w:ins>
          </w:p>
        </w:tc>
        <w:tc>
          <w:tcPr>
            <w:tcW w:w="3827" w:type="dxa"/>
            <w:shd w:val="clear" w:color="auto" w:fill="E7E6E6" w:themeFill="background2"/>
          </w:tcPr>
          <w:p w14:paraId="0D82E066" w14:textId="77777777" w:rsidR="00CF126D" w:rsidRPr="00CB13C0" w:rsidRDefault="00CF126D" w:rsidP="00D77BB0">
            <w:pPr>
              <w:pStyle w:val="a8"/>
              <w:spacing w:line="259" w:lineRule="auto"/>
              <w:contextualSpacing/>
              <w:rPr>
                <w:ins w:id="65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66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Комментарий</w:t>
              </w:r>
            </w:ins>
          </w:p>
        </w:tc>
      </w:tr>
      <w:tr w:rsidR="00CF126D" w:rsidRPr="00CB13C0" w14:paraId="7FCC47C3" w14:textId="77777777" w:rsidTr="00D77BB0">
        <w:trPr>
          <w:ins w:id="67" w:author="Учетная запись Майкрософт" w:date="2025-08-22T15:48:00Z"/>
        </w:trPr>
        <w:tc>
          <w:tcPr>
            <w:tcW w:w="2547" w:type="dxa"/>
          </w:tcPr>
          <w:p w14:paraId="76A7ACA5" w14:textId="77777777" w:rsidR="00CF126D" w:rsidRPr="00CB13C0" w:rsidRDefault="00CF126D" w:rsidP="00D77BB0">
            <w:pPr>
              <w:pStyle w:val="a8"/>
              <w:spacing w:line="259" w:lineRule="auto"/>
              <w:contextualSpacing/>
              <w:rPr>
                <w:ins w:id="68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69" w:author="Учетная запись Майкрософт" w:date="2025-08-22T15:48:00Z">
              <w:r w:rsidRPr="00CB13C0">
                <w:rPr>
                  <w:rFonts w:asciiTheme="minorHAnsi" w:hAnsiTheme="minorHAnsi" w:cstheme="minorHAnsi"/>
                  <w:sz w:val="22"/>
                  <w:szCs w:val="22"/>
                </w:rPr>
                <w:t xml:space="preserve">Оформляется </w:t>
              </w:r>
              <w:r w:rsidRPr="00CB13C0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(</w:t>
              </w:r>
              <w:r w:rsidRPr="00CB13C0">
                <w:rPr>
                  <w:rFonts w:asciiTheme="minorHAnsi" w:hAnsiTheme="minorHAnsi" w:cstheme="minorHAnsi"/>
                  <w:sz w:val="22"/>
                  <w:szCs w:val="22"/>
                </w:rPr>
                <w:t>1</w:t>
              </w:r>
              <w:r w:rsidRPr="00CB13C0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00)</w:t>
              </w:r>
            </w:ins>
          </w:p>
        </w:tc>
        <w:tc>
          <w:tcPr>
            <w:tcW w:w="2977" w:type="dxa"/>
          </w:tcPr>
          <w:p w14:paraId="19973998" w14:textId="77777777" w:rsidR="00CF126D" w:rsidRPr="00CB13C0" w:rsidRDefault="00CF126D" w:rsidP="00D77BB0">
            <w:pPr>
              <w:pStyle w:val="a8"/>
              <w:spacing w:line="259" w:lineRule="auto"/>
              <w:contextualSpacing/>
              <w:rPr>
                <w:ins w:id="70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71" w:author="Учетная запись Майкрософт" w:date="2025-08-22T15:48:00Z">
              <w:r w:rsidRPr="00CB13C0">
                <w:rPr>
                  <w:rFonts w:asciiTheme="minorHAnsi" w:hAnsiTheme="minorHAnsi" w:cstheme="minorHAnsi"/>
                  <w:sz w:val="22"/>
                  <w:szCs w:val="22"/>
                </w:rPr>
                <w:t>Обработано ФУ</w:t>
              </w:r>
              <w:r w:rsidRPr="00CB13C0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 xml:space="preserve"> (2</w:t>
              </w:r>
              <w:r w:rsidRPr="00CB13C0">
                <w:rPr>
                  <w:rFonts w:asciiTheme="minorHAnsi" w:hAnsiTheme="minorHAnsi" w:cstheme="minorHAnsi"/>
                  <w:sz w:val="22"/>
                  <w:szCs w:val="22"/>
                </w:rPr>
                <w:t>0</w:t>
              </w:r>
              <w:r w:rsidRPr="00CB13C0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0)</w:t>
              </w:r>
            </w:ins>
          </w:p>
        </w:tc>
        <w:tc>
          <w:tcPr>
            <w:tcW w:w="3827" w:type="dxa"/>
          </w:tcPr>
          <w:p w14:paraId="5989353D" w14:textId="77777777" w:rsidR="00CF126D" w:rsidRPr="00CB13C0" w:rsidRDefault="00CF126D" w:rsidP="00D77BB0">
            <w:pPr>
              <w:pStyle w:val="a8"/>
              <w:spacing w:line="259" w:lineRule="auto"/>
              <w:contextualSpacing/>
              <w:rPr>
                <w:ins w:id="72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73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 xml:space="preserve">Устанавливается автоматически функционалом ЦОПД при загрузке БВ как промежуточной, так и итоговой. 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lastRenderedPageBreak/>
                <w:t>Доступен для изменения пользователю.</w:t>
              </w:r>
            </w:ins>
          </w:p>
        </w:tc>
      </w:tr>
      <w:tr w:rsidR="00CF126D" w:rsidRPr="00CB13C0" w14:paraId="793595C2" w14:textId="77777777" w:rsidTr="00D77BB0">
        <w:trPr>
          <w:ins w:id="74" w:author="Учетная запись Майкрософт" w:date="2025-08-22T15:48:00Z"/>
        </w:trPr>
        <w:tc>
          <w:tcPr>
            <w:tcW w:w="2547" w:type="dxa"/>
          </w:tcPr>
          <w:p w14:paraId="5AEA058A" w14:textId="77777777" w:rsidR="00CF126D" w:rsidRPr="00CB13C0" w:rsidRDefault="00CF126D" w:rsidP="00D77BB0">
            <w:pPr>
              <w:pStyle w:val="a8"/>
              <w:spacing w:line="259" w:lineRule="auto"/>
              <w:contextualSpacing/>
              <w:rPr>
                <w:ins w:id="75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76" w:author="Учетная запись Майкрософт" w:date="2025-08-22T15:48:00Z">
              <w:r w:rsidRPr="00CB13C0">
                <w:rPr>
                  <w:rFonts w:asciiTheme="minorHAnsi" w:hAnsiTheme="minorHAnsi" w:cstheme="minorHAnsi"/>
                  <w:sz w:val="22"/>
                  <w:szCs w:val="22"/>
                </w:rPr>
                <w:lastRenderedPageBreak/>
                <w:t>Обработано ФУ</w:t>
              </w:r>
              <w:r w:rsidRPr="00CB13C0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 xml:space="preserve"> (2</w:t>
              </w:r>
              <w:r w:rsidRPr="00CB13C0">
                <w:rPr>
                  <w:rFonts w:asciiTheme="minorHAnsi" w:hAnsiTheme="minorHAnsi" w:cstheme="minorHAnsi"/>
                  <w:sz w:val="22"/>
                  <w:szCs w:val="22"/>
                </w:rPr>
                <w:t>0</w:t>
              </w:r>
              <w:r w:rsidRPr="00CB13C0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0)</w:t>
              </w:r>
            </w:ins>
          </w:p>
        </w:tc>
        <w:tc>
          <w:tcPr>
            <w:tcW w:w="2977" w:type="dxa"/>
          </w:tcPr>
          <w:p w14:paraId="5EE36928" w14:textId="77777777" w:rsidR="00CF126D" w:rsidRPr="00CB13C0" w:rsidRDefault="00CF126D" w:rsidP="00D77BB0">
            <w:pPr>
              <w:pStyle w:val="a8"/>
              <w:spacing w:line="259" w:lineRule="auto"/>
              <w:contextualSpacing/>
              <w:rPr>
                <w:ins w:id="77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78" w:author="Учетная запись Майкрософт" w:date="2025-08-22T15:48:00Z">
              <w:r w:rsidRPr="00CB13C0">
                <w:rPr>
                  <w:rFonts w:asciiTheme="minorHAnsi" w:hAnsiTheme="minorHAnsi" w:cstheme="minorHAnsi"/>
                  <w:sz w:val="22"/>
                  <w:szCs w:val="22"/>
                </w:rPr>
                <w:t>Оформляется (100)</w:t>
              </w:r>
            </w:ins>
          </w:p>
        </w:tc>
        <w:tc>
          <w:tcPr>
            <w:tcW w:w="3827" w:type="dxa"/>
          </w:tcPr>
          <w:p w14:paraId="5545FE32" w14:textId="77777777" w:rsidR="00CF126D" w:rsidRPr="00CB13C0" w:rsidRDefault="00CF126D" w:rsidP="00D77BB0">
            <w:pPr>
              <w:pStyle w:val="a8"/>
              <w:spacing w:line="259" w:lineRule="auto"/>
              <w:contextualSpacing/>
              <w:rPr>
                <w:ins w:id="79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80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Доступен для изменения пользователю</w:t>
              </w:r>
            </w:ins>
          </w:p>
        </w:tc>
      </w:tr>
    </w:tbl>
    <w:p w14:paraId="17BF2C44" w14:textId="77777777" w:rsidR="00CF126D" w:rsidRPr="00CF126D" w:rsidRDefault="00CF126D" w:rsidP="00CF126D">
      <w:pPr>
        <w:pStyle w:val="a6"/>
        <w:ind w:left="0" w:right="424"/>
        <w:jc w:val="both"/>
        <w:rPr>
          <w:ins w:id="81" w:author="Учетная запись Майкрософт" w:date="2025-08-22T15:48:00Z"/>
          <w:rFonts w:cstheme="minorHAnsi"/>
        </w:rPr>
      </w:pPr>
      <w:ins w:id="82" w:author="Учетная запись Майкрософт" w:date="2025-08-22T15:48:00Z">
        <w:r w:rsidRPr="00CF126D">
          <w:rPr>
            <w:b/>
            <w:bCs/>
          </w:rPr>
          <w:t>Обратить внимание:</w:t>
        </w:r>
        <w:r w:rsidRPr="00CB13C0">
          <w:t xml:space="preserve"> В классе </w:t>
        </w:r>
        <w:r w:rsidRPr="00CF126D">
          <w:rPr>
            <w:rFonts w:cstheme="minorHAnsi"/>
          </w:rPr>
          <w:t>Pm_CBStatementDoc уже имеется состояние «Обработано» (</w:t>
        </w:r>
        <w:r w:rsidRPr="00CF126D">
          <w:rPr>
            <w:rFonts w:cstheme="minorHAnsi"/>
            <w:lang w:val="en-US"/>
          </w:rPr>
          <w:t>MC</w:t>
        </w:r>
        <w:r w:rsidRPr="00CF126D">
          <w:rPr>
            <w:rFonts w:cstheme="minorHAnsi"/>
          </w:rPr>
          <w:t xml:space="preserve"> = 200). Предлагается переименовать его в «Обработано ФУ». Если это невозможно, необходимо добавить новое состояние «Обработано ФУ» (</w:t>
        </w:r>
        <w:r w:rsidRPr="00CF126D">
          <w:rPr>
            <w:rFonts w:cstheme="minorHAnsi"/>
            <w:lang w:val="en-US"/>
          </w:rPr>
          <w:t>MC</w:t>
        </w:r>
        <w:r w:rsidRPr="00CF126D">
          <w:rPr>
            <w:rFonts w:cstheme="minorHAnsi"/>
          </w:rPr>
          <w:t xml:space="preserve"> = 250). В тексте ТЗ состояние «Обработано ФУ» описывается как МС = 200.</w:t>
        </w:r>
      </w:ins>
    </w:p>
    <w:p w14:paraId="1C11D8B0" w14:textId="77777777" w:rsidR="00CF126D" w:rsidRPr="004742A3" w:rsidRDefault="00CF126D" w:rsidP="00CF126D">
      <w:pPr>
        <w:pStyle w:val="a8"/>
        <w:spacing w:line="259" w:lineRule="auto"/>
        <w:ind w:right="424"/>
        <w:contextualSpacing/>
        <w:rPr>
          <w:ins w:id="83" w:author="Учетная запись Майкрософт" w:date="2025-08-22T15:48:00Z"/>
          <w:rFonts w:asciiTheme="minorHAnsi" w:hAnsiTheme="minorHAnsi" w:cstheme="minorHAnsi"/>
          <w:sz w:val="22"/>
          <w:szCs w:val="22"/>
        </w:rPr>
      </w:pPr>
      <w:ins w:id="84" w:author="Учетная запись Майкрософт" w:date="2025-08-22T15:48:00Z">
        <w:r>
          <w:rPr>
            <w:rFonts w:asciiTheme="minorHAnsi" w:hAnsiTheme="minorHAnsi" w:cstheme="minorHAnsi"/>
            <w:sz w:val="22"/>
            <w:szCs w:val="22"/>
          </w:rPr>
          <w:t>Описание состояний</w:t>
        </w:r>
        <w:r w:rsidRPr="004742A3">
          <w:rPr>
            <w:rFonts w:asciiTheme="minorHAnsi" w:hAnsiTheme="minorHAnsi" w:cstheme="minorHAnsi"/>
            <w:sz w:val="22"/>
            <w:szCs w:val="22"/>
          </w:rPr>
          <w:t>:</w:t>
        </w:r>
      </w:ins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CF126D" w14:paraId="7DC5384B" w14:textId="77777777" w:rsidTr="00D77BB0">
        <w:trPr>
          <w:ins w:id="85" w:author="Учетная запись Майкрософт" w:date="2025-08-22T15:48:00Z"/>
        </w:trPr>
        <w:tc>
          <w:tcPr>
            <w:tcW w:w="2689" w:type="dxa"/>
            <w:shd w:val="clear" w:color="auto" w:fill="E7E6E6" w:themeFill="background2"/>
          </w:tcPr>
          <w:p w14:paraId="73B2A350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86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87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Состояние</w:t>
              </w:r>
            </w:ins>
          </w:p>
        </w:tc>
        <w:tc>
          <w:tcPr>
            <w:tcW w:w="6662" w:type="dxa"/>
            <w:shd w:val="clear" w:color="auto" w:fill="E7E6E6" w:themeFill="background2"/>
          </w:tcPr>
          <w:p w14:paraId="273029ED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88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89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Описание</w:t>
              </w:r>
            </w:ins>
          </w:p>
        </w:tc>
      </w:tr>
      <w:tr w:rsidR="00CF126D" w14:paraId="7ECE8D7E" w14:textId="77777777" w:rsidTr="00D77BB0">
        <w:trPr>
          <w:ins w:id="90" w:author="Учетная запись Майкрософт" w:date="2025-08-22T15:48:00Z"/>
        </w:trPr>
        <w:tc>
          <w:tcPr>
            <w:tcW w:w="2689" w:type="dxa"/>
          </w:tcPr>
          <w:p w14:paraId="120D953A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91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92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 xml:space="preserve">Оформляется 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(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>1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00)</w:t>
              </w:r>
            </w:ins>
          </w:p>
        </w:tc>
        <w:tc>
          <w:tcPr>
            <w:tcW w:w="6662" w:type="dxa"/>
          </w:tcPr>
          <w:p w14:paraId="2E228ED7" w14:textId="77777777" w:rsidR="00CF126D" w:rsidRPr="004742A3" w:rsidRDefault="00CF126D" w:rsidP="00D77BB0">
            <w:pPr>
              <w:pStyle w:val="a8"/>
              <w:spacing w:line="259" w:lineRule="auto"/>
              <w:contextualSpacing/>
              <w:rPr>
                <w:ins w:id="93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94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>Автоматически устанавливается ЦОПД при загрузке БВ. Доступно для выбора пользователю. Данные в интерфейсе обработки БВ (состояние БВ, документы БВ, распределение по СП) доступны для редактирования, в том числе по кнопкам. Условия редактирования документов БВ и распределения по СП описаны в пп.3.2.1 и 3.2.3 ТЗ соответственно.</w:t>
              </w:r>
            </w:ins>
          </w:p>
        </w:tc>
      </w:tr>
      <w:tr w:rsidR="00CF126D" w14:paraId="7BA9DB9E" w14:textId="77777777" w:rsidTr="00D77BB0">
        <w:trPr>
          <w:ins w:id="95" w:author="Учетная запись Майкрософт" w:date="2025-08-22T15:48:00Z"/>
        </w:trPr>
        <w:tc>
          <w:tcPr>
            <w:tcW w:w="2689" w:type="dxa"/>
          </w:tcPr>
          <w:p w14:paraId="55170E3D" w14:textId="77777777" w:rsidR="00CF126D" w:rsidRPr="00723E76" w:rsidRDefault="00CF126D" w:rsidP="00D77BB0">
            <w:pPr>
              <w:pStyle w:val="a8"/>
              <w:spacing w:line="259" w:lineRule="auto"/>
              <w:contextualSpacing/>
              <w:rPr>
                <w:ins w:id="96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97" w:author="Учетная запись Майкрософт" w:date="2025-08-22T15:48:00Z">
              <w:r w:rsidRPr="008A430B">
                <w:rPr>
                  <w:rFonts w:asciiTheme="minorHAnsi" w:hAnsiTheme="minorHAnsi" w:cstheme="minorHAnsi"/>
                  <w:sz w:val="22"/>
                  <w:szCs w:val="22"/>
                </w:rPr>
                <w:t xml:space="preserve">Обработано 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>ФУ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 xml:space="preserve"> (2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>0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0)</w:t>
              </w:r>
            </w:ins>
          </w:p>
        </w:tc>
        <w:tc>
          <w:tcPr>
            <w:tcW w:w="6662" w:type="dxa"/>
          </w:tcPr>
          <w:p w14:paraId="708A108D" w14:textId="77777777" w:rsidR="00CF126D" w:rsidRDefault="00CF126D" w:rsidP="00D77BB0">
            <w:pPr>
              <w:pStyle w:val="a8"/>
              <w:spacing w:line="259" w:lineRule="auto"/>
              <w:contextualSpacing/>
              <w:rPr>
                <w:ins w:id="98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ins w:id="99" w:author="Учетная запись Майкрософт" w:date="2025-08-22T15:48:00Z">
              <w:r>
                <w:rPr>
                  <w:rFonts w:asciiTheme="minorHAnsi" w:hAnsiTheme="minorHAnsi" w:cstheme="minorHAnsi"/>
                  <w:sz w:val="22"/>
                  <w:szCs w:val="22"/>
                </w:rPr>
                <w:t xml:space="preserve">Выбирается пользователем. В интерфейсе обработки БВ не доступны для редактирования документы БВ, за исключением поля «Состояние», распределение по СП, в том числе по кнопкам. Поле «Состояние» доступно для изменения в списке данных и по кнопке массового изменения состояний документов БВ. </w:t>
              </w:r>
            </w:ins>
          </w:p>
        </w:tc>
      </w:tr>
    </w:tbl>
    <w:p w14:paraId="2C889659" w14:textId="7887BB2A" w:rsidR="00BC07A1" w:rsidDel="00CF126D" w:rsidRDefault="00BC07A1" w:rsidP="00EF1B85">
      <w:pPr>
        <w:pStyle w:val="a8"/>
        <w:numPr>
          <w:ilvl w:val="0"/>
          <w:numId w:val="13"/>
        </w:numPr>
        <w:spacing w:line="259" w:lineRule="auto"/>
        <w:contextualSpacing/>
        <w:rPr>
          <w:del w:id="100" w:author="Учетная запись Майкрософт" w:date="2025-08-22T15:48:00Z"/>
        </w:rPr>
      </w:pPr>
      <w:del w:id="101" w:author="Учетная запись Майкрософт" w:date="2025-08-22T15:48:00Z">
        <w:r w:rsidRPr="00A872FA" w:rsidDel="00CF126D">
          <w:rPr>
            <w:rFonts w:asciiTheme="minorHAnsi" w:hAnsiTheme="minorHAnsi" w:cstheme="minorHAnsi"/>
            <w:sz w:val="22"/>
            <w:szCs w:val="22"/>
          </w:rPr>
          <w:delText>Необходимо</w:delText>
        </w:r>
        <w:r w:rsidDel="00CF126D">
          <w:rPr>
            <w:rFonts w:asciiTheme="minorHAnsi" w:hAnsiTheme="minorHAnsi" w:cstheme="minorHAnsi"/>
            <w:sz w:val="22"/>
            <w:szCs w:val="22"/>
          </w:rPr>
          <w:delText xml:space="preserve"> добавить</w:delText>
        </w:r>
        <w:r w:rsidRPr="00A872FA" w:rsidDel="00CF126D">
          <w:rPr>
            <w:rFonts w:asciiTheme="minorHAnsi" w:hAnsiTheme="minorHAnsi" w:cstheme="minorHAnsi"/>
            <w:sz w:val="22"/>
            <w:szCs w:val="22"/>
          </w:rPr>
          <w:delText xml:space="preserve"> в список состояний класса </w:delText>
        </w:r>
        <w:r w:rsidRPr="00A872FA" w:rsidDel="00CF126D">
          <w:rPr>
            <w:rFonts w:asciiTheme="minorHAnsi" w:hAnsiTheme="minorHAnsi" w:cstheme="minorHAnsi"/>
            <w:sz w:val="22"/>
            <w:szCs w:val="22"/>
            <w:lang w:val="en-US"/>
          </w:rPr>
          <w:delText>Pm</w:delText>
        </w:r>
        <w:r w:rsidRPr="00A872FA" w:rsidDel="00CF126D">
          <w:rPr>
            <w:rFonts w:asciiTheme="minorHAnsi" w:hAnsiTheme="minorHAnsi" w:cstheme="minorHAnsi"/>
            <w:sz w:val="22"/>
            <w:szCs w:val="22"/>
          </w:rPr>
          <w:delText>_</w:delText>
        </w:r>
        <w:r w:rsidRPr="00A872FA" w:rsidDel="00CF126D">
          <w:rPr>
            <w:rFonts w:asciiTheme="minorHAnsi" w:hAnsiTheme="minorHAnsi" w:cstheme="minorHAnsi"/>
            <w:sz w:val="22"/>
            <w:szCs w:val="22"/>
            <w:lang w:val="en-US"/>
          </w:rPr>
          <w:delText>ClientBankStatement</w:delText>
        </w:r>
        <w:r w:rsidR="007C6D55" w:rsidRPr="007C6D55" w:rsidDel="00CF126D">
          <w:rPr>
            <w:rFonts w:asciiTheme="minorHAnsi" w:hAnsiTheme="minorHAnsi" w:cstheme="minorHAnsi"/>
            <w:sz w:val="22"/>
            <w:szCs w:val="22"/>
          </w:rPr>
          <w:delText>.</w:delText>
        </w:r>
        <w:r w:rsidR="007C6D55" w:rsidDel="00CF126D">
          <w:rPr>
            <w:rFonts w:asciiTheme="minorHAnsi" w:hAnsiTheme="minorHAnsi" w:cstheme="minorHAnsi"/>
            <w:sz w:val="22"/>
            <w:szCs w:val="22"/>
            <w:lang w:val="en-US"/>
          </w:rPr>
          <w:delText>idState</w:delText>
        </w:r>
        <w:r w:rsidR="008272A9" w:rsidDel="00CF126D">
          <w:rPr>
            <w:rFonts w:asciiTheme="minorHAnsi" w:hAnsiTheme="minorHAnsi" w:cstheme="minorHAnsi"/>
            <w:sz w:val="22"/>
            <w:szCs w:val="22"/>
          </w:rPr>
          <w:delText xml:space="preserve"> состояние = </w:delText>
        </w:r>
        <w:r w:rsidRPr="008A430B" w:rsidDel="00CF126D">
          <w:rPr>
            <w:rFonts w:asciiTheme="minorHAnsi" w:hAnsiTheme="minorHAnsi" w:cstheme="minorHAnsi"/>
            <w:sz w:val="22"/>
            <w:szCs w:val="22"/>
          </w:rPr>
          <w:delText xml:space="preserve">«Обработано </w:delText>
        </w:r>
        <w:r w:rsidR="008B14D9" w:rsidDel="00CF126D">
          <w:rPr>
            <w:rFonts w:asciiTheme="minorHAnsi" w:hAnsiTheme="minorHAnsi" w:cstheme="minorHAnsi"/>
            <w:sz w:val="22"/>
            <w:szCs w:val="22"/>
          </w:rPr>
          <w:delText>ФУ</w:delText>
        </w:r>
        <w:r w:rsidRPr="008A430B" w:rsidDel="00CF126D">
          <w:rPr>
            <w:rFonts w:asciiTheme="minorHAnsi" w:hAnsiTheme="minorHAnsi" w:cstheme="minorHAnsi"/>
            <w:sz w:val="22"/>
            <w:szCs w:val="22"/>
          </w:rPr>
          <w:delText>»</w:delText>
        </w:r>
        <w:r w:rsidR="007C6D55" w:rsidRPr="007C6D55" w:rsidDel="00CF126D">
          <w:rPr>
            <w:rFonts w:asciiTheme="minorHAnsi" w:hAnsiTheme="minorHAnsi" w:cstheme="minorHAnsi"/>
            <w:sz w:val="22"/>
            <w:szCs w:val="22"/>
          </w:rPr>
          <w:delText xml:space="preserve"> (</w:delText>
        </w:r>
        <w:r w:rsidR="007C6D55" w:rsidDel="00CF126D">
          <w:rPr>
            <w:rFonts w:asciiTheme="minorHAnsi" w:hAnsiTheme="minorHAnsi" w:cstheme="minorHAnsi"/>
            <w:sz w:val="22"/>
            <w:szCs w:val="22"/>
            <w:lang w:val="en-US"/>
          </w:rPr>
          <w:delText>MC</w:delText>
        </w:r>
        <w:r w:rsidR="007C6D55" w:rsidRPr="007C6D55" w:rsidDel="00CF126D">
          <w:rPr>
            <w:rFonts w:asciiTheme="minorHAnsi" w:hAnsiTheme="minorHAnsi" w:cstheme="minorHAnsi"/>
            <w:sz w:val="22"/>
            <w:szCs w:val="22"/>
          </w:rPr>
          <w:delText xml:space="preserve"> = 250)</w:delText>
        </w:r>
        <w:r w:rsidRPr="008A430B" w:rsidDel="00CF126D">
          <w:rPr>
            <w:rFonts w:asciiTheme="minorHAnsi" w:hAnsiTheme="minorHAnsi" w:cstheme="minorHAnsi"/>
            <w:sz w:val="22"/>
            <w:szCs w:val="22"/>
          </w:rPr>
          <w:delText>.</w:delText>
        </w:r>
      </w:del>
    </w:p>
    <w:p w14:paraId="0EFC9B84" w14:textId="32F97173" w:rsidR="00BC07A1" w:rsidDel="00CF126D" w:rsidRDefault="00BC07A1" w:rsidP="00BC07A1">
      <w:pPr>
        <w:pStyle w:val="a8"/>
        <w:spacing w:line="259" w:lineRule="auto"/>
        <w:ind w:firstLine="426"/>
        <w:contextualSpacing/>
        <w:rPr>
          <w:del w:id="102" w:author="Учетная запись Майкрософт" w:date="2025-08-22T15:48:00Z"/>
          <w:rFonts w:asciiTheme="minorHAnsi" w:hAnsiTheme="minorHAnsi" w:cstheme="minorHAnsi"/>
          <w:sz w:val="22"/>
          <w:szCs w:val="22"/>
        </w:rPr>
      </w:pPr>
      <w:del w:id="103" w:author="Учетная запись Майкрософт" w:date="2025-08-22T15:48:00Z">
        <w:r w:rsidRPr="00A872FA" w:rsidDel="00CF126D">
          <w:rPr>
            <w:rFonts w:asciiTheme="minorHAnsi" w:hAnsiTheme="minorHAnsi" w:cstheme="minorHAnsi"/>
            <w:sz w:val="22"/>
            <w:szCs w:val="22"/>
          </w:rPr>
          <w:delText xml:space="preserve"> Предусмотреть </w:delText>
        </w:r>
        <w:r w:rsidDel="00CF126D">
          <w:rPr>
            <w:rFonts w:asciiTheme="minorHAnsi" w:hAnsiTheme="minorHAnsi" w:cstheme="minorHAnsi"/>
            <w:sz w:val="22"/>
            <w:szCs w:val="22"/>
          </w:rPr>
          <w:delText>переходы состояний:</w:delText>
        </w:r>
      </w:del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C07A1" w:rsidDel="00CF126D" w14:paraId="7238FFF8" w14:textId="778F8827" w:rsidTr="0038630C">
        <w:trPr>
          <w:del w:id="104" w:author="Учетная запись Майкрософт" w:date="2025-08-22T15:48:00Z"/>
        </w:trPr>
        <w:tc>
          <w:tcPr>
            <w:tcW w:w="4672" w:type="dxa"/>
            <w:shd w:val="clear" w:color="auto" w:fill="E7E6E6" w:themeFill="background2"/>
          </w:tcPr>
          <w:p w14:paraId="0BE6DFDD" w14:textId="6640BE0E" w:rsidR="00BC07A1" w:rsidDel="00CF126D" w:rsidRDefault="00BC07A1" w:rsidP="0038630C">
            <w:pPr>
              <w:pStyle w:val="a8"/>
              <w:spacing w:line="259" w:lineRule="auto"/>
              <w:contextualSpacing/>
              <w:rPr>
                <w:del w:id="105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del w:id="106" w:author="Учетная запись Майкрософт" w:date="2025-08-22T15:48:00Z">
              <w:r w:rsidDel="00CF126D">
                <w:rPr>
                  <w:rFonts w:asciiTheme="minorHAnsi" w:hAnsiTheme="minorHAnsi" w:cstheme="minorHAnsi"/>
                  <w:sz w:val="22"/>
                  <w:szCs w:val="22"/>
                </w:rPr>
                <w:delText>Исходное состояние</w:delText>
              </w:r>
            </w:del>
          </w:p>
        </w:tc>
        <w:tc>
          <w:tcPr>
            <w:tcW w:w="4673" w:type="dxa"/>
            <w:shd w:val="clear" w:color="auto" w:fill="E7E6E6" w:themeFill="background2"/>
          </w:tcPr>
          <w:p w14:paraId="3326CAA6" w14:textId="02BBBEB3" w:rsidR="00BC07A1" w:rsidDel="00CF126D" w:rsidRDefault="00BC07A1" w:rsidP="0038630C">
            <w:pPr>
              <w:pStyle w:val="a8"/>
              <w:spacing w:line="259" w:lineRule="auto"/>
              <w:contextualSpacing/>
              <w:rPr>
                <w:del w:id="107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del w:id="108" w:author="Учетная запись Майкрософт" w:date="2025-08-22T15:48:00Z">
              <w:r w:rsidDel="00CF126D">
                <w:rPr>
                  <w:rFonts w:asciiTheme="minorHAnsi" w:hAnsiTheme="minorHAnsi" w:cstheme="minorHAnsi"/>
                  <w:sz w:val="22"/>
                  <w:szCs w:val="22"/>
                </w:rPr>
                <w:delText>Целевое состояние</w:delText>
              </w:r>
            </w:del>
          </w:p>
        </w:tc>
      </w:tr>
      <w:tr w:rsidR="00BC07A1" w:rsidDel="00CF126D" w14:paraId="45B6A3D3" w14:textId="239E17C7" w:rsidTr="0038630C">
        <w:trPr>
          <w:del w:id="109" w:author="Учетная запись Майкрософт" w:date="2025-08-22T15:48:00Z"/>
        </w:trPr>
        <w:tc>
          <w:tcPr>
            <w:tcW w:w="4672" w:type="dxa"/>
          </w:tcPr>
          <w:p w14:paraId="0FC0B9BE" w14:textId="12F485F1" w:rsidR="00BC07A1" w:rsidRPr="00CF126D" w:rsidDel="00CF126D" w:rsidRDefault="00BC07A1" w:rsidP="00723E76">
            <w:pPr>
              <w:pStyle w:val="a8"/>
              <w:spacing w:line="259" w:lineRule="auto"/>
              <w:contextualSpacing/>
              <w:rPr>
                <w:del w:id="110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del w:id="111" w:author="Учетная запись Майкрософт" w:date="2025-08-22T15:48:00Z">
              <w:r w:rsidDel="00CF126D">
                <w:rPr>
                  <w:rFonts w:asciiTheme="minorHAnsi" w:hAnsiTheme="minorHAnsi" w:cstheme="minorHAnsi"/>
                  <w:sz w:val="22"/>
                  <w:szCs w:val="22"/>
                </w:rPr>
                <w:delText>Итоговая</w:delText>
              </w:r>
              <w:r w:rsidR="00F83E5A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 xml:space="preserve"> </w:delText>
              </w:r>
              <w:r w:rsidR="00723E76" w:rsidRPr="00CF126D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>(200)</w:delText>
              </w:r>
            </w:del>
          </w:p>
        </w:tc>
        <w:tc>
          <w:tcPr>
            <w:tcW w:w="4673" w:type="dxa"/>
          </w:tcPr>
          <w:p w14:paraId="6FA2702F" w14:textId="48EF690E" w:rsidR="00BC07A1" w:rsidRPr="00CF126D" w:rsidDel="00CF126D" w:rsidRDefault="00BC07A1" w:rsidP="0038630C">
            <w:pPr>
              <w:pStyle w:val="a8"/>
              <w:spacing w:line="259" w:lineRule="auto"/>
              <w:contextualSpacing/>
              <w:rPr>
                <w:del w:id="112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del w:id="113" w:author="Учетная запись Майкрософт" w:date="2025-08-22T15:48:00Z">
              <w:r w:rsidRPr="008A430B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 xml:space="preserve">Обработано </w:delText>
              </w:r>
              <w:r w:rsidR="008B14D9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>ФУ</w:delText>
              </w:r>
              <w:r w:rsidR="00723E76" w:rsidRPr="00CF126D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 xml:space="preserve"> (250)</w:delText>
              </w:r>
            </w:del>
          </w:p>
        </w:tc>
      </w:tr>
      <w:tr w:rsidR="00BC07A1" w:rsidDel="00CF126D" w14:paraId="78D2204D" w14:textId="28CE20E9" w:rsidTr="0038630C">
        <w:trPr>
          <w:del w:id="114" w:author="Учетная запись Майкрософт" w:date="2025-08-22T15:48:00Z"/>
        </w:trPr>
        <w:tc>
          <w:tcPr>
            <w:tcW w:w="4672" w:type="dxa"/>
          </w:tcPr>
          <w:p w14:paraId="0AB7AD19" w14:textId="6EE49A73" w:rsidR="00BC07A1" w:rsidRPr="00CF126D" w:rsidDel="00CF126D" w:rsidRDefault="00BC07A1" w:rsidP="0038630C">
            <w:pPr>
              <w:pStyle w:val="a8"/>
              <w:spacing w:line="259" w:lineRule="auto"/>
              <w:contextualSpacing/>
              <w:rPr>
                <w:del w:id="115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  <w:rPrChange w:id="116" w:author="Учетная запись Майкрософт" w:date="2025-08-22T15:48:00Z">
                  <w:rPr>
                    <w:del w:id="117" w:author="Учетная запись Майкрософт" w:date="2025-08-22T15:48:00Z"/>
                    <w:rFonts w:asciiTheme="minorHAnsi" w:hAnsiTheme="minorHAnsi" w:cstheme="minorHAnsi"/>
                    <w:sz w:val="22"/>
                    <w:szCs w:val="22"/>
                    <w:lang w:val="en-US"/>
                  </w:rPr>
                </w:rPrChange>
              </w:rPr>
            </w:pPr>
            <w:del w:id="118" w:author="Учетная запись Майкрософт" w:date="2025-08-22T15:48:00Z">
              <w:r w:rsidRPr="008A430B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 xml:space="preserve">Обработано </w:delText>
              </w:r>
              <w:r w:rsidR="008B14D9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>ФУ</w:delText>
              </w:r>
              <w:r w:rsidR="00723E76" w:rsidRPr="00CF126D" w:rsidDel="00CF126D">
                <w:rPr>
                  <w:rFonts w:asciiTheme="minorHAnsi" w:hAnsiTheme="minorHAnsi" w:cstheme="minorHAnsi"/>
                  <w:sz w:val="22"/>
                  <w:szCs w:val="22"/>
                  <w:rPrChange w:id="119" w:author="Учетная запись Майкрософт" w:date="2025-08-22T15:48:00Z"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</w:rPrChange>
                </w:rPr>
                <w:delText xml:space="preserve"> (250)</w:delText>
              </w:r>
            </w:del>
          </w:p>
        </w:tc>
        <w:tc>
          <w:tcPr>
            <w:tcW w:w="4673" w:type="dxa"/>
          </w:tcPr>
          <w:p w14:paraId="43784A95" w14:textId="22DD8F45" w:rsidR="00BC07A1" w:rsidDel="00CF126D" w:rsidRDefault="00BC07A1" w:rsidP="0038630C">
            <w:pPr>
              <w:pStyle w:val="a8"/>
              <w:spacing w:line="259" w:lineRule="auto"/>
              <w:contextualSpacing/>
              <w:rPr>
                <w:del w:id="120" w:author="Учетная запись Майкрософт" w:date="2025-08-22T15:48:00Z"/>
                <w:rFonts w:asciiTheme="minorHAnsi" w:hAnsiTheme="minorHAnsi" w:cstheme="minorHAnsi"/>
                <w:sz w:val="22"/>
                <w:szCs w:val="22"/>
              </w:rPr>
            </w:pPr>
            <w:del w:id="121" w:author="Учетная запись Майкрософт" w:date="2025-08-22T15:48:00Z">
              <w:r w:rsidDel="00CF126D">
                <w:rPr>
                  <w:rFonts w:asciiTheme="minorHAnsi" w:hAnsiTheme="minorHAnsi" w:cstheme="minorHAnsi"/>
                  <w:sz w:val="22"/>
                  <w:szCs w:val="22"/>
                </w:rPr>
                <w:delText>Итоговая</w:delText>
              </w:r>
              <w:r w:rsidR="006E4B45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 xml:space="preserve"> (</w:delText>
              </w:r>
              <w:commentRangeStart w:id="122"/>
              <w:commentRangeStart w:id="123"/>
              <w:r w:rsidR="00723E76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>200</w:delText>
              </w:r>
              <w:commentRangeEnd w:id="122"/>
              <w:r w:rsidR="00455F49" w:rsidDel="00CF126D">
                <w:rPr>
                  <w:rStyle w:val="ad"/>
                  <w:rFonts w:asciiTheme="minorHAnsi" w:eastAsiaTheme="minorHAnsi" w:hAnsiTheme="minorHAnsi" w:cstheme="minorBidi"/>
                  <w:lang w:eastAsia="en-US"/>
                </w:rPr>
                <w:commentReference w:id="122"/>
              </w:r>
              <w:commentRangeEnd w:id="123"/>
              <w:r w:rsidR="00873D04" w:rsidDel="00CF126D">
                <w:rPr>
                  <w:rStyle w:val="ad"/>
                  <w:rFonts w:asciiTheme="minorHAnsi" w:eastAsiaTheme="minorHAnsi" w:hAnsiTheme="minorHAnsi" w:cstheme="minorBidi"/>
                  <w:lang w:eastAsia="en-US"/>
                </w:rPr>
                <w:commentReference w:id="123"/>
              </w:r>
              <w:r w:rsidR="006E4B45" w:rsidDel="00CF126D">
                <w:rPr>
                  <w:rFonts w:asciiTheme="minorHAnsi" w:hAnsiTheme="minorHAnsi" w:cstheme="minorHAnsi"/>
                  <w:sz w:val="22"/>
                  <w:szCs w:val="22"/>
                </w:rPr>
                <w:delText>)</w:delText>
              </w:r>
            </w:del>
          </w:p>
        </w:tc>
      </w:tr>
    </w:tbl>
    <w:p w14:paraId="728B5AC1" w14:textId="77777777" w:rsidR="00BC07A1" w:rsidRDefault="00BC07A1" w:rsidP="00BC07A1"/>
    <w:p w14:paraId="2898071D" w14:textId="6473832D" w:rsidR="0090051C" w:rsidRPr="00A53EDA" w:rsidRDefault="00496D0B" w:rsidP="00EF1B85">
      <w:pPr>
        <w:pStyle w:val="1"/>
        <w:numPr>
          <w:ilvl w:val="0"/>
          <w:numId w:val="13"/>
        </w:numPr>
        <w:spacing w:before="0"/>
        <w:contextualSpacing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124" w:name="_Toc205374557"/>
      <w:r w:rsidRPr="00A53EDA">
        <w:rPr>
          <w:rFonts w:asciiTheme="minorHAnsi" w:hAnsiTheme="minorHAnsi" w:cstheme="minorHAnsi"/>
          <w:b/>
          <w:color w:val="auto"/>
          <w:sz w:val="24"/>
          <w:szCs w:val="24"/>
        </w:rPr>
        <w:t xml:space="preserve">Разработка </w:t>
      </w:r>
      <w:commentRangeStart w:id="125"/>
      <w:commentRangeStart w:id="126"/>
      <w:r w:rsidRPr="00A53EDA">
        <w:rPr>
          <w:rFonts w:asciiTheme="minorHAnsi" w:hAnsiTheme="minorHAnsi" w:cstheme="minorHAnsi"/>
          <w:b/>
          <w:color w:val="auto"/>
          <w:sz w:val="24"/>
          <w:szCs w:val="24"/>
        </w:rPr>
        <w:t>интерфейса</w:t>
      </w:r>
      <w:commentRangeEnd w:id="125"/>
      <w:r w:rsidR="00E77A2A">
        <w:rPr>
          <w:rStyle w:val="ad"/>
          <w:rFonts w:asciiTheme="minorHAnsi" w:eastAsiaTheme="minorHAnsi" w:hAnsiTheme="minorHAnsi" w:cstheme="minorBidi"/>
          <w:color w:val="auto"/>
        </w:rPr>
        <w:commentReference w:id="125"/>
      </w:r>
      <w:commentRangeEnd w:id="126"/>
      <w:r w:rsidR="00AE1C10">
        <w:rPr>
          <w:rStyle w:val="ad"/>
          <w:rFonts w:asciiTheme="minorHAnsi" w:eastAsiaTheme="minorHAnsi" w:hAnsiTheme="minorHAnsi" w:cstheme="minorBidi"/>
          <w:color w:val="auto"/>
        </w:rPr>
        <w:commentReference w:id="126"/>
      </w:r>
      <w:r w:rsidRPr="00A53EDA">
        <w:rPr>
          <w:rFonts w:asciiTheme="minorHAnsi" w:hAnsiTheme="minorHAnsi" w:cstheme="minorHAnsi"/>
          <w:b/>
          <w:color w:val="auto"/>
          <w:sz w:val="24"/>
          <w:szCs w:val="24"/>
        </w:rPr>
        <w:t xml:space="preserve"> «Список </w:t>
      </w:r>
      <w:commentRangeStart w:id="127"/>
      <w:commentRangeStart w:id="128"/>
      <w:r w:rsidRPr="00A53EDA">
        <w:rPr>
          <w:rFonts w:asciiTheme="minorHAnsi" w:hAnsiTheme="minorHAnsi" w:cstheme="minorHAnsi"/>
          <w:b/>
          <w:color w:val="auto"/>
          <w:sz w:val="24"/>
          <w:szCs w:val="24"/>
        </w:rPr>
        <w:t>банковских</w:t>
      </w:r>
      <w:commentRangeEnd w:id="127"/>
      <w:r w:rsidR="00DE3661">
        <w:rPr>
          <w:rStyle w:val="ad"/>
          <w:rFonts w:asciiTheme="minorHAnsi" w:eastAsiaTheme="minorHAnsi" w:hAnsiTheme="minorHAnsi" w:cstheme="minorBidi"/>
          <w:color w:val="auto"/>
        </w:rPr>
        <w:commentReference w:id="127"/>
      </w:r>
      <w:commentRangeEnd w:id="128"/>
      <w:r w:rsidR="0045183E">
        <w:rPr>
          <w:rStyle w:val="ad"/>
          <w:rFonts w:asciiTheme="minorHAnsi" w:eastAsiaTheme="minorHAnsi" w:hAnsiTheme="minorHAnsi" w:cstheme="minorBidi"/>
          <w:color w:val="auto"/>
        </w:rPr>
        <w:commentReference w:id="128"/>
      </w:r>
      <w:r w:rsidRPr="00A53EDA">
        <w:rPr>
          <w:rFonts w:asciiTheme="minorHAnsi" w:hAnsiTheme="minorHAnsi" w:cstheme="minorHAnsi"/>
          <w:b/>
          <w:color w:val="auto"/>
          <w:sz w:val="24"/>
          <w:szCs w:val="24"/>
        </w:rPr>
        <w:t xml:space="preserve"> выписок» – ЧТЗ № ХХХ п.6.3.1</w:t>
      </w:r>
      <w:bookmarkEnd w:id="124"/>
      <w:r w:rsidRPr="00A53EDA">
        <w:rPr>
          <w:rFonts w:asciiTheme="minorHAnsi" w:hAnsiTheme="minorHAnsi" w:cstheme="minorHAnsi"/>
          <w:b/>
          <w:color w:val="auto"/>
          <w:sz w:val="24"/>
          <w:szCs w:val="24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4855"/>
        <w:gridCol w:w="1260"/>
        <w:gridCol w:w="1817"/>
      </w:tblGrid>
      <w:tr w:rsidR="00945540" w:rsidRPr="00945540" w14:paraId="28E5A229" w14:textId="77777777" w:rsidTr="00D73751">
        <w:tc>
          <w:tcPr>
            <w:tcW w:w="1413" w:type="dxa"/>
          </w:tcPr>
          <w:p w14:paraId="6B55B4D4" w14:textId="77777777" w:rsidR="00A34444" w:rsidRPr="00945540" w:rsidRDefault="00A34444" w:rsidP="00D73751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ЧТЗ</w:t>
            </w:r>
          </w:p>
        </w:tc>
        <w:tc>
          <w:tcPr>
            <w:tcW w:w="4855" w:type="dxa"/>
          </w:tcPr>
          <w:p w14:paraId="52072C4A" w14:textId="77777777" w:rsidR="00A34444" w:rsidRPr="00945540" w:rsidRDefault="00A34444" w:rsidP="00D73751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Задача</w:t>
            </w:r>
          </w:p>
        </w:tc>
        <w:tc>
          <w:tcPr>
            <w:tcW w:w="1260" w:type="dxa"/>
          </w:tcPr>
          <w:p w14:paraId="783AF5B6" w14:textId="77777777" w:rsidR="00A34444" w:rsidRPr="00945540" w:rsidRDefault="00A34444" w:rsidP="00D73751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 xml:space="preserve">ДП на </w:t>
            </w:r>
            <w:r w:rsidRPr="00945540">
              <w:rPr>
                <w:rFonts w:cstheme="minorHAnsi"/>
                <w:lang w:val="en-US"/>
              </w:rPr>
              <w:t>SD</w:t>
            </w:r>
          </w:p>
        </w:tc>
        <w:tc>
          <w:tcPr>
            <w:tcW w:w="1817" w:type="dxa"/>
          </w:tcPr>
          <w:p w14:paraId="08F1375D" w14:textId="77777777" w:rsidR="00A34444" w:rsidRPr="00945540" w:rsidRDefault="00A34444" w:rsidP="00D73751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Описание</w:t>
            </w:r>
          </w:p>
        </w:tc>
      </w:tr>
      <w:tr w:rsidR="00945540" w:rsidRPr="00945540" w14:paraId="2378442B" w14:textId="77777777" w:rsidTr="00D73751">
        <w:tc>
          <w:tcPr>
            <w:tcW w:w="1413" w:type="dxa"/>
          </w:tcPr>
          <w:p w14:paraId="0C8ABB4A" w14:textId="77777777" w:rsidR="00A34444" w:rsidRPr="00945540" w:rsidRDefault="00A34444" w:rsidP="00844EE3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</w:rPr>
              <w:t xml:space="preserve">№ </w:t>
            </w:r>
            <w:r w:rsidR="00844EE3" w:rsidRPr="00945540">
              <w:rPr>
                <w:rFonts w:cstheme="minorHAnsi"/>
              </w:rPr>
              <w:t>ХХХ</w:t>
            </w:r>
          </w:p>
        </w:tc>
        <w:tc>
          <w:tcPr>
            <w:tcW w:w="4855" w:type="dxa"/>
          </w:tcPr>
          <w:p w14:paraId="413FC8CB" w14:textId="77777777" w:rsidR="00A34444" w:rsidRPr="00945540" w:rsidRDefault="00A34444" w:rsidP="00844EE3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  <w:lang w:val="en-US"/>
              </w:rPr>
              <w:t>https://yt.surgutneftegas.ru:4443/issue/TR-</w:t>
            </w:r>
            <w:r w:rsidR="00844EE3" w:rsidRPr="00945540">
              <w:rPr>
                <w:rFonts w:cstheme="minorHAnsi"/>
                <w:lang w:val="en-US"/>
              </w:rPr>
              <w:t>742</w:t>
            </w:r>
          </w:p>
        </w:tc>
        <w:tc>
          <w:tcPr>
            <w:tcW w:w="1260" w:type="dxa"/>
          </w:tcPr>
          <w:p w14:paraId="4706F574" w14:textId="77777777" w:rsidR="00A34444" w:rsidRPr="00945540" w:rsidRDefault="00A34444" w:rsidP="00D73751">
            <w:pPr>
              <w:rPr>
                <w:rFonts w:cstheme="minorHAnsi"/>
              </w:rPr>
            </w:pPr>
            <w:r w:rsidRPr="00945540">
              <w:rPr>
                <w:rFonts w:cstheme="minorHAnsi"/>
                <w:highlight w:val="yellow"/>
              </w:rPr>
              <w:t>ХХХ</w:t>
            </w:r>
            <w:r w:rsidRPr="00945540">
              <w:rPr>
                <w:rFonts w:cstheme="minorHAnsi"/>
              </w:rPr>
              <w:t>D</w:t>
            </w:r>
          </w:p>
        </w:tc>
        <w:tc>
          <w:tcPr>
            <w:tcW w:w="1817" w:type="dxa"/>
          </w:tcPr>
          <w:p w14:paraId="71033795" w14:textId="77777777" w:rsidR="00A34444" w:rsidRPr="00945540" w:rsidRDefault="00A34444" w:rsidP="00A34444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Интерфейс Список Банковских выписок</w:t>
            </w:r>
          </w:p>
        </w:tc>
      </w:tr>
    </w:tbl>
    <w:p w14:paraId="2C51B5A5" w14:textId="2E84B422" w:rsidR="002D4EE1" w:rsidRPr="00945540" w:rsidRDefault="002D4EE1" w:rsidP="00DF79F3">
      <w:pPr>
        <w:spacing w:after="0"/>
        <w:contextualSpacing/>
      </w:pPr>
      <w:r w:rsidRPr="00945540">
        <w:t>Интерфейс предназначен для просмотра и фильтрации списка</w:t>
      </w:r>
      <w:r w:rsidR="00553E2A">
        <w:t xml:space="preserve"> загруженных</w:t>
      </w:r>
      <w:r w:rsidRPr="00945540">
        <w:t xml:space="preserve"> банковских выписок. Макет интерфейса расположен в Приложении 1</w:t>
      </w:r>
      <w:r w:rsidR="00CE0BED" w:rsidRPr="00945540">
        <w:t xml:space="preserve"> «Интерфейсы </w:t>
      </w:r>
      <w:r w:rsidR="008B14D9">
        <w:t>ФУ</w:t>
      </w:r>
      <w:r w:rsidR="00CE0BED" w:rsidRPr="00945540">
        <w:t>»,</w:t>
      </w:r>
      <w:r w:rsidRPr="00945540">
        <w:t xml:space="preserve"> Лист </w:t>
      </w:r>
      <w:r w:rsidR="00CE0BED" w:rsidRPr="00945540">
        <w:t>«Список БВ».</w:t>
      </w:r>
    </w:p>
    <w:p w14:paraId="55B255D4" w14:textId="77777777" w:rsidR="00B4023A" w:rsidRDefault="00B4023A" w:rsidP="00DF79F3">
      <w:pPr>
        <w:spacing w:after="0"/>
        <w:contextualSpacing/>
      </w:pPr>
    </w:p>
    <w:p w14:paraId="35938C85" w14:textId="434BC702" w:rsidR="001E7676" w:rsidRDefault="001E7676" w:rsidP="00DF79F3">
      <w:pPr>
        <w:spacing w:after="0"/>
        <w:contextualSpacing/>
      </w:pPr>
      <w:r>
        <w:t>В приложение «Управление денежными средствами» -&gt; Меню «Банк» добавить пункт</w:t>
      </w:r>
      <w:ins w:id="129" w:author="Учетная запись Майкрософт" w:date="2025-08-18T15:19:00Z">
        <w:r w:rsidR="005C1735">
          <w:t xml:space="preserve"> базово «Обработка банковской выписки», проектно будет </w:t>
        </w:r>
        <w:proofErr w:type="gramStart"/>
        <w:r w:rsidR="005C1735">
          <w:t xml:space="preserve">называться </w:t>
        </w:r>
      </w:ins>
      <w:r>
        <w:t xml:space="preserve"> </w:t>
      </w:r>
      <w:commentRangeStart w:id="130"/>
      <w:commentRangeStart w:id="131"/>
      <w:r>
        <w:t>«</w:t>
      </w:r>
      <w:proofErr w:type="gramEnd"/>
      <w:r>
        <w:t>Обработка банковской выписки</w:t>
      </w:r>
      <w:r w:rsidR="00FE7223">
        <w:t xml:space="preserve"> ОТП </w:t>
      </w:r>
      <w:r w:rsidR="008B14D9">
        <w:t>ФУ</w:t>
      </w:r>
      <w:r>
        <w:t>».</w:t>
      </w:r>
      <w:commentRangeEnd w:id="130"/>
      <w:r w:rsidR="006012AC">
        <w:rPr>
          <w:rStyle w:val="ad"/>
        </w:rPr>
        <w:commentReference w:id="130"/>
      </w:r>
      <w:commentRangeEnd w:id="131"/>
      <w:r w:rsidR="0045183E">
        <w:rPr>
          <w:rStyle w:val="ad"/>
        </w:rPr>
        <w:commentReference w:id="131"/>
      </w:r>
    </w:p>
    <w:p w14:paraId="7882905F" w14:textId="07C3AA23" w:rsidR="00FA30F9" w:rsidRDefault="001E7676" w:rsidP="00DF79F3">
      <w:pPr>
        <w:spacing w:after="0"/>
        <w:contextualSpacing/>
      </w:pPr>
      <w:r>
        <w:t>При выборе пункта меню, открыть список загруженных банковских выписок с ограничением</w:t>
      </w:r>
      <w:r w:rsidR="00FE7223">
        <w:t xml:space="preserve"> параметрами </w:t>
      </w:r>
      <w:r>
        <w:t>панели фильтрации.</w:t>
      </w:r>
    </w:p>
    <w:p w14:paraId="43E98658" w14:textId="77777777" w:rsidR="00CE3444" w:rsidRPr="00945540" w:rsidRDefault="00CE3444" w:rsidP="0037322F">
      <w:pPr>
        <w:spacing w:after="0"/>
        <w:contextualSpacing/>
        <w:jc w:val="both"/>
      </w:pPr>
    </w:p>
    <w:p w14:paraId="70D3C54B" w14:textId="77777777" w:rsidR="00FA30F9" w:rsidRPr="00DF79F3" w:rsidRDefault="001E7676" w:rsidP="00EF1B85">
      <w:pPr>
        <w:pStyle w:val="a6"/>
        <w:numPr>
          <w:ilvl w:val="0"/>
          <w:numId w:val="1"/>
        </w:numPr>
        <w:spacing w:after="0"/>
        <w:ind w:left="0" w:firstLine="284"/>
        <w:rPr>
          <w:rFonts w:cstheme="minorHAnsi"/>
        </w:rPr>
      </w:pPr>
      <w:r w:rsidRPr="00817D2B">
        <w:t>Панель инструментов Списка банковских</w:t>
      </w:r>
      <w:r w:rsidRPr="00DF79F3">
        <w:rPr>
          <w:rFonts w:cstheme="minorHAnsi"/>
        </w:rPr>
        <w:t xml:space="preserve"> выписок содержит операции</w:t>
      </w:r>
      <w:r w:rsidR="000E2E39" w:rsidRPr="000E2E39">
        <w:rPr>
          <w:rFonts w:cstheme="minorHAnsi"/>
        </w:rPr>
        <w:t xml:space="preserve"> </w:t>
      </w:r>
      <w:r w:rsidR="000E2E39">
        <w:rPr>
          <w:rFonts w:cstheme="minorHAnsi"/>
        </w:rPr>
        <w:t>в указанном порядке</w:t>
      </w:r>
      <w:r w:rsidRPr="00DF79F3">
        <w:rPr>
          <w:rFonts w:cstheme="minorHAnsi"/>
        </w:rPr>
        <w:t>:</w:t>
      </w:r>
    </w:p>
    <w:p w14:paraId="0744BA99" w14:textId="77777777" w:rsidR="00DF79F3" w:rsidRDefault="00DF79F3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DF79F3">
        <w:rPr>
          <w:rFonts w:asciiTheme="minorHAnsi" w:hAnsiTheme="minorHAnsi" w:cstheme="minorHAnsi"/>
          <w:sz w:val="22"/>
          <w:szCs w:val="22"/>
        </w:rPr>
        <w:t xml:space="preserve">Обновить – запускает обновление данных в списке выборки. Операция </w:t>
      </w:r>
      <w:r w:rsidRPr="00DF79F3">
        <w:rPr>
          <w:rFonts w:asciiTheme="minorHAnsi" w:hAnsiTheme="minorHAnsi" w:cstheme="minorHAnsi"/>
          <w:sz w:val="22"/>
          <w:szCs w:val="22"/>
          <w:lang w:val="en-US"/>
        </w:rPr>
        <w:t>refresh</w:t>
      </w:r>
      <w:r w:rsidRPr="00DF79F3">
        <w:rPr>
          <w:rFonts w:asciiTheme="minorHAnsi" w:hAnsiTheme="minorHAnsi" w:cstheme="minorHAnsi"/>
          <w:sz w:val="22"/>
          <w:szCs w:val="22"/>
        </w:rPr>
        <w:t>,</w:t>
      </w:r>
      <w:r w:rsidRPr="00DF79F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DF79F3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DF79F3">
        <w:rPr>
          <w:rFonts w:asciiTheme="minorHAnsi" w:hAnsiTheme="minorHAnsi" w:cstheme="minorHAnsi"/>
          <w:sz w:val="22"/>
          <w:szCs w:val="22"/>
        </w:rPr>
        <w:t xml:space="preserve"> = 0.</w:t>
      </w:r>
    </w:p>
    <w:p w14:paraId="72B725DE" w14:textId="7845AFB0" w:rsidR="00611EB8" w:rsidRPr="00DF79F3" w:rsidRDefault="00611EB8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Редактировать – открывает выделенную в списке банковскую выписку в</w:t>
      </w:r>
      <w:r w:rsidR="002A28B9">
        <w:rPr>
          <w:rFonts w:asciiTheme="minorHAnsi" w:hAnsiTheme="minorHAnsi" w:cstheme="minorHAnsi"/>
          <w:sz w:val="22"/>
          <w:szCs w:val="22"/>
        </w:rPr>
        <w:t xml:space="preserve"> интерфейсе «Документы выписки»,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FF5293" w:rsidRPr="00DF79F3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="00FF5293" w:rsidRPr="002A28B9">
        <w:rPr>
          <w:rFonts w:asciiTheme="minorHAnsi" w:hAnsiTheme="minorHAnsi" w:cstheme="minorHAnsi"/>
          <w:sz w:val="22"/>
          <w:szCs w:val="22"/>
        </w:rPr>
        <w:t xml:space="preserve"> = 18</w:t>
      </w:r>
      <w:r w:rsidR="00FF5293" w:rsidRPr="00DF79F3">
        <w:rPr>
          <w:rFonts w:asciiTheme="minorHAnsi" w:hAnsiTheme="minorHAnsi" w:cstheme="minorHAnsi"/>
          <w:sz w:val="22"/>
          <w:szCs w:val="22"/>
        </w:rPr>
        <w:t>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A7FCF">
        <w:rPr>
          <w:rFonts w:asciiTheme="minorHAnsi" w:hAnsiTheme="minorHAnsi" w:cstheme="minorHAnsi"/>
          <w:sz w:val="22"/>
          <w:szCs w:val="22"/>
        </w:rPr>
        <w:t>По умолчанию выделена первая</w:t>
      </w:r>
      <w:r w:rsidR="00FE7223">
        <w:rPr>
          <w:rFonts w:asciiTheme="minorHAnsi" w:hAnsiTheme="minorHAnsi" w:cstheme="minorHAnsi"/>
          <w:sz w:val="22"/>
          <w:szCs w:val="22"/>
        </w:rPr>
        <w:t xml:space="preserve"> сверху</w:t>
      </w:r>
      <w:r w:rsidR="007A7FCF">
        <w:rPr>
          <w:rFonts w:asciiTheme="minorHAnsi" w:hAnsiTheme="minorHAnsi" w:cstheme="minorHAnsi"/>
          <w:sz w:val="22"/>
          <w:szCs w:val="22"/>
        </w:rPr>
        <w:t xml:space="preserve"> строка.</w:t>
      </w:r>
    </w:p>
    <w:p w14:paraId="7734AEE1" w14:textId="77777777" w:rsidR="00DF79F3" w:rsidRPr="00CE3444" w:rsidRDefault="00DF79F3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E3444">
        <w:rPr>
          <w:rFonts w:asciiTheme="minorHAnsi" w:hAnsiTheme="minorHAnsi" w:cstheme="minorHAnsi"/>
          <w:sz w:val="22"/>
          <w:szCs w:val="22"/>
        </w:rPr>
        <w:lastRenderedPageBreak/>
        <w:t xml:space="preserve">Фильтр – запускает функцию универсального фильтра. Операция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uniFilter</w:t>
      </w:r>
      <w:r w:rsidRPr="00CE3444">
        <w:rPr>
          <w:rFonts w:asciiTheme="minorHAnsi" w:hAnsiTheme="minorHAnsi" w:cstheme="minorHAnsi"/>
          <w:sz w:val="22"/>
          <w:szCs w:val="22"/>
        </w:rPr>
        <w:t>,</w:t>
      </w:r>
      <w:r w:rsidRPr="00CE3444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E3444">
        <w:rPr>
          <w:rFonts w:asciiTheme="minorHAnsi" w:hAnsiTheme="minorHAnsi" w:cstheme="minorHAnsi"/>
          <w:sz w:val="22"/>
          <w:szCs w:val="22"/>
        </w:rPr>
        <w:t xml:space="preserve"> = 20.</w:t>
      </w:r>
    </w:p>
    <w:p w14:paraId="3B25EA0C" w14:textId="77777777" w:rsidR="00DF79F3" w:rsidRPr="00CE3444" w:rsidRDefault="00DF79F3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E3444">
        <w:rPr>
          <w:rFonts w:asciiTheme="minorHAnsi" w:hAnsiTheme="minorHAnsi" w:cstheme="minorHAnsi"/>
          <w:sz w:val="22"/>
          <w:szCs w:val="22"/>
        </w:rPr>
        <w:t xml:space="preserve">Выход – закрывает текущий экран интерфейса. Операция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closeFormCancel, nImage = 41</w:t>
      </w:r>
      <w:r w:rsidRPr="00CE3444">
        <w:rPr>
          <w:rFonts w:asciiTheme="minorHAnsi" w:hAnsiTheme="minorHAnsi" w:cstheme="minorHAnsi"/>
          <w:sz w:val="22"/>
          <w:szCs w:val="22"/>
        </w:rPr>
        <w:t>.</w:t>
      </w:r>
    </w:p>
    <w:p w14:paraId="38908F06" w14:textId="77777777" w:rsidR="00DF79F3" w:rsidRDefault="00CE3444" w:rsidP="00EF1B85">
      <w:pPr>
        <w:pStyle w:val="a8"/>
        <w:numPr>
          <w:ilvl w:val="0"/>
          <w:numId w:val="1"/>
        </w:numPr>
        <w:ind w:left="0" w:firstLine="284"/>
        <w:rPr>
          <w:rFonts w:asciiTheme="minorHAnsi" w:hAnsiTheme="minorHAnsi" w:cstheme="minorHAnsi"/>
          <w:sz w:val="22"/>
          <w:szCs w:val="22"/>
        </w:rPr>
      </w:pPr>
      <w:r w:rsidRPr="00552F8C">
        <w:rPr>
          <w:rFonts w:asciiTheme="minorHAnsi" w:hAnsiTheme="minorHAnsi" w:cstheme="minorHAnsi"/>
          <w:sz w:val="22"/>
          <w:szCs w:val="22"/>
          <w:u w:val="single"/>
        </w:rPr>
        <w:t>Панель фильтрации</w:t>
      </w:r>
      <w:r>
        <w:rPr>
          <w:rFonts w:asciiTheme="minorHAnsi" w:hAnsiTheme="minorHAnsi" w:cstheme="minorHAnsi"/>
          <w:sz w:val="22"/>
          <w:szCs w:val="22"/>
        </w:rPr>
        <w:t xml:space="preserve"> содержит </w:t>
      </w:r>
      <w:r w:rsidR="00BE743E">
        <w:rPr>
          <w:rFonts w:asciiTheme="minorHAnsi" w:hAnsiTheme="minorHAnsi" w:cstheme="minorHAnsi"/>
          <w:sz w:val="22"/>
          <w:szCs w:val="22"/>
        </w:rPr>
        <w:t>параметры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CE3444">
        <w:rPr>
          <w:rFonts w:asciiTheme="minorHAnsi" w:hAnsiTheme="minorHAnsi" w:cstheme="minorHAnsi"/>
          <w:sz w:val="22"/>
          <w:szCs w:val="22"/>
        </w:rPr>
        <w:t xml:space="preserve">указанные в таблице. Порядок </w:t>
      </w:r>
      <w:r w:rsidR="00BE743E">
        <w:rPr>
          <w:rFonts w:asciiTheme="minorHAnsi" w:hAnsiTheme="minorHAnsi" w:cstheme="minorHAnsi"/>
          <w:sz w:val="22"/>
          <w:szCs w:val="22"/>
        </w:rPr>
        <w:t xml:space="preserve">параметров </w:t>
      </w:r>
      <w:r w:rsidRPr="00CE3444">
        <w:rPr>
          <w:rFonts w:asciiTheme="minorHAnsi" w:hAnsiTheme="minorHAnsi" w:cstheme="minorHAnsi"/>
          <w:sz w:val="22"/>
          <w:szCs w:val="22"/>
        </w:rPr>
        <w:t xml:space="preserve">фильтрации представлен на макете в </w:t>
      </w:r>
      <w:r w:rsidR="00983E1C">
        <w:rPr>
          <w:rFonts w:asciiTheme="minorHAnsi" w:hAnsiTheme="minorHAnsi" w:cstheme="minorHAnsi"/>
          <w:sz w:val="22"/>
          <w:szCs w:val="22"/>
        </w:rPr>
        <w:t>П</w:t>
      </w:r>
      <w:r w:rsidRPr="00CE3444">
        <w:rPr>
          <w:rFonts w:asciiTheme="minorHAnsi" w:hAnsiTheme="minorHAnsi" w:cstheme="minorHAnsi"/>
          <w:sz w:val="22"/>
          <w:szCs w:val="22"/>
        </w:rPr>
        <w:t>риложении 1 (Список БВ)</w:t>
      </w:r>
      <w:r w:rsidR="00EF5B86">
        <w:rPr>
          <w:rFonts w:asciiTheme="minorHAnsi" w:hAnsiTheme="minorHAnsi" w:cstheme="minorHAnsi"/>
          <w:sz w:val="22"/>
          <w:szCs w:val="22"/>
        </w:rPr>
        <w:t>.</w:t>
      </w:r>
    </w:p>
    <w:tbl>
      <w:tblPr>
        <w:tblStyle w:val="a5"/>
        <w:tblW w:w="10304" w:type="dxa"/>
        <w:tblInd w:w="-856" w:type="dxa"/>
        <w:tblLook w:val="04A0" w:firstRow="1" w:lastRow="0" w:firstColumn="1" w:lastColumn="0" w:noHBand="0" w:noVBand="1"/>
      </w:tblPr>
      <w:tblGrid>
        <w:gridCol w:w="2150"/>
        <w:gridCol w:w="1627"/>
        <w:gridCol w:w="1224"/>
        <w:gridCol w:w="5515"/>
      </w:tblGrid>
      <w:tr w:rsidR="00D91854" w14:paraId="363F4FA8" w14:textId="77777777" w:rsidTr="002E39DD">
        <w:trPr>
          <w:tblHeader/>
        </w:trPr>
        <w:tc>
          <w:tcPr>
            <w:tcW w:w="2087" w:type="dxa"/>
            <w:shd w:val="clear" w:color="auto" w:fill="E7E6E6" w:themeFill="background2"/>
          </w:tcPr>
          <w:p w14:paraId="1CCBA9A8" w14:textId="77777777" w:rsidR="00EF5B86" w:rsidRDefault="00EC0A05" w:rsidP="00091D23">
            <w:pPr>
              <w:pStyle w:val="a8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Системное имя поля</w:t>
            </w:r>
          </w:p>
        </w:tc>
        <w:tc>
          <w:tcPr>
            <w:tcW w:w="1581" w:type="dxa"/>
            <w:shd w:val="clear" w:color="auto" w:fill="E7E6E6" w:themeFill="background2"/>
          </w:tcPr>
          <w:p w14:paraId="4C3848A7" w14:textId="77777777" w:rsidR="00EF5B86" w:rsidRDefault="00EC0A05" w:rsidP="00EF5B86">
            <w:pPr>
              <w:pStyle w:val="a8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Наименование поля</w:t>
            </w:r>
          </w:p>
        </w:tc>
        <w:tc>
          <w:tcPr>
            <w:tcW w:w="1294" w:type="dxa"/>
            <w:shd w:val="clear" w:color="auto" w:fill="E7E6E6" w:themeFill="background2"/>
          </w:tcPr>
          <w:p w14:paraId="26481878" w14:textId="77777777" w:rsidR="00EF5B86" w:rsidRDefault="00EC0A05" w:rsidP="00EF5B86">
            <w:pPr>
              <w:pStyle w:val="a8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Тип данных</w:t>
            </w:r>
          </w:p>
        </w:tc>
        <w:tc>
          <w:tcPr>
            <w:tcW w:w="5342" w:type="dxa"/>
            <w:shd w:val="clear" w:color="auto" w:fill="E7E6E6" w:themeFill="background2"/>
          </w:tcPr>
          <w:p w14:paraId="36DF795A" w14:textId="77777777" w:rsidR="00EF5B86" w:rsidRDefault="00CE728C" w:rsidP="00EF5B86">
            <w:pPr>
              <w:pStyle w:val="a8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Описание</w:t>
            </w:r>
          </w:p>
        </w:tc>
      </w:tr>
      <w:tr w:rsidR="00D91854" w:rsidRPr="003579D0" w14:paraId="3F83DEB1" w14:textId="77777777" w:rsidTr="002E39DD">
        <w:tc>
          <w:tcPr>
            <w:tcW w:w="2087" w:type="dxa"/>
          </w:tcPr>
          <w:p w14:paraId="35DFB154" w14:textId="77777777" w:rsidR="00EF5B86" w:rsidRPr="003252DE" w:rsidRDefault="003579D0" w:rsidP="00EF5B86">
            <w:pPr>
              <w:pStyle w:val="a8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Flt_</w:t>
            </w:r>
            <w:r w:rsidR="00007C6F"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dStatement</w:t>
            </w:r>
            <w:r w:rsidR="00007C6F" w:rsidRPr="003252DE">
              <w:rPr>
                <w:rFonts w:asciiTheme="minorHAnsi" w:hAnsiTheme="minorHAnsi" w:cstheme="minorHAnsi"/>
                <w:iCs/>
                <w:sz w:val="22"/>
                <w:szCs w:val="22"/>
              </w:rPr>
              <w:t>_</w:t>
            </w:r>
            <w:r w:rsidR="00007C6F"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from</w:t>
            </w:r>
          </w:p>
        </w:tc>
        <w:tc>
          <w:tcPr>
            <w:tcW w:w="1581" w:type="dxa"/>
          </w:tcPr>
          <w:p w14:paraId="61A2C06D" w14:textId="77777777" w:rsidR="00EF5B86" w:rsidRPr="003252DE" w:rsidRDefault="0037322F" w:rsidP="0037322F">
            <w:pPr>
              <w:pStyle w:val="a8"/>
              <w:rPr>
                <w:rFonts w:asciiTheme="minorHAnsi" w:hAnsiTheme="minorHAnsi" w:cstheme="minorHAnsi"/>
                <w:sz w:val="22"/>
                <w:szCs w:val="22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</w:rPr>
              <w:t>Дата выписки с</w:t>
            </w:r>
          </w:p>
        </w:tc>
        <w:tc>
          <w:tcPr>
            <w:tcW w:w="1294" w:type="dxa"/>
          </w:tcPr>
          <w:p w14:paraId="3BBCF86E" w14:textId="77777777" w:rsidR="00EF5B86" w:rsidRPr="003252DE" w:rsidRDefault="00007C6F" w:rsidP="00EF5B86">
            <w:pPr>
              <w:pStyle w:val="a8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ftDateTime</w:t>
            </w:r>
          </w:p>
        </w:tc>
        <w:tc>
          <w:tcPr>
            <w:tcW w:w="5342" w:type="dxa"/>
          </w:tcPr>
          <w:p w14:paraId="5B935DD7" w14:textId="44E28A80" w:rsidR="00EF5B86" w:rsidRPr="003252DE" w:rsidRDefault="002A34AE" w:rsidP="00EF5B86">
            <w:pPr>
              <w:pStyle w:val="a8"/>
              <w:rPr>
                <w:rFonts w:asciiTheme="minorHAnsi" w:hAnsiTheme="minorHAnsi" w:cstheme="minorHAnsi"/>
                <w:sz w:val="22"/>
                <w:szCs w:val="22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</w:rPr>
              <w:t>Дата, с которой отбирать банковские выписки. Ограничивать</w:t>
            </w: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</w:t>
            </w:r>
            <w:r w:rsidRPr="003252DE">
              <w:rPr>
                <w:rFonts w:asciiTheme="minorHAnsi" w:hAnsiTheme="minorHAnsi" w:cstheme="minorHAnsi"/>
                <w:sz w:val="22"/>
                <w:szCs w:val="22"/>
              </w:rPr>
              <w:t>атрибут</w:t>
            </w: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</w:t>
            </w:r>
            <w:r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Pm_</w:t>
            </w:r>
            <w:proofErr w:type="gramStart"/>
            <w:r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ClientBankStatement.dStatement &gt;</w:t>
            </w:r>
            <w:proofErr w:type="gramEnd"/>
            <w:r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 xml:space="preserve">= </w:t>
            </w:r>
            <w:r w:rsidR="003579D0"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Flt_</w:t>
            </w:r>
            <w:r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 xml:space="preserve">dStatement_from. </w:t>
            </w:r>
            <w:r w:rsidRPr="003252DE">
              <w:rPr>
                <w:rFonts w:asciiTheme="minorHAnsi" w:hAnsiTheme="minorHAnsi" w:cstheme="minorHAnsi"/>
                <w:iCs/>
                <w:sz w:val="22"/>
                <w:szCs w:val="22"/>
              </w:rPr>
              <w:t xml:space="preserve">Выбор даты выписки осуществлять из </w:t>
            </w:r>
            <w:commentRangeStart w:id="132"/>
            <w:commentRangeStart w:id="133"/>
            <w:r w:rsidRPr="003252DE">
              <w:rPr>
                <w:rFonts w:asciiTheme="minorHAnsi" w:hAnsiTheme="minorHAnsi" w:cstheme="minorHAnsi"/>
                <w:iCs/>
                <w:sz w:val="22"/>
                <w:szCs w:val="22"/>
              </w:rPr>
              <w:t>календаря</w:t>
            </w:r>
            <w:commentRangeEnd w:id="132"/>
            <w:r w:rsidR="00DF5C2B">
              <w:rPr>
                <w:rStyle w:val="ad"/>
                <w:rFonts w:asciiTheme="minorHAnsi" w:eastAsiaTheme="minorHAnsi" w:hAnsiTheme="minorHAnsi" w:cstheme="minorBidi"/>
                <w:lang w:eastAsia="en-US"/>
              </w:rPr>
              <w:commentReference w:id="132"/>
            </w:r>
            <w:commentRangeEnd w:id="133"/>
            <w:r w:rsidR="0045183E">
              <w:rPr>
                <w:rStyle w:val="ad"/>
                <w:rFonts w:asciiTheme="minorHAnsi" w:eastAsiaTheme="minorHAnsi" w:hAnsiTheme="minorHAnsi" w:cstheme="minorBidi"/>
                <w:lang w:eastAsia="en-US"/>
              </w:rPr>
              <w:commentReference w:id="133"/>
            </w:r>
            <w:r w:rsidRPr="003252DE">
              <w:rPr>
                <w:rFonts w:asciiTheme="minorHAnsi" w:hAnsiTheme="minorHAnsi" w:cstheme="minorHAnsi"/>
                <w:iCs/>
                <w:sz w:val="22"/>
                <w:szCs w:val="22"/>
              </w:rPr>
              <w:t>.</w:t>
            </w:r>
            <w:r w:rsidR="00CC416B">
              <w:rPr>
                <w:rFonts w:asciiTheme="minorHAnsi" w:hAnsiTheme="minorHAnsi" w:cstheme="minorHAnsi"/>
                <w:iCs/>
                <w:sz w:val="22"/>
                <w:szCs w:val="22"/>
              </w:rPr>
              <w:t xml:space="preserve"> П</w:t>
            </w:r>
            <w:r w:rsidR="00CC416B" w:rsidRPr="00CC416B">
              <w:rPr>
                <w:rFonts w:asciiTheme="minorHAnsi" w:hAnsiTheme="minorHAnsi" w:cstheme="minorHAnsi"/>
                <w:iCs/>
                <w:sz w:val="22"/>
                <w:szCs w:val="22"/>
              </w:rPr>
              <w:t>о умолчанию заполнять датами из рабочего периода</w:t>
            </w:r>
            <w:r w:rsidR="00CC416B">
              <w:rPr>
                <w:rFonts w:asciiTheme="minorHAnsi" w:hAnsiTheme="minorHAnsi" w:cstheme="minorHAnsi"/>
                <w:iCs/>
                <w:sz w:val="22"/>
                <w:szCs w:val="22"/>
              </w:rPr>
              <w:t>.</w:t>
            </w:r>
          </w:p>
        </w:tc>
      </w:tr>
      <w:tr w:rsidR="00D91854" w14:paraId="65AC705D" w14:textId="77777777" w:rsidTr="002E39DD">
        <w:tc>
          <w:tcPr>
            <w:tcW w:w="2087" w:type="dxa"/>
          </w:tcPr>
          <w:p w14:paraId="4103011F" w14:textId="77777777" w:rsidR="00EF5B86" w:rsidRPr="003252DE" w:rsidRDefault="003579D0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Flt_</w:t>
            </w:r>
            <w:r w:rsidR="00007C6F"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dStatement</w:t>
            </w:r>
            <w:r w:rsidR="00007C6F" w:rsidRPr="003252DE">
              <w:rPr>
                <w:rFonts w:asciiTheme="minorHAnsi" w:hAnsiTheme="minorHAnsi" w:cstheme="minorHAnsi"/>
                <w:iCs/>
                <w:sz w:val="22"/>
                <w:szCs w:val="22"/>
              </w:rPr>
              <w:t>_</w:t>
            </w:r>
            <w:r w:rsidR="00007C6F"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to</w:t>
            </w:r>
          </w:p>
        </w:tc>
        <w:tc>
          <w:tcPr>
            <w:tcW w:w="1581" w:type="dxa"/>
          </w:tcPr>
          <w:p w14:paraId="2B4ECD6B" w14:textId="77777777" w:rsidR="00EF5B86" w:rsidRPr="003252DE" w:rsidRDefault="0037322F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</w:rPr>
              <w:t>по</w:t>
            </w:r>
          </w:p>
        </w:tc>
        <w:tc>
          <w:tcPr>
            <w:tcW w:w="1294" w:type="dxa"/>
          </w:tcPr>
          <w:p w14:paraId="092B3C78" w14:textId="77777777" w:rsidR="00EF5B86" w:rsidRPr="003252DE" w:rsidRDefault="00007C6F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ftDateTime</w:t>
            </w:r>
          </w:p>
        </w:tc>
        <w:tc>
          <w:tcPr>
            <w:tcW w:w="5342" w:type="dxa"/>
          </w:tcPr>
          <w:p w14:paraId="5ABB7CB7" w14:textId="731AF652" w:rsidR="00EF5B86" w:rsidRPr="003252DE" w:rsidRDefault="00532DA0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</w:rPr>
              <w:t>Дата, по которую отбирать банковские выписки. Ограничивать</w:t>
            </w: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</w:t>
            </w:r>
            <w:r w:rsidRPr="003252DE">
              <w:rPr>
                <w:rFonts w:asciiTheme="minorHAnsi" w:hAnsiTheme="minorHAnsi" w:cstheme="minorHAnsi"/>
                <w:sz w:val="22"/>
                <w:szCs w:val="22"/>
              </w:rPr>
              <w:t>атрибут</w:t>
            </w: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</w:t>
            </w:r>
            <w:r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 xml:space="preserve">Pm_ClientBankStatement.dStatement &lt;= </w:t>
            </w:r>
            <w:r w:rsidR="003579D0"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>Flt_</w:t>
            </w:r>
            <w:r w:rsidRPr="003252DE">
              <w:rPr>
                <w:rFonts w:asciiTheme="minorHAnsi" w:hAnsiTheme="minorHAnsi" w:cstheme="minorHAnsi"/>
                <w:iCs/>
                <w:sz w:val="22"/>
                <w:szCs w:val="22"/>
                <w:lang w:val="en-US"/>
              </w:rPr>
              <w:t xml:space="preserve">dStatement_to. </w:t>
            </w:r>
            <w:r w:rsidRPr="003252DE">
              <w:rPr>
                <w:rFonts w:asciiTheme="minorHAnsi" w:hAnsiTheme="minorHAnsi" w:cstheme="minorHAnsi"/>
                <w:iCs/>
                <w:sz w:val="22"/>
                <w:szCs w:val="22"/>
              </w:rPr>
              <w:t>Выбор даты выписки осуществлять из календаря.</w:t>
            </w:r>
            <w:r w:rsidR="00CC416B">
              <w:rPr>
                <w:rFonts w:asciiTheme="minorHAnsi" w:hAnsiTheme="minorHAnsi" w:cstheme="minorHAnsi"/>
                <w:iCs/>
                <w:sz w:val="22"/>
                <w:szCs w:val="22"/>
              </w:rPr>
              <w:t xml:space="preserve"> П</w:t>
            </w:r>
            <w:r w:rsidR="00CC416B" w:rsidRPr="00CC416B">
              <w:rPr>
                <w:rFonts w:asciiTheme="minorHAnsi" w:hAnsiTheme="minorHAnsi" w:cstheme="minorHAnsi"/>
                <w:iCs/>
                <w:sz w:val="22"/>
                <w:szCs w:val="22"/>
              </w:rPr>
              <w:t>о умолчанию заполнять датами из рабочего периода</w:t>
            </w:r>
            <w:r w:rsidR="00CC416B">
              <w:rPr>
                <w:rFonts w:asciiTheme="minorHAnsi" w:hAnsiTheme="minorHAnsi" w:cstheme="minorHAnsi"/>
                <w:iCs/>
                <w:sz w:val="22"/>
                <w:szCs w:val="22"/>
              </w:rPr>
              <w:t>.</w:t>
            </w:r>
          </w:p>
        </w:tc>
      </w:tr>
      <w:tr w:rsidR="00D91854" w:rsidRPr="00413778" w14:paraId="3D0AFA2B" w14:textId="77777777" w:rsidTr="002E39DD">
        <w:tc>
          <w:tcPr>
            <w:tcW w:w="2087" w:type="dxa"/>
          </w:tcPr>
          <w:p w14:paraId="235F919A" w14:textId="77777777" w:rsidR="0037322F" w:rsidRPr="003252DE" w:rsidRDefault="004240A4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Flt_idCurr</w:t>
            </w:r>
          </w:p>
        </w:tc>
        <w:tc>
          <w:tcPr>
            <w:tcW w:w="1581" w:type="dxa"/>
          </w:tcPr>
          <w:p w14:paraId="2461976A" w14:textId="77777777" w:rsidR="0037322F" w:rsidRPr="003252DE" w:rsidRDefault="0037322F" w:rsidP="00BB4EC5">
            <w:pPr>
              <w:spacing w:line="259" w:lineRule="auto"/>
              <w:contextualSpacing/>
              <w:rPr>
                <w:rFonts w:cstheme="minorHAnsi"/>
                <w:iCs/>
              </w:rPr>
            </w:pPr>
            <w:r w:rsidRPr="003252DE">
              <w:rPr>
                <w:rFonts w:cstheme="minorHAnsi"/>
                <w:iCs/>
              </w:rPr>
              <w:t>Валюта</w:t>
            </w:r>
          </w:p>
        </w:tc>
        <w:tc>
          <w:tcPr>
            <w:tcW w:w="1294" w:type="dxa"/>
          </w:tcPr>
          <w:p w14:paraId="4EFA8883" w14:textId="77777777" w:rsidR="0037322F" w:rsidRPr="00D164D9" w:rsidRDefault="00D164D9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ftString</w:t>
            </w:r>
          </w:p>
        </w:tc>
        <w:tc>
          <w:tcPr>
            <w:tcW w:w="5342" w:type="dxa"/>
          </w:tcPr>
          <w:p w14:paraId="789C217C" w14:textId="71CC6F2F" w:rsidR="00FE7223" w:rsidRPr="00B57E59" w:rsidRDefault="00FE490D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trike/>
                <w:sz w:val="22"/>
                <w:szCs w:val="22"/>
              </w:rPr>
            </w:pPr>
            <w:r w:rsidRPr="00D75450">
              <w:rPr>
                <w:rFonts w:asciiTheme="minorHAnsi" w:hAnsiTheme="minorHAnsi" w:cstheme="minorHAnsi"/>
                <w:sz w:val="22"/>
                <w:szCs w:val="22"/>
              </w:rPr>
              <w:t>Фильтр в</w:t>
            </w:r>
            <w:r w:rsidR="003579D0" w:rsidRPr="00D75450">
              <w:rPr>
                <w:rFonts w:asciiTheme="minorHAnsi" w:hAnsiTheme="minorHAnsi" w:cstheme="minorHAnsi"/>
                <w:sz w:val="22"/>
                <w:szCs w:val="22"/>
              </w:rPr>
              <w:t>алют</w:t>
            </w:r>
            <w:r w:rsidRPr="00D75450">
              <w:rPr>
                <w:rFonts w:asciiTheme="minorHAnsi" w:hAnsiTheme="minorHAnsi" w:cstheme="minorHAnsi"/>
                <w:sz w:val="22"/>
                <w:szCs w:val="22"/>
              </w:rPr>
              <w:t>ы</w:t>
            </w:r>
            <w:r w:rsidR="003579D0" w:rsidRPr="00D75450">
              <w:rPr>
                <w:rFonts w:asciiTheme="minorHAnsi" w:hAnsiTheme="minorHAnsi" w:cstheme="minorHAnsi"/>
                <w:sz w:val="22"/>
                <w:szCs w:val="22"/>
              </w:rPr>
              <w:t xml:space="preserve"> выписки.</w:t>
            </w:r>
            <w:r w:rsidR="003579D0" w:rsidRPr="00413778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3579D0" w:rsidRPr="00413778">
              <w:rPr>
                <w:rFonts w:asciiTheme="minorHAnsi" w:hAnsiTheme="minorHAnsi" w:cstheme="minorHAnsi"/>
                <w:sz w:val="22"/>
                <w:szCs w:val="22"/>
                <w:rPrChange w:id="134" w:author="Учетная запись Майкрософт" w:date="2025-08-18T18:29:00Z">
                  <w:rPr>
                    <w:rFonts w:asciiTheme="minorHAnsi" w:hAnsiTheme="minorHAnsi" w:cstheme="minorHAnsi"/>
                    <w:strike/>
                    <w:sz w:val="22"/>
                    <w:szCs w:val="22"/>
                  </w:rPr>
                </w:rPrChange>
              </w:rPr>
              <w:t xml:space="preserve">Ограничивает атрибут </w:t>
            </w:r>
            <w:r w:rsidR="003579D0" w:rsidRPr="00413778">
              <w:rPr>
                <w:rFonts w:asciiTheme="minorHAnsi" w:hAnsiTheme="minorHAnsi" w:cstheme="minorHAnsi"/>
                <w:sz w:val="22"/>
                <w:szCs w:val="22"/>
                <w:lang w:val="en-US"/>
                <w:rPrChange w:id="135" w:author="Учетная запись Майкрософт" w:date="2025-08-18T18:29:00Z">
                  <w:rPr>
                    <w:rFonts w:asciiTheme="minorHAnsi" w:hAnsiTheme="minorHAnsi" w:cstheme="minorHAnsi"/>
                    <w:strike/>
                    <w:sz w:val="22"/>
                    <w:szCs w:val="22"/>
                    <w:lang w:val="en-US"/>
                  </w:rPr>
                </w:rPrChange>
              </w:rPr>
              <w:t>idCur</w:t>
            </w:r>
            <w:r w:rsidR="00206BF5" w:rsidRPr="00413778">
              <w:rPr>
                <w:rFonts w:asciiTheme="minorHAnsi" w:hAnsiTheme="minorHAnsi" w:cstheme="minorHAnsi"/>
                <w:sz w:val="22"/>
                <w:szCs w:val="22"/>
                <w:rPrChange w:id="136" w:author="Учетная запись Майкрософт" w:date="2025-08-18T18:29:00Z">
                  <w:rPr>
                    <w:rFonts w:asciiTheme="minorHAnsi" w:hAnsiTheme="minorHAnsi" w:cstheme="minorHAnsi"/>
                    <w:strike/>
                    <w:sz w:val="22"/>
                    <w:szCs w:val="22"/>
                  </w:rPr>
                </w:rPrChange>
              </w:rPr>
              <w:t xml:space="preserve"> списка БВ</w:t>
            </w:r>
            <w:r w:rsidR="003579D0" w:rsidRPr="00413778">
              <w:rPr>
                <w:rFonts w:asciiTheme="minorHAnsi" w:hAnsiTheme="minorHAnsi" w:cstheme="minorHAnsi"/>
                <w:sz w:val="22"/>
                <w:szCs w:val="22"/>
                <w:rPrChange w:id="137" w:author="Учетная запись Майкрософт" w:date="2025-08-18T18:29:00Z">
                  <w:rPr>
                    <w:rFonts w:asciiTheme="minorHAnsi" w:hAnsiTheme="minorHAnsi" w:cstheme="minorHAnsi"/>
                    <w:strike/>
                    <w:sz w:val="22"/>
                    <w:szCs w:val="22"/>
                  </w:rPr>
                </w:rPrChange>
              </w:rPr>
              <w:t>.</w:t>
            </w:r>
            <w:r w:rsidR="003579D0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 </w:t>
            </w:r>
            <w:commentRangeStart w:id="138"/>
            <w:commentRangeStart w:id="139"/>
            <w:commentRangeStart w:id="140"/>
            <w:r w:rsidR="00435784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Выбор валюты из списка с ограничением по </w:t>
            </w:r>
            <w:r w:rsidR="00FE7223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возможным валютам расчетных счетов </w:t>
            </w:r>
            <w:r w:rsidR="00435784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Организации (</w:t>
            </w:r>
            <w:r w:rsidR="00435784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Flt</w:t>
            </w:r>
            <w:r w:rsidR="00435784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="00435784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idDepOwner</w:t>
            </w:r>
            <w:r w:rsidR="00435784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); </w:t>
            </w:r>
          </w:p>
          <w:p w14:paraId="081A6B0B" w14:textId="0A73FAAB" w:rsidR="00DB0BC4" w:rsidRPr="00B57E59" w:rsidRDefault="00435784" w:rsidP="00DB0BC4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trike/>
                <w:sz w:val="22"/>
                <w:szCs w:val="22"/>
              </w:rPr>
            </w:pP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BankAcc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idCurr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, где 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BankAcc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gidSrc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=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Contras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gid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, 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Contras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="00DB0BC4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sCode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=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DepOwner</w:t>
            </w: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="00DB0BC4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sCode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,</w:t>
            </w:r>
          </w:p>
          <w:p w14:paraId="0C7C323A" w14:textId="77777777" w:rsidR="00834CB9" w:rsidRPr="00B57E59" w:rsidRDefault="00DB0BC4" w:rsidP="00DB0BC4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</w:pP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Bs_DepOwner.id</w:t>
            </w:r>
            <w:r w:rsidR="00435784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= Flt_idDepOwner</w:t>
            </w:r>
            <w:r w:rsidR="00FE7223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.</w:t>
            </w:r>
            <w:commentRangeEnd w:id="138"/>
            <w:r w:rsidR="00DF5C2B" w:rsidRPr="00B57E59">
              <w:rPr>
                <w:rStyle w:val="ad"/>
                <w:rFonts w:asciiTheme="minorHAnsi" w:eastAsiaTheme="minorHAnsi" w:hAnsiTheme="minorHAnsi" w:cstheme="minorBidi"/>
                <w:strike/>
                <w:lang w:eastAsia="en-US"/>
              </w:rPr>
              <w:commentReference w:id="138"/>
            </w:r>
            <w:commentRangeEnd w:id="139"/>
            <w:commentRangeEnd w:id="140"/>
          </w:p>
          <w:p w14:paraId="34F581AD" w14:textId="650C5389" w:rsidR="0037322F" w:rsidRPr="00B57E59" w:rsidRDefault="00B57E59" w:rsidP="00B57E59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trike/>
                <w:sz w:val="22"/>
                <w:szCs w:val="22"/>
              </w:rPr>
            </w:pP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Для выбора валют сформировать </w:t>
            </w:r>
            <w:r w:rsidR="00834CB9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выпадающ списка</w:t>
            </w:r>
            <w:r w:rsidR="0045183E" w:rsidRPr="00B57E59">
              <w:rPr>
                <w:rStyle w:val="ad"/>
                <w:rFonts w:asciiTheme="minorHAnsi" w:eastAsiaTheme="minorHAnsi" w:hAnsiTheme="minorHAnsi" w:cstheme="minorBidi"/>
                <w:strike/>
                <w:lang w:eastAsia="en-US"/>
              </w:rPr>
              <w:commentReference w:id="139"/>
            </w:r>
            <w:r w:rsidR="00511728">
              <w:rPr>
                <w:rStyle w:val="ad"/>
                <w:rFonts w:asciiTheme="minorHAnsi" w:eastAsiaTheme="minorHAnsi" w:hAnsiTheme="minorHAnsi" w:cstheme="minorBidi"/>
                <w:lang w:eastAsia="en-US"/>
              </w:rPr>
              <w:commentReference w:id="140"/>
            </w:r>
          </w:p>
          <w:p w14:paraId="517F6192" w14:textId="71D3E02B" w:rsidR="009A0853" w:rsidRDefault="00B57E59" w:rsidP="00413778">
            <w:pPr>
              <w:pStyle w:val="a8"/>
              <w:spacing w:before="0" w:beforeAutospacing="0" w:after="0" w:afterAutospacing="0" w:line="259" w:lineRule="auto"/>
              <w:contextualSpacing/>
              <w:rPr>
                <w:ins w:id="141" w:author="Учетная запись Майкрософт" w:date="2025-08-18T18:47:00Z"/>
                <w:rFonts w:asciiTheme="minorHAnsi" w:hAnsiTheme="minorHAnsi" w:cstheme="minorHAnsi"/>
                <w:sz w:val="22"/>
                <w:szCs w:val="22"/>
              </w:rPr>
            </w:pPr>
            <w:r w:rsidRPr="00413778">
              <w:rPr>
                <w:rFonts w:asciiTheme="minorHAnsi" w:hAnsiTheme="minorHAnsi" w:cstheme="minorHAnsi"/>
                <w:sz w:val="22"/>
                <w:szCs w:val="22"/>
              </w:rPr>
              <w:t xml:space="preserve">Для выбора валют сформировать выпадающий список, содержащий </w:t>
            </w:r>
            <w:del w:id="142" w:author="Учетная запись Майкрософт" w:date="2025-08-18T18:29:00Z">
              <w:r w:rsidRPr="00413778" w:rsidDel="00413778">
                <w:rPr>
                  <w:rFonts w:asciiTheme="minorHAnsi" w:hAnsiTheme="minorHAnsi" w:cstheme="minorHAnsi"/>
                  <w:sz w:val="22"/>
                  <w:szCs w:val="22"/>
                </w:rPr>
                <w:delText xml:space="preserve">уникальные </w:delText>
              </w:r>
            </w:del>
            <w:del w:id="143" w:author="Учетная запись Майкрософт" w:date="2025-08-18T18:30:00Z">
              <w:r w:rsidRPr="00413778" w:rsidDel="00413778">
                <w:rPr>
                  <w:rFonts w:asciiTheme="minorHAnsi" w:hAnsiTheme="minorHAnsi" w:cstheme="minorHAnsi"/>
                  <w:sz w:val="22"/>
                  <w:szCs w:val="22"/>
                </w:rPr>
                <w:delText>значения валют банковских выписок (</w:delText>
              </w:r>
              <w:r w:rsidRPr="00413778" w:rsidDel="00413778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>Pm</w:delText>
              </w:r>
              <w:r w:rsidRPr="00413778" w:rsidDel="00413778">
                <w:rPr>
                  <w:rFonts w:asciiTheme="minorHAnsi" w:hAnsiTheme="minorHAnsi" w:cstheme="minorHAnsi"/>
                  <w:sz w:val="22"/>
                  <w:szCs w:val="22"/>
                </w:rPr>
                <w:delText>_</w:delText>
              </w:r>
              <w:r w:rsidRPr="00413778" w:rsidDel="00413778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>ClientBankStatement</w:delText>
              </w:r>
              <w:r w:rsidRPr="00413778" w:rsidDel="00413778">
                <w:rPr>
                  <w:rFonts w:asciiTheme="minorHAnsi" w:hAnsiTheme="minorHAnsi" w:cstheme="minorHAnsi"/>
                  <w:sz w:val="22"/>
                  <w:szCs w:val="22"/>
                </w:rPr>
                <w:delText>.</w:delText>
              </w:r>
              <w:r w:rsidRPr="00413778" w:rsidDel="00413778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>idCur</w:delText>
              </w:r>
              <w:r w:rsidRPr="00413778" w:rsidDel="00413778">
                <w:rPr>
                  <w:rFonts w:asciiTheme="minorHAnsi" w:hAnsiTheme="minorHAnsi" w:cstheme="minorHAnsi"/>
                  <w:sz w:val="22"/>
                  <w:szCs w:val="22"/>
                </w:rPr>
                <w:delText>), выбранных за заданный период.</w:delText>
              </w:r>
            </w:del>
            <w:ins w:id="144" w:author="Учетная запись Майкрософт" w:date="2025-08-18T18:30:00Z">
              <w:r w:rsidR="00413778">
                <w:rPr>
                  <w:rFonts w:asciiTheme="minorHAnsi" w:hAnsiTheme="minorHAnsi" w:cstheme="minorHAnsi"/>
                  <w:sz w:val="22"/>
                  <w:szCs w:val="22"/>
                </w:rPr>
                <w:t xml:space="preserve">данные из </w:t>
              </w:r>
            </w:ins>
            <w:ins w:id="145" w:author="Учетная запись Майкрософт" w:date="2025-08-18T18:34:00Z">
              <w:r w:rsidR="00FB1A17">
                <w:rPr>
                  <w:rFonts w:asciiTheme="minorHAnsi" w:hAnsiTheme="minorHAnsi" w:cstheme="minorHAnsi"/>
                  <w:sz w:val="22"/>
                  <w:szCs w:val="22"/>
                </w:rPr>
                <w:t>класса</w:t>
              </w:r>
            </w:ins>
            <w:ins w:id="146" w:author="Учетная запись Майкрософт" w:date="2025-08-18T18:30:00Z">
              <w:r w:rsidR="00413778">
                <w:rPr>
                  <w:rFonts w:asciiTheme="minorHAnsi" w:hAnsiTheme="minorHAnsi" w:cstheme="minorHAnsi"/>
                  <w:sz w:val="22"/>
                  <w:szCs w:val="22"/>
                </w:rPr>
                <w:t xml:space="preserve"> Валют</w:t>
              </w:r>
            </w:ins>
            <w:ins w:id="147" w:author="Учетная запись Майкрософт" w:date="2025-08-18T18:35:00Z">
              <w:r w:rsidR="00FB1A17">
                <w:rPr>
                  <w:rFonts w:asciiTheme="minorHAnsi" w:hAnsiTheme="minorHAnsi" w:cstheme="minorHAnsi"/>
                  <w:sz w:val="22"/>
                  <w:szCs w:val="22"/>
                </w:rPr>
                <w:t xml:space="preserve"> </w:t>
              </w:r>
            </w:ins>
            <w:ins w:id="148" w:author="Учетная запись Майкрософт" w:date="2025-08-18T18:31:00Z">
              <w:r w:rsidR="00413778" w:rsidRPr="007E5364">
                <w:rPr>
                  <w:rFonts w:asciiTheme="minorHAnsi" w:hAnsiTheme="minorHAnsi" w:cstheme="minorHAnsi"/>
                  <w:sz w:val="22"/>
                  <w:szCs w:val="22"/>
                </w:rPr>
                <w:t>(</w:t>
              </w:r>
              <w:r w:rsidR="00413778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Cur</w:t>
              </w:r>
              <w:r w:rsidR="00413778" w:rsidRPr="00413778">
                <w:rPr>
                  <w:rFonts w:asciiTheme="minorHAnsi" w:hAnsiTheme="minorHAnsi" w:cstheme="minorHAnsi"/>
                  <w:sz w:val="22"/>
                  <w:szCs w:val="22"/>
                  <w:rPrChange w:id="149" w:author="Учетная запись Майкрософт" w:date="2025-08-18T18:31:00Z"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</w:rPrChange>
                </w:rPr>
                <w:t>_</w:t>
              </w:r>
              <w:r w:rsidR="00413778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Currency</w:t>
              </w:r>
              <w:r w:rsidR="00413778" w:rsidRPr="00413778">
                <w:rPr>
                  <w:rFonts w:asciiTheme="minorHAnsi" w:hAnsiTheme="minorHAnsi" w:cstheme="minorHAnsi"/>
                  <w:sz w:val="22"/>
                  <w:szCs w:val="22"/>
                  <w:rPrChange w:id="150" w:author="Учетная запись Майкрософт" w:date="2025-08-18T18:31:00Z">
                    <w:rPr>
                      <w:rFonts w:asciiTheme="minorHAnsi" w:hAnsiTheme="minorHAnsi" w:cstheme="minorHAnsi"/>
                      <w:sz w:val="22"/>
                      <w:szCs w:val="22"/>
                      <w:lang w:val="en-US"/>
                    </w:rPr>
                  </w:rPrChange>
                </w:rPr>
                <w:t>)</w:t>
              </w:r>
            </w:ins>
            <w:ins w:id="151" w:author="Учетная запись Майкрософт" w:date="2025-08-18T18:30:00Z">
              <w:r w:rsidR="00413778">
                <w:rPr>
                  <w:rFonts w:asciiTheme="minorHAnsi" w:hAnsiTheme="minorHAnsi" w:cstheme="minorHAnsi"/>
                  <w:sz w:val="22"/>
                  <w:szCs w:val="22"/>
                </w:rPr>
                <w:t>:</w:t>
              </w:r>
            </w:ins>
          </w:p>
          <w:p w14:paraId="7C937CD9" w14:textId="37CFC781" w:rsidR="00BC2D71" w:rsidRPr="00DD4DCF" w:rsidRDefault="00BC2D71" w:rsidP="00413778">
            <w:pPr>
              <w:pStyle w:val="a8"/>
              <w:spacing w:before="0" w:beforeAutospacing="0" w:after="0" w:afterAutospacing="0" w:line="259" w:lineRule="auto"/>
              <w:contextualSpacing/>
              <w:rPr>
                <w:ins w:id="152" w:author="Учетная запись Майкрософт" w:date="2025-08-18T18:30:00Z"/>
                <w:rFonts w:asciiTheme="minorHAnsi" w:hAnsiTheme="minorHAnsi" w:cstheme="minorHAnsi"/>
                <w:sz w:val="22"/>
                <w:szCs w:val="22"/>
                <w:lang w:val="en-US"/>
                <w:rPrChange w:id="153" w:author="Учетная запись Майкрософт" w:date="2025-08-19T10:07:00Z">
                  <w:rPr>
                    <w:ins w:id="154" w:author="Учетная запись Майкрософт" w:date="2025-08-18T18:30:00Z"/>
                    <w:rFonts w:asciiTheme="minorHAnsi" w:hAnsiTheme="minorHAnsi" w:cstheme="minorHAnsi"/>
                    <w:sz w:val="22"/>
                    <w:szCs w:val="22"/>
                  </w:rPr>
                </w:rPrChange>
              </w:rPr>
            </w:pPr>
            <w:ins w:id="155" w:author="Учетная запись Майкрософт" w:date="2025-08-18T18:47:00Z"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Cur_Currency.id,</w:t>
              </w:r>
            </w:ins>
          </w:p>
          <w:p w14:paraId="0594DE00" w14:textId="2A148170" w:rsidR="00413778" w:rsidRDefault="00413778" w:rsidP="00413778">
            <w:pPr>
              <w:pStyle w:val="a8"/>
              <w:spacing w:before="0" w:beforeAutospacing="0" w:after="0" w:afterAutospacing="0" w:line="259" w:lineRule="auto"/>
              <w:contextualSpacing/>
              <w:rPr>
                <w:ins w:id="156" w:author="Учетная запись Майкрософт" w:date="2025-08-18T18:31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157" w:author="Учетная запись Майкрософт" w:date="2025-08-18T18:30:00Z"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Cur_Currency.nS</w:t>
              </w:r>
            </w:ins>
            <w:ins w:id="158" w:author="Учетная запись Майкрософт" w:date="2025-08-18T18:31:00Z"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ystemName,</w:t>
              </w:r>
            </w:ins>
          </w:p>
          <w:p w14:paraId="04A4B045" w14:textId="6B2373E4" w:rsidR="00413778" w:rsidRPr="00413778" w:rsidRDefault="00413778" w:rsidP="00413778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159" w:author="Учетная запись Майкрософт" w:date="2025-08-18T18:31:00Z"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Cur_Currency.sCaption.</w:t>
              </w:r>
            </w:ins>
          </w:p>
        </w:tc>
      </w:tr>
      <w:tr w:rsidR="00D91854" w:rsidRPr="00957F73" w14:paraId="1BFEAD29" w14:textId="77777777" w:rsidTr="002E39DD">
        <w:tc>
          <w:tcPr>
            <w:tcW w:w="2087" w:type="dxa"/>
          </w:tcPr>
          <w:p w14:paraId="692C18D0" w14:textId="3B156730" w:rsidR="0037322F" w:rsidRPr="003252DE" w:rsidRDefault="00D67975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Flt</w:t>
            </w:r>
            <w:r w:rsidRPr="003252DE">
              <w:rPr>
                <w:rFonts w:asciiTheme="minorHAnsi" w:hAnsiTheme="minorHAnsi" w:cstheme="minorHAnsi"/>
                <w:sz w:val="22"/>
                <w:szCs w:val="22"/>
              </w:rPr>
              <w:t>_</w:t>
            </w: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idDepOwner</w:t>
            </w:r>
          </w:p>
        </w:tc>
        <w:tc>
          <w:tcPr>
            <w:tcW w:w="1581" w:type="dxa"/>
          </w:tcPr>
          <w:p w14:paraId="5BC0D18E" w14:textId="77777777" w:rsidR="0037322F" w:rsidRPr="003252DE" w:rsidRDefault="0037322F" w:rsidP="00BB4EC5">
            <w:pPr>
              <w:spacing w:line="259" w:lineRule="auto"/>
              <w:contextualSpacing/>
              <w:rPr>
                <w:rFonts w:cstheme="minorHAnsi"/>
                <w:noProof/>
              </w:rPr>
            </w:pPr>
            <w:r w:rsidRPr="003252DE">
              <w:rPr>
                <w:rFonts w:cstheme="minorHAnsi"/>
                <w:noProof/>
              </w:rPr>
              <w:t>Организация</w:t>
            </w:r>
          </w:p>
        </w:tc>
        <w:tc>
          <w:tcPr>
            <w:tcW w:w="1294" w:type="dxa"/>
          </w:tcPr>
          <w:p w14:paraId="0F34274E" w14:textId="77777777" w:rsidR="0037322F" w:rsidRPr="003252DE" w:rsidRDefault="007A11E1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ftLargeint</w:t>
            </w:r>
          </w:p>
        </w:tc>
        <w:tc>
          <w:tcPr>
            <w:tcW w:w="5342" w:type="dxa"/>
          </w:tcPr>
          <w:p w14:paraId="5ED49255" w14:textId="6E0A3EC4" w:rsidR="0037322F" w:rsidRPr="00B57E59" w:rsidRDefault="00FE490D" w:rsidP="00B57E59">
            <w:pPr>
              <w:pStyle w:val="ae"/>
            </w:pPr>
            <w:r>
              <w:rPr>
                <w:rFonts w:cstheme="minorHAnsi"/>
                <w:sz w:val="22"/>
                <w:szCs w:val="22"/>
              </w:rPr>
              <w:t>Фильтр для организации</w:t>
            </w:r>
            <w:r w:rsidR="007A11E1" w:rsidRPr="003252DE">
              <w:rPr>
                <w:rFonts w:cstheme="minorHAnsi"/>
                <w:sz w:val="22"/>
                <w:szCs w:val="22"/>
              </w:rPr>
              <w:t xml:space="preserve">. </w:t>
            </w:r>
            <w:r w:rsidR="00957F73" w:rsidRPr="003252DE">
              <w:rPr>
                <w:rFonts w:cstheme="minorHAnsi"/>
                <w:sz w:val="22"/>
                <w:szCs w:val="22"/>
              </w:rPr>
              <w:t xml:space="preserve">Ограничивает атрибут </w:t>
            </w:r>
            <w:r w:rsidR="00957F73" w:rsidRPr="003252DE">
              <w:rPr>
                <w:rFonts w:cstheme="minorHAnsi"/>
                <w:sz w:val="22"/>
                <w:szCs w:val="22"/>
                <w:lang w:val="en-US"/>
              </w:rPr>
              <w:t>Pm</w:t>
            </w:r>
            <w:r w:rsidR="00957F73" w:rsidRPr="003252DE">
              <w:rPr>
                <w:rFonts w:cstheme="minorHAnsi"/>
                <w:sz w:val="22"/>
                <w:szCs w:val="22"/>
              </w:rPr>
              <w:t>_</w:t>
            </w:r>
            <w:r w:rsidR="00957F73" w:rsidRPr="003252DE">
              <w:rPr>
                <w:rFonts w:cstheme="minorHAnsi"/>
                <w:sz w:val="22"/>
                <w:szCs w:val="22"/>
                <w:lang w:val="en-US"/>
              </w:rPr>
              <w:t>ClientBankStatement</w:t>
            </w:r>
            <w:r w:rsidR="00957F73" w:rsidRPr="003252DE">
              <w:rPr>
                <w:rFonts w:cstheme="minorHAnsi"/>
                <w:sz w:val="22"/>
                <w:szCs w:val="22"/>
              </w:rPr>
              <w:t>.</w:t>
            </w:r>
            <w:r w:rsidR="00957F73" w:rsidRPr="003252DE">
              <w:rPr>
                <w:rFonts w:cstheme="minorHAnsi"/>
                <w:sz w:val="22"/>
                <w:szCs w:val="22"/>
                <w:lang w:val="en-US"/>
              </w:rPr>
              <w:t>idDepOwner</w:t>
            </w:r>
            <w:r w:rsidR="00957F73" w:rsidRPr="003252DE">
              <w:rPr>
                <w:rFonts w:cstheme="minorHAnsi"/>
                <w:sz w:val="22"/>
                <w:szCs w:val="22"/>
              </w:rPr>
              <w:t xml:space="preserve">. Выбор из списка </w:t>
            </w:r>
            <w:r w:rsidR="00841E8E" w:rsidRPr="003252DE">
              <w:rPr>
                <w:rFonts w:cstheme="minorHAnsi"/>
                <w:sz w:val="22"/>
                <w:szCs w:val="22"/>
              </w:rPr>
              <w:t xml:space="preserve">наименований </w:t>
            </w:r>
            <w:r w:rsidR="00957F73" w:rsidRPr="003252DE">
              <w:rPr>
                <w:rFonts w:cstheme="minorHAnsi"/>
                <w:sz w:val="22"/>
                <w:szCs w:val="22"/>
              </w:rPr>
              <w:t>с</w:t>
            </w:r>
            <w:r w:rsidR="00F50EA7" w:rsidRPr="003252DE">
              <w:rPr>
                <w:rFonts w:cstheme="minorHAnsi"/>
                <w:sz w:val="22"/>
                <w:szCs w:val="22"/>
              </w:rPr>
              <w:t xml:space="preserve">обственных организаций: </w:t>
            </w:r>
            <w:r w:rsidR="00F50EA7" w:rsidRPr="003252DE">
              <w:rPr>
                <w:rFonts w:cstheme="minorHAnsi"/>
                <w:sz w:val="22"/>
                <w:szCs w:val="22"/>
                <w:lang w:val="en-US"/>
              </w:rPr>
              <w:t>Bs</w:t>
            </w:r>
            <w:r w:rsidR="00F50EA7" w:rsidRPr="003252DE">
              <w:rPr>
                <w:rFonts w:cstheme="minorHAnsi"/>
                <w:sz w:val="22"/>
                <w:szCs w:val="22"/>
              </w:rPr>
              <w:t>_</w:t>
            </w:r>
            <w:r w:rsidR="00F50EA7" w:rsidRPr="003252DE">
              <w:rPr>
                <w:rFonts w:cstheme="minorHAnsi"/>
                <w:sz w:val="22"/>
                <w:szCs w:val="22"/>
                <w:lang w:val="en-US"/>
              </w:rPr>
              <w:t>DepOwner</w:t>
            </w:r>
            <w:r w:rsidR="00F50EA7" w:rsidRPr="003252DE">
              <w:rPr>
                <w:rFonts w:cstheme="minorHAnsi"/>
                <w:sz w:val="22"/>
                <w:szCs w:val="22"/>
              </w:rPr>
              <w:t>.</w:t>
            </w:r>
            <w:r w:rsidR="00F50EA7" w:rsidRPr="003252DE">
              <w:rPr>
                <w:rFonts w:cstheme="minorHAnsi"/>
                <w:sz w:val="22"/>
                <w:szCs w:val="22"/>
                <w:lang w:val="en-US"/>
              </w:rPr>
              <w:t>sCaption</w:t>
            </w:r>
            <w:r w:rsidR="000C649C">
              <w:rPr>
                <w:rFonts w:cstheme="minorHAnsi"/>
                <w:sz w:val="22"/>
                <w:szCs w:val="22"/>
              </w:rPr>
              <w:t xml:space="preserve">, где </w:t>
            </w:r>
            <w:r w:rsidR="000C649C" w:rsidRPr="003252DE">
              <w:rPr>
                <w:rFonts w:cstheme="minorHAnsi"/>
                <w:sz w:val="22"/>
                <w:szCs w:val="22"/>
                <w:lang w:val="en-US"/>
              </w:rPr>
              <w:t>Bs</w:t>
            </w:r>
            <w:r w:rsidR="000C649C" w:rsidRPr="003252DE">
              <w:rPr>
                <w:rFonts w:cstheme="minorHAnsi"/>
                <w:sz w:val="22"/>
                <w:szCs w:val="22"/>
              </w:rPr>
              <w:t>_</w:t>
            </w:r>
            <w:r w:rsidR="000C649C" w:rsidRPr="003252DE">
              <w:rPr>
                <w:rFonts w:cstheme="minorHAnsi"/>
                <w:sz w:val="22"/>
                <w:szCs w:val="22"/>
                <w:lang w:val="en-US"/>
              </w:rPr>
              <w:t>DepOwner</w:t>
            </w:r>
            <w:r w:rsidR="000C649C" w:rsidRPr="000C649C">
              <w:rPr>
                <w:rFonts w:cstheme="minorHAnsi"/>
                <w:sz w:val="22"/>
                <w:szCs w:val="22"/>
              </w:rPr>
              <w:t>.</w:t>
            </w:r>
            <w:r w:rsidR="000C649C">
              <w:rPr>
                <w:rFonts w:cstheme="minorHAnsi"/>
                <w:sz w:val="22"/>
                <w:szCs w:val="22"/>
                <w:lang w:val="en-US"/>
              </w:rPr>
              <w:t>id</w:t>
            </w:r>
            <w:r w:rsidR="000C649C" w:rsidRPr="000C649C">
              <w:rPr>
                <w:rFonts w:cstheme="minorHAnsi"/>
                <w:sz w:val="22"/>
                <w:szCs w:val="22"/>
              </w:rPr>
              <w:t xml:space="preserve"> = </w:t>
            </w:r>
            <w:r w:rsidR="000C649C" w:rsidRPr="003252DE">
              <w:rPr>
                <w:rFonts w:cstheme="minorHAnsi"/>
                <w:sz w:val="22"/>
                <w:szCs w:val="22"/>
                <w:lang w:val="en-US"/>
              </w:rPr>
              <w:t>Pm</w:t>
            </w:r>
            <w:r w:rsidR="000C649C" w:rsidRPr="003252DE">
              <w:rPr>
                <w:rFonts w:cstheme="minorHAnsi"/>
                <w:sz w:val="22"/>
                <w:szCs w:val="22"/>
              </w:rPr>
              <w:t>_</w:t>
            </w:r>
            <w:r w:rsidR="000C649C" w:rsidRPr="003252DE">
              <w:rPr>
                <w:rFonts w:cstheme="minorHAnsi"/>
                <w:sz w:val="22"/>
                <w:szCs w:val="22"/>
                <w:lang w:val="en-US"/>
              </w:rPr>
              <w:t>ClientBankStatement</w:t>
            </w:r>
            <w:r w:rsidR="000C649C" w:rsidRPr="003252DE">
              <w:rPr>
                <w:rFonts w:cstheme="minorHAnsi"/>
                <w:sz w:val="22"/>
                <w:szCs w:val="22"/>
              </w:rPr>
              <w:t>.</w:t>
            </w:r>
            <w:r w:rsidR="000C649C" w:rsidRPr="003252DE">
              <w:rPr>
                <w:rFonts w:cstheme="minorHAnsi"/>
                <w:sz w:val="22"/>
                <w:szCs w:val="22"/>
                <w:lang w:val="en-US"/>
              </w:rPr>
              <w:t>idDepOwner</w:t>
            </w:r>
            <w:r w:rsidR="00F50EA7" w:rsidRPr="003252DE">
              <w:rPr>
                <w:rFonts w:cstheme="minorHAnsi"/>
                <w:sz w:val="22"/>
                <w:szCs w:val="22"/>
              </w:rPr>
              <w:t>.</w:t>
            </w:r>
            <w:r w:rsidR="00841E8E" w:rsidRPr="003252DE">
              <w:rPr>
                <w:rFonts w:cstheme="minorHAnsi"/>
                <w:sz w:val="22"/>
                <w:szCs w:val="22"/>
              </w:rPr>
              <w:t xml:space="preserve"> </w:t>
            </w:r>
            <w:r w:rsidR="00957F73" w:rsidRPr="003252DE">
              <w:rPr>
                <w:rFonts w:cstheme="minorHAnsi"/>
                <w:sz w:val="22"/>
                <w:szCs w:val="22"/>
              </w:rPr>
              <w:t>Обязателен к заполнению.</w:t>
            </w:r>
            <w:r w:rsidR="00BE743E" w:rsidRPr="003252DE">
              <w:rPr>
                <w:rFonts w:cstheme="minorHAnsi"/>
                <w:sz w:val="22"/>
                <w:szCs w:val="22"/>
              </w:rPr>
              <w:t xml:space="preserve"> По умолчанию </w:t>
            </w:r>
            <w:commentRangeStart w:id="160"/>
            <w:commentRangeStart w:id="161"/>
            <w:r w:rsidR="00BE743E" w:rsidRPr="003252DE">
              <w:rPr>
                <w:rFonts w:cstheme="minorHAnsi"/>
                <w:sz w:val="22"/>
                <w:szCs w:val="22"/>
              </w:rPr>
              <w:t xml:space="preserve">– </w:t>
            </w:r>
            <w:r w:rsidR="00841E8E" w:rsidRPr="00B57E59">
              <w:rPr>
                <w:rFonts w:cstheme="minorHAnsi"/>
                <w:strike/>
                <w:sz w:val="22"/>
                <w:szCs w:val="22"/>
              </w:rPr>
              <w:t xml:space="preserve">ПАО </w:t>
            </w:r>
            <w:r w:rsidR="00BE743E" w:rsidRPr="00B57E59">
              <w:rPr>
                <w:rFonts w:cstheme="minorHAnsi"/>
                <w:strike/>
                <w:sz w:val="22"/>
                <w:szCs w:val="22"/>
              </w:rPr>
              <w:t>«</w:t>
            </w:r>
            <w:r w:rsidR="00841E8E" w:rsidRPr="00B57E59">
              <w:rPr>
                <w:rFonts w:cstheme="minorHAnsi"/>
                <w:strike/>
                <w:sz w:val="22"/>
                <w:szCs w:val="22"/>
              </w:rPr>
              <w:t>Сургутнефтегаз</w:t>
            </w:r>
            <w:r w:rsidR="00BE743E" w:rsidRPr="00B57E59">
              <w:rPr>
                <w:rFonts w:cstheme="minorHAnsi"/>
                <w:strike/>
                <w:sz w:val="22"/>
                <w:szCs w:val="22"/>
              </w:rPr>
              <w:t>»</w:t>
            </w:r>
            <w:r w:rsidR="00B57E59">
              <w:rPr>
                <w:rFonts w:cstheme="minorHAnsi"/>
                <w:sz w:val="22"/>
                <w:szCs w:val="22"/>
              </w:rPr>
              <w:t xml:space="preserve"> заполняется из </w:t>
            </w:r>
            <w:r w:rsidR="00B57E59">
              <w:t xml:space="preserve">организации </w:t>
            </w:r>
            <w:r w:rsidR="00B57E59">
              <w:rPr>
                <w:rFonts w:ascii="Tahoma" w:hAnsi="Tahoma" w:cs="Tahoma"/>
                <w:color w:val="000000"/>
                <w:sz w:val="16"/>
                <w:szCs w:val="16"/>
                <w:shd w:val="clear" w:color="auto" w:fill="FFFFFF"/>
              </w:rPr>
              <w:t>IDGLOBALDEPOWNER</w:t>
            </w:r>
            <w:r w:rsidR="00841E8E" w:rsidRPr="003252DE">
              <w:rPr>
                <w:rFonts w:cstheme="minorHAnsi"/>
                <w:sz w:val="22"/>
                <w:szCs w:val="22"/>
              </w:rPr>
              <w:t>.</w:t>
            </w:r>
            <w:commentRangeEnd w:id="160"/>
            <w:r w:rsidR="00DF5C2B">
              <w:rPr>
                <w:rStyle w:val="ad"/>
              </w:rPr>
              <w:commentReference w:id="160"/>
            </w:r>
            <w:commentRangeEnd w:id="161"/>
            <w:r w:rsidR="0045183E">
              <w:rPr>
                <w:rStyle w:val="ad"/>
              </w:rPr>
              <w:commentReference w:id="161"/>
            </w:r>
          </w:p>
        </w:tc>
      </w:tr>
      <w:tr w:rsidR="00D91854" w:rsidRPr="001C39E3" w14:paraId="2D7D41D2" w14:textId="77777777" w:rsidTr="002E39DD">
        <w:tc>
          <w:tcPr>
            <w:tcW w:w="2087" w:type="dxa"/>
          </w:tcPr>
          <w:p w14:paraId="1445AF0D" w14:textId="77777777" w:rsidR="0037322F" w:rsidRPr="003252DE" w:rsidRDefault="00230EB7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Flt_</w:t>
            </w:r>
            <w:r w:rsidR="007066B3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id</w:t>
            </w: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Bank</w:t>
            </w:r>
          </w:p>
        </w:tc>
        <w:tc>
          <w:tcPr>
            <w:tcW w:w="1581" w:type="dxa"/>
          </w:tcPr>
          <w:p w14:paraId="50593F31" w14:textId="77777777" w:rsidR="0037322F" w:rsidRPr="003252DE" w:rsidRDefault="0037322F" w:rsidP="00BB4EC5">
            <w:pPr>
              <w:spacing w:line="259" w:lineRule="auto"/>
              <w:contextualSpacing/>
              <w:rPr>
                <w:rFonts w:cstheme="minorHAnsi"/>
                <w:noProof/>
              </w:rPr>
            </w:pPr>
            <w:r w:rsidRPr="003252DE">
              <w:rPr>
                <w:rFonts w:cstheme="minorHAnsi"/>
                <w:noProof/>
              </w:rPr>
              <w:t>Банк</w:t>
            </w:r>
          </w:p>
        </w:tc>
        <w:tc>
          <w:tcPr>
            <w:tcW w:w="1294" w:type="dxa"/>
          </w:tcPr>
          <w:p w14:paraId="0ADA20DB" w14:textId="77777777" w:rsidR="0037322F" w:rsidRPr="003252DE" w:rsidRDefault="00111B84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3252D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ftLargeint</w:t>
            </w:r>
          </w:p>
        </w:tc>
        <w:tc>
          <w:tcPr>
            <w:tcW w:w="5342" w:type="dxa"/>
          </w:tcPr>
          <w:p w14:paraId="03876A4F" w14:textId="77777777" w:rsidR="0048000D" w:rsidRPr="00B57E59" w:rsidRDefault="00FE490D" w:rsidP="0048000D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trike/>
                <w:sz w:val="22"/>
                <w:szCs w:val="22"/>
              </w:rPr>
            </w:pPr>
            <w:commentRangeStart w:id="162"/>
            <w:commentRangeStart w:id="163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Фильтр </w:t>
            </w:r>
            <w:r w:rsidR="004947E6" w:rsidRPr="003252DE">
              <w:rPr>
                <w:rFonts w:asciiTheme="minorHAnsi" w:hAnsiTheme="minorHAnsi" w:cstheme="minorHAnsi"/>
                <w:sz w:val="22"/>
                <w:szCs w:val="22"/>
              </w:rPr>
              <w:t>Банк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а</w:t>
            </w:r>
            <w:r w:rsidR="004947E6" w:rsidRPr="003252DE">
              <w:rPr>
                <w:rFonts w:asciiTheme="minorHAnsi" w:hAnsiTheme="minorHAnsi" w:cstheme="minorHAnsi"/>
                <w:sz w:val="22"/>
                <w:szCs w:val="22"/>
              </w:rPr>
              <w:t xml:space="preserve"> Организации. </w:t>
            </w:r>
            <w:r w:rsidR="004947E6" w:rsidRPr="00A54722">
              <w:rPr>
                <w:rFonts w:asciiTheme="minorHAnsi" w:hAnsiTheme="minorHAnsi" w:cstheme="minorHAnsi"/>
                <w:sz w:val="22"/>
                <w:szCs w:val="22"/>
              </w:rPr>
              <w:t>Ограничивает атрибут</w:t>
            </w:r>
            <w:r w:rsidR="00230EB7" w:rsidRPr="00A54722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066B3" w:rsidRPr="00A54722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id</w:t>
            </w:r>
            <w:r w:rsidR="00230EB7" w:rsidRPr="00A54722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Bank</w:t>
            </w:r>
            <w:r w:rsidR="00230EB7" w:rsidRPr="00A54722">
              <w:rPr>
                <w:rFonts w:asciiTheme="minorHAnsi" w:hAnsiTheme="minorHAnsi" w:cstheme="minorHAnsi"/>
                <w:sz w:val="22"/>
                <w:szCs w:val="22"/>
              </w:rPr>
              <w:t xml:space="preserve"> в списке банковских выписок</w:t>
            </w:r>
            <w:r w:rsidR="00BA7FCF" w:rsidRPr="00A54722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230EB7" w:rsidRPr="00A54722">
              <w:rPr>
                <w:rFonts w:asciiTheme="minorHAnsi" w:hAnsiTheme="minorHAnsi" w:cstheme="minorHAnsi"/>
                <w:sz w:val="22"/>
                <w:szCs w:val="22"/>
              </w:rPr>
              <w:t>(п.3)</w:t>
            </w:r>
            <w:r w:rsidR="004947E6" w:rsidRPr="00A54722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 w:rsidR="004947E6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 Выбор</w:t>
            </w:r>
            <w:r w:rsidR="008F7F88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 наименования Банка </w:t>
            </w:r>
            <w:r w:rsidR="004947E6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из списка с </w:t>
            </w:r>
            <w:r w:rsidR="00697ED3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ограничением</w:t>
            </w:r>
            <w:r w:rsidR="004947E6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 Банк</w:t>
            </w:r>
            <w:r w:rsidR="00697ED3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ами</w:t>
            </w:r>
            <w:r w:rsidR="004947E6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 Организации (</w:t>
            </w:r>
            <w:r w:rsidR="004947E6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Flt</w:t>
            </w:r>
            <w:r w:rsidR="004947E6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="004947E6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idDepOwner</w:t>
            </w:r>
            <w:r w:rsidR="004947E6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)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. 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Bank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="00250210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id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, где  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Bank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id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=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BankAcc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idBank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, 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BankAcc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gidSrc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=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Contras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gid</w:t>
            </w:r>
            <w:r w:rsidR="00586261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 xml:space="preserve">, 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Contras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sCode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=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Bs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_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DepOwner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</w:rPr>
              <w:t>.</w:t>
            </w:r>
            <w:r w:rsidR="0048000D"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t>sCode</w:t>
            </w:r>
          </w:p>
          <w:p w14:paraId="10F5FD2D" w14:textId="77777777" w:rsidR="00B57E59" w:rsidRDefault="0048000D" w:rsidP="0048000D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</w:pPr>
            <w:r w:rsidRPr="00B57E59">
              <w:rPr>
                <w:rFonts w:asciiTheme="minorHAnsi" w:hAnsiTheme="minorHAnsi" w:cstheme="minorHAnsi"/>
                <w:strike/>
                <w:sz w:val="22"/>
                <w:szCs w:val="22"/>
                <w:lang w:val="en-US"/>
              </w:rPr>
              <w:lastRenderedPageBreak/>
              <w:t>Bs_DepOwner.id= Flt_idDepOwner.</w:t>
            </w:r>
            <w:commentRangeEnd w:id="162"/>
            <w:r w:rsidR="008C7E75" w:rsidRPr="00B57E59">
              <w:rPr>
                <w:rStyle w:val="ad"/>
                <w:rFonts w:asciiTheme="minorHAnsi" w:eastAsiaTheme="minorHAnsi" w:hAnsiTheme="minorHAnsi" w:cstheme="minorBidi"/>
                <w:strike/>
                <w:lang w:eastAsia="en-US"/>
              </w:rPr>
              <w:commentReference w:id="162"/>
            </w:r>
            <w:commentRangeEnd w:id="163"/>
          </w:p>
          <w:p w14:paraId="57F72D18" w14:textId="3DC5319E" w:rsidR="00933BB6" w:rsidRDefault="00933BB6" w:rsidP="00933BB6">
            <w:pPr>
              <w:pStyle w:val="a8"/>
              <w:spacing w:before="0" w:beforeAutospacing="0" w:after="0" w:afterAutospacing="0" w:line="259" w:lineRule="auto"/>
              <w:contextualSpacing/>
              <w:rPr>
                <w:ins w:id="164" w:author="Учетная запись Майкрософт" w:date="2025-08-18T18:47:00Z"/>
                <w:rFonts w:asciiTheme="minorHAnsi" w:hAnsiTheme="minorHAnsi" w:cstheme="minorHAnsi"/>
                <w:sz w:val="22"/>
                <w:szCs w:val="22"/>
              </w:rPr>
            </w:pPr>
            <w:ins w:id="165" w:author="Учетная запись Майкрософт" w:date="2025-08-18T18:33:00Z">
              <w:r w:rsidRPr="00413778">
                <w:rPr>
                  <w:rFonts w:asciiTheme="minorHAnsi" w:hAnsiTheme="minorHAnsi" w:cstheme="minorHAnsi"/>
                  <w:sz w:val="22"/>
                  <w:szCs w:val="22"/>
                </w:rPr>
                <w:t xml:space="preserve">Для выбора 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>банк</w:t>
              </w:r>
            </w:ins>
            <w:ins w:id="166" w:author="Учетная запись Майкрософт" w:date="2025-08-18T18:34:00Z">
              <w:r w:rsidR="00A54722">
                <w:rPr>
                  <w:rFonts w:asciiTheme="minorHAnsi" w:hAnsiTheme="minorHAnsi" w:cstheme="minorHAnsi"/>
                  <w:sz w:val="22"/>
                  <w:szCs w:val="22"/>
                </w:rPr>
                <w:t>ов</w:t>
              </w:r>
            </w:ins>
            <w:ins w:id="167" w:author="Учетная запись Майкрософт" w:date="2025-08-18T18:33:00Z">
              <w:r>
                <w:rPr>
                  <w:rFonts w:asciiTheme="minorHAnsi" w:hAnsiTheme="minorHAnsi" w:cstheme="minorHAnsi"/>
                  <w:sz w:val="22"/>
                  <w:szCs w:val="22"/>
                </w:rPr>
                <w:t xml:space="preserve"> </w:t>
              </w:r>
              <w:r w:rsidRPr="00413778">
                <w:rPr>
                  <w:rFonts w:asciiTheme="minorHAnsi" w:hAnsiTheme="minorHAnsi" w:cstheme="minorHAnsi"/>
                  <w:sz w:val="22"/>
                  <w:szCs w:val="22"/>
                </w:rPr>
                <w:t xml:space="preserve">сформировать выпадающий список, содержащий 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 xml:space="preserve">данные из </w:t>
              </w:r>
            </w:ins>
            <w:ins w:id="168" w:author="Учетная запись Майкрософт" w:date="2025-08-18T18:35:00Z">
              <w:r w:rsidR="00FB1A17">
                <w:rPr>
                  <w:rFonts w:asciiTheme="minorHAnsi" w:hAnsiTheme="minorHAnsi" w:cstheme="minorHAnsi"/>
                  <w:sz w:val="22"/>
                  <w:szCs w:val="22"/>
                </w:rPr>
                <w:t>класса Банков</w:t>
              </w:r>
            </w:ins>
            <w:ins w:id="169" w:author="Учетная запись Майкрософт" w:date="2025-08-18T18:33:00Z">
              <w:r w:rsidRPr="0024439F">
                <w:rPr>
                  <w:rFonts w:asciiTheme="minorHAnsi" w:hAnsiTheme="minorHAnsi" w:cstheme="minorHAnsi"/>
                  <w:sz w:val="22"/>
                  <w:szCs w:val="22"/>
                </w:rPr>
                <w:t>(</w:t>
              </w:r>
            </w:ins>
            <w:ins w:id="170" w:author="Учетная запись Майкрософт" w:date="2025-08-18T18:35:00Z">
              <w:r w:rsidR="00FB1A17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Bs</w:t>
              </w:r>
              <w:r w:rsidR="00FB1A17" w:rsidRPr="001C39E3">
                <w:rPr>
                  <w:rFonts w:asciiTheme="minorHAnsi" w:hAnsiTheme="minorHAnsi" w:cstheme="minorHAnsi"/>
                  <w:sz w:val="22"/>
                  <w:szCs w:val="22"/>
                </w:rPr>
                <w:t>_</w:t>
              </w:r>
              <w:r w:rsidR="00FB1A17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bank</w:t>
              </w:r>
            </w:ins>
            <w:ins w:id="171" w:author="Учетная запись Майкрософт" w:date="2025-08-18T18:33:00Z">
              <w:r w:rsidRPr="0024439F">
                <w:rPr>
                  <w:rFonts w:asciiTheme="minorHAnsi" w:hAnsiTheme="minorHAnsi" w:cstheme="minorHAnsi"/>
                  <w:sz w:val="22"/>
                  <w:szCs w:val="22"/>
                </w:rPr>
                <w:t>)</w:t>
              </w:r>
              <w:r>
                <w:rPr>
                  <w:rFonts w:asciiTheme="minorHAnsi" w:hAnsiTheme="minorHAnsi" w:cstheme="minorHAnsi"/>
                  <w:sz w:val="22"/>
                  <w:szCs w:val="22"/>
                </w:rPr>
                <w:t>:</w:t>
              </w:r>
            </w:ins>
          </w:p>
          <w:p w14:paraId="7FB6789D" w14:textId="3E667B43" w:rsidR="00BC2D71" w:rsidRPr="00BC2D71" w:rsidRDefault="00BC2D71" w:rsidP="00933BB6">
            <w:pPr>
              <w:pStyle w:val="a8"/>
              <w:spacing w:before="0" w:beforeAutospacing="0" w:after="0" w:afterAutospacing="0" w:line="259" w:lineRule="auto"/>
              <w:contextualSpacing/>
              <w:rPr>
                <w:ins w:id="172" w:author="Учетная запись Майкрософт" w:date="2025-08-18T18:33:00Z"/>
                <w:rFonts w:asciiTheme="minorHAnsi" w:hAnsiTheme="minorHAnsi" w:cstheme="minorHAnsi"/>
                <w:sz w:val="22"/>
                <w:szCs w:val="22"/>
                <w:lang w:val="en-US"/>
                <w:rPrChange w:id="173" w:author="Учетная запись Майкрософт" w:date="2025-08-18T18:47:00Z">
                  <w:rPr>
                    <w:ins w:id="174" w:author="Учетная запись Майкрософт" w:date="2025-08-18T18:33:00Z"/>
                    <w:rFonts w:asciiTheme="minorHAnsi" w:hAnsiTheme="minorHAnsi" w:cstheme="minorHAnsi"/>
                    <w:sz w:val="22"/>
                    <w:szCs w:val="22"/>
                  </w:rPr>
                </w:rPrChange>
              </w:rPr>
            </w:pPr>
            <w:ins w:id="175" w:author="Учетная запись Майкрософт" w:date="2025-08-18T18:47:00Z"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Bs_bank.id,</w:t>
              </w:r>
            </w:ins>
          </w:p>
          <w:p w14:paraId="4089C68A" w14:textId="0C8267ED" w:rsidR="00933BB6" w:rsidRDefault="00FB1A17" w:rsidP="00933BB6">
            <w:pPr>
              <w:pStyle w:val="a8"/>
              <w:spacing w:before="0" w:beforeAutospacing="0" w:after="0" w:afterAutospacing="0" w:line="259" w:lineRule="auto"/>
              <w:contextualSpacing/>
              <w:rPr>
                <w:ins w:id="176" w:author="Учетная запись Майкрософт" w:date="2025-08-18T18:33:00Z"/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177" w:author="Учетная запись Майкрософт" w:date="2025-08-18T18:42:00Z"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Bs</w:t>
              </w:r>
              <w:r w:rsidRPr="001C39E3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_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bank</w:t>
              </w:r>
              <w:r w:rsidR="001C39E3" w:rsidRPr="001C39E3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.</w:t>
              </w:r>
              <w:r w:rsidR="001C39E3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sBIC</w:t>
              </w:r>
            </w:ins>
            <w:ins w:id="178" w:author="Учетная запись Майкрософт" w:date="2025-08-18T18:33:00Z">
              <w:r w:rsidR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,</w:t>
              </w:r>
            </w:ins>
          </w:p>
          <w:p w14:paraId="6D2B342B" w14:textId="5AE3C2ED" w:rsidR="0037322F" w:rsidRPr="001C39E3" w:rsidRDefault="00FB1A17" w:rsidP="00933BB6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ins w:id="179" w:author="Учетная запись Майкрософт" w:date="2025-08-18T18:42:00Z"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Bs</w:t>
              </w:r>
              <w:r w:rsidRPr="001C39E3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_</w:t>
              </w:r>
              <w:r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bank</w:t>
              </w:r>
            </w:ins>
            <w:ins w:id="180" w:author="Учетная запись Майкрософт" w:date="2025-08-18T18:33:00Z">
              <w:r w:rsidR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t>.sCaption.</w:t>
              </w:r>
            </w:ins>
            <w:del w:id="181" w:author="Учетная запись Майкрософт" w:date="2025-08-18T18:33:00Z"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Для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выбора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банков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сформировать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выпадающий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список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,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содержащий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уникальные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значения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банков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банковских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выписок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(</w:delText>
              </w:r>
              <w:r w:rsidR="00B57E59" w:rsidRPr="003252DE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>Pm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>_</w:delText>
              </w:r>
              <w:r w:rsidR="00B57E59" w:rsidRPr="003252DE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>ClientBankStatement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>.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>idBank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),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выбранных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за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заданный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 xml:space="preserve"> </w:delText>
              </w:r>
              <w:r w:rsidR="00B57E59" w:rsidDel="00933BB6">
                <w:rPr>
                  <w:rFonts w:asciiTheme="minorHAnsi" w:hAnsiTheme="minorHAnsi" w:cstheme="minorHAnsi"/>
                  <w:sz w:val="22"/>
                  <w:szCs w:val="22"/>
                </w:rPr>
                <w:delText>период</w:delText>
              </w:r>
              <w:r w:rsidR="00B57E59" w:rsidRPr="001C39E3" w:rsidDel="00933BB6">
                <w:rPr>
                  <w:rFonts w:asciiTheme="minorHAnsi" w:hAnsiTheme="minorHAnsi" w:cstheme="minorHAnsi"/>
                  <w:sz w:val="22"/>
                  <w:szCs w:val="22"/>
                  <w:lang w:val="en-US"/>
                </w:rPr>
                <w:delText>.</w:delText>
              </w:r>
              <w:r w:rsidR="0045183E" w:rsidRPr="00B57E59" w:rsidDel="00933BB6">
                <w:rPr>
                  <w:rStyle w:val="ad"/>
                  <w:rFonts w:asciiTheme="minorHAnsi" w:eastAsiaTheme="minorHAnsi" w:hAnsiTheme="minorHAnsi" w:cstheme="minorBidi"/>
                  <w:strike/>
                  <w:lang w:eastAsia="en-US"/>
                </w:rPr>
                <w:commentReference w:id="163"/>
              </w:r>
            </w:del>
          </w:p>
        </w:tc>
      </w:tr>
      <w:tr w:rsidR="00D91854" w:rsidRPr="00CF126D" w14:paraId="2DDAFA66" w14:textId="77777777" w:rsidTr="002E39DD">
        <w:tc>
          <w:tcPr>
            <w:tcW w:w="2087" w:type="dxa"/>
          </w:tcPr>
          <w:p w14:paraId="3952D3DB" w14:textId="77777777" w:rsidR="0037322F" w:rsidRPr="00D91854" w:rsidRDefault="00BA7FCF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lastRenderedPageBreak/>
              <w:t>Flt_sBankAccont</w:t>
            </w:r>
          </w:p>
        </w:tc>
        <w:tc>
          <w:tcPr>
            <w:tcW w:w="1581" w:type="dxa"/>
          </w:tcPr>
          <w:p w14:paraId="399645BC" w14:textId="77777777" w:rsidR="0037322F" w:rsidRPr="00D91854" w:rsidRDefault="0037322F" w:rsidP="00BB4EC5">
            <w:pPr>
              <w:spacing w:line="259" w:lineRule="auto"/>
              <w:contextualSpacing/>
              <w:rPr>
                <w:rFonts w:cstheme="minorHAnsi"/>
                <w:noProof/>
              </w:rPr>
            </w:pPr>
            <w:r w:rsidRPr="00D91854">
              <w:rPr>
                <w:rFonts w:cstheme="minorHAnsi"/>
                <w:noProof/>
              </w:rPr>
              <w:t>Расчетный счет</w:t>
            </w:r>
          </w:p>
        </w:tc>
        <w:tc>
          <w:tcPr>
            <w:tcW w:w="1294" w:type="dxa"/>
          </w:tcPr>
          <w:p w14:paraId="54FE1A95" w14:textId="77777777" w:rsidR="0037322F" w:rsidRPr="00D91854" w:rsidRDefault="00FF45B9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ftString</w:t>
            </w:r>
          </w:p>
        </w:tc>
        <w:tc>
          <w:tcPr>
            <w:tcW w:w="5342" w:type="dxa"/>
          </w:tcPr>
          <w:p w14:paraId="73BDFF86" w14:textId="05ECA075" w:rsidR="0048000D" w:rsidRDefault="00FE490D" w:rsidP="0048000D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Фильтр 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</w:rPr>
              <w:t>Расчетн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ого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</w:rPr>
              <w:t xml:space="preserve"> счет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а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</w:rPr>
              <w:t xml:space="preserve"> Организации. Ограничивает атрибут 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Pm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</w:rPr>
              <w:t>_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ClientBankStatement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sAccount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</w:rPr>
              <w:t xml:space="preserve">. Выбор </w:t>
            </w:r>
            <w:r w:rsidR="00520964" w:rsidRPr="00D91854">
              <w:rPr>
                <w:rFonts w:asciiTheme="minorHAnsi" w:hAnsiTheme="minorHAnsi" w:cstheme="minorHAnsi"/>
                <w:sz w:val="22"/>
                <w:szCs w:val="22"/>
              </w:rPr>
              <w:t xml:space="preserve">расчетного счет </w:t>
            </w:r>
            <w:r w:rsidR="0048000D">
              <w:rPr>
                <w:rFonts w:asciiTheme="minorHAnsi" w:hAnsiTheme="minorHAnsi" w:cstheme="minorHAnsi"/>
                <w:sz w:val="22"/>
                <w:szCs w:val="22"/>
              </w:rPr>
              <w:t>из списка с ограничением расчетными счетами</w:t>
            </w:r>
            <w:r w:rsidR="004947E6" w:rsidRPr="00D91854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0036BE" w:rsidRPr="00D91854">
              <w:rPr>
                <w:rFonts w:asciiTheme="minorHAnsi" w:hAnsiTheme="minorHAnsi" w:cstheme="minorHAnsi"/>
                <w:sz w:val="22"/>
                <w:szCs w:val="22"/>
              </w:rPr>
              <w:t>Организации (</w:t>
            </w:r>
            <w:r w:rsidR="000036BE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Flt</w:t>
            </w:r>
            <w:r w:rsidR="000036BE" w:rsidRPr="00D91854">
              <w:rPr>
                <w:rFonts w:asciiTheme="minorHAnsi" w:hAnsiTheme="minorHAnsi" w:cstheme="minorHAnsi"/>
                <w:sz w:val="22"/>
                <w:szCs w:val="22"/>
              </w:rPr>
              <w:t>_</w:t>
            </w:r>
            <w:r w:rsidR="000036BE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idDepOwner</w:t>
            </w:r>
            <w:r w:rsidR="0048000D">
              <w:rPr>
                <w:rFonts w:asciiTheme="minorHAnsi" w:hAnsiTheme="minorHAnsi" w:cstheme="minorHAnsi"/>
                <w:sz w:val="22"/>
                <w:szCs w:val="22"/>
              </w:rPr>
              <w:t>).</w:t>
            </w:r>
          </w:p>
          <w:p w14:paraId="43BE42BB" w14:textId="0E2437D9" w:rsidR="0048000D" w:rsidRPr="00BE42E8" w:rsidRDefault="002B31B2" w:rsidP="0048000D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Bs</w:t>
            </w:r>
            <w:r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_</w:t>
            </w:r>
            <w:r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BankAcc</w:t>
            </w:r>
            <w:r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.</w:t>
            </w:r>
            <w:r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sAccount</w:t>
            </w:r>
            <w:r w:rsidR="00B50B8A"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, </w:t>
            </w:r>
            <w:r w:rsidR="00B50B8A" w:rsidRPr="00D91854">
              <w:rPr>
                <w:rFonts w:asciiTheme="minorHAnsi" w:hAnsiTheme="minorHAnsi" w:cstheme="minorHAnsi"/>
                <w:sz w:val="22"/>
                <w:szCs w:val="22"/>
              </w:rPr>
              <w:t>где</w:t>
            </w:r>
            <w:r w:rsidR="00B50B8A"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</w:t>
            </w:r>
            <w:r w:rsidR="00B50B8A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Bs</w:t>
            </w:r>
            <w:r w:rsidR="00B50B8A"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_</w:t>
            </w:r>
            <w:r w:rsidR="00B50B8A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BankAcc</w:t>
            </w:r>
            <w:r w:rsidR="00B50B8A"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.</w:t>
            </w:r>
            <w:r w:rsidR="00B50B8A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gidSrc</w:t>
            </w:r>
            <w:r w:rsidR="00B50B8A"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=</w:t>
            </w:r>
            <w:r w:rsidR="00B50B8A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Bs</w:t>
            </w:r>
            <w:r w:rsidR="00B50B8A"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_</w:t>
            </w:r>
            <w:r w:rsidR="00B50B8A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Contras</w:t>
            </w:r>
            <w:r w:rsidR="00B50B8A"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.</w:t>
            </w:r>
            <w:r w:rsidR="00B50B8A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gid</w:t>
            </w:r>
            <w:r w:rsidR="00B50B8A" w:rsidRPr="007A7FC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, </w:t>
            </w:r>
            <w:r w:rsidR="0048000D" w:rsidRPr="00DB0BC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Bs</w:t>
            </w:r>
            <w:r w:rsidR="0048000D" w:rsidRPr="0048000D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_</w:t>
            </w:r>
            <w:r w:rsidR="0048000D" w:rsidRPr="00DB0BC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Contras</w:t>
            </w:r>
            <w:r w:rsidR="0048000D" w:rsidRPr="0048000D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.</w:t>
            </w:r>
            <w:r w:rsidR="0048000D" w:rsidRPr="00DB0BC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sCode</w:t>
            </w:r>
            <w:r w:rsidR="0048000D" w:rsidRPr="0048000D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=</w:t>
            </w:r>
            <w:r w:rsidR="0048000D" w:rsidRPr="00DB0BC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Bs</w:t>
            </w:r>
            <w:r w:rsidR="0048000D" w:rsidRPr="0048000D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_</w:t>
            </w:r>
            <w:r w:rsidR="0048000D" w:rsidRPr="00DB0BC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DepOwner</w:t>
            </w:r>
            <w:r w:rsidR="0048000D" w:rsidRPr="0048000D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.</w:t>
            </w:r>
            <w:r w:rsidR="0048000D" w:rsidRPr="00DB0BC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sCode</w:t>
            </w:r>
            <w:r w:rsidR="00BE42E8" w:rsidRPr="00BE42E8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,</w:t>
            </w:r>
          </w:p>
          <w:p w14:paraId="4EC6709C" w14:textId="42265729" w:rsidR="0037322F" w:rsidRPr="00D91854" w:rsidRDefault="0048000D" w:rsidP="0048000D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b/>
                <w:sz w:val="22"/>
                <w:szCs w:val="22"/>
                <w:lang w:val="en-US"/>
              </w:rPr>
            </w:pPr>
            <w:r w:rsidRPr="00DB0BC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Bs_DepOwner.id= Flt_idDepOwner.</w:t>
            </w:r>
          </w:p>
        </w:tc>
      </w:tr>
      <w:tr w:rsidR="00D91854" w:rsidRPr="00034C45" w14:paraId="31F8AC86" w14:textId="77777777" w:rsidTr="002E39DD">
        <w:tc>
          <w:tcPr>
            <w:tcW w:w="2087" w:type="dxa"/>
          </w:tcPr>
          <w:p w14:paraId="44C4D9D8" w14:textId="77777777" w:rsidR="004947E6" w:rsidRPr="00D91854" w:rsidRDefault="00E82983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Flt_idState</w:t>
            </w:r>
          </w:p>
        </w:tc>
        <w:tc>
          <w:tcPr>
            <w:tcW w:w="1581" w:type="dxa"/>
          </w:tcPr>
          <w:p w14:paraId="4EE6158D" w14:textId="77777777" w:rsidR="004947E6" w:rsidRPr="00D91854" w:rsidRDefault="004947E6" w:rsidP="00BB4EC5">
            <w:pPr>
              <w:spacing w:line="259" w:lineRule="auto"/>
              <w:contextualSpacing/>
              <w:rPr>
                <w:rFonts w:cstheme="minorHAnsi"/>
                <w:noProof/>
              </w:rPr>
            </w:pPr>
            <w:r w:rsidRPr="00D91854">
              <w:rPr>
                <w:rFonts w:cstheme="minorHAnsi"/>
                <w:noProof/>
              </w:rPr>
              <w:t>Состояние</w:t>
            </w:r>
          </w:p>
        </w:tc>
        <w:tc>
          <w:tcPr>
            <w:tcW w:w="1294" w:type="dxa"/>
          </w:tcPr>
          <w:p w14:paraId="6BD59325" w14:textId="77777777" w:rsidR="004947E6" w:rsidRPr="00D91854" w:rsidRDefault="00435A78" w:rsidP="00BB4EC5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ftLargeint</w:t>
            </w:r>
          </w:p>
        </w:tc>
        <w:tc>
          <w:tcPr>
            <w:tcW w:w="5342" w:type="dxa"/>
          </w:tcPr>
          <w:p w14:paraId="20A16DEC" w14:textId="77777777" w:rsidR="00266E99" w:rsidRDefault="00FE490D" w:rsidP="00BE42E8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Фильтр состояния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</w:rPr>
              <w:t xml:space="preserve"> банковской выписки. Ограничивает атрибут 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Pm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</w:rPr>
              <w:t>_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ClientBankStatement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idState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</w:rPr>
              <w:t xml:space="preserve">. Выбор состояния из списка 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Btk</w:t>
            </w:r>
            <w:r w:rsidR="00435A78" w:rsidRPr="00034C45">
              <w:rPr>
                <w:rFonts w:asciiTheme="minorHAnsi" w:hAnsiTheme="minorHAnsi" w:cstheme="minorHAnsi"/>
                <w:sz w:val="22"/>
                <w:szCs w:val="22"/>
              </w:rPr>
              <w:t>_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ClassState</w:t>
            </w:r>
            <w:r w:rsidR="00435A78" w:rsidRPr="00034C45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idState</w:t>
            </w:r>
            <w:r w:rsidR="00435A78" w:rsidRPr="00034C45">
              <w:rPr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435A78" w:rsidRPr="00D91854">
              <w:rPr>
                <w:rFonts w:asciiTheme="minorHAnsi" w:hAnsiTheme="minorHAnsi" w:cstheme="minorHAnsi"/>
                <w:sz w:val="22"/>
                <w:szCs w:val="22"/>
              </w:rPr>
              <w:t>где</w:t>
            </w:r>
            <w:r w:rsidR="00435A78" w:rsidRPr="00034C45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D91854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Btk</w:t>
            </w:r>
            <w:r w:rsidR="00D91854" w:rsidRPr="00034C45">
              <w:rPr>
                <w:rFonts w:asciiTheme="minorHAnsi" w:hAnsiTheme="minorHAnsi" w:cstheme="minorHAnsi"/>
                <w:sz w:val="22"/>
                <w:szCs w:val="22"/>
              </w:rPr>
              <w:t>_</w:t>
            </w:r>
            <w:r w:rsidR="00D91854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ClassState</w:t>
            </w:r>
            <w:r w:rsidR="00D91854" w:rsidRPr="00034C45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 w:rsidR="00D91854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idMasterClass</w:t>
            </w:r>
            <w:r w:rsidR="00D91854" w:rsidRPr="00034C45">
              <w:rPr>
                <w:rFonts w:asciiTheme="minorHAnsi" w:hAnsiTheme="minorHAnsi" w:cstheme="minorHAnsi"/>
                <w:sz w:val="22"/>
                <w:szCs w:val="22"/>
              </w:rPr>
              <w:t>=</w:t>
            </w:r>
            <w:r w:rsidR="00D91854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Pm</w:t>
            </w:r>
            <w:r w:rsidR="00D91854" w:rsidRPr="00034C45">
              <w:rPr>
                <w:rFonts w:asciiTheme="minorHAnsi" w:hAnsiTheme="minorHAnsi" w:cstheme="minorHAnsi"/>
                <w:sz w:val="22"/>
                <w:szCs w:val="22"/>
              </w:rPr>
              <w:t>_</w:t>
            </w:r>
            <w:r w:rsidR="00D91854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ClientBankStatement</w:t>
            </w:r>
            <w:r w:rsidR="00D91854" w:rsidRPr="00034C45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 w:rsidR="00D91854" w:rsidRPr="00D9185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id</w:t>
            </w:r>
            <w:r w:rsidR="00D91854" w:rsidRPr="00034C45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3EE3B8CC" w14:textId="315A6B86" w:rsidR="00266E99" w:rsidRPr="00205EF5" w:rsidRDefault="00266E99" w:rsidP="00266E99">
            <w:pPr>
              <w:pStyle w:val="ae"/>
              <w:rPr>
                <w:rFonts w:eastAsia="Times New Roman" w:cstheme="minorHAnsi"/>
                <w:sz w:val="22"/>
                <w:szCs w:val="22"/>
                <w:lang w:eastAsia="ru-RU"/>
              </w:rPr>
            </w:pPr>
            <w:r w:rsidRPr="00205EF5">
              <w:rPr>
                <w:rFonts w:eastAsia="Times New Roman" w:cstheme="minorHAnsi"/>
                <w:sz w:val="22"/>
                <w:szCs w:val="22"/>
                <w:lang w:eastAsia="ru-RU"/>
              </w:rPr>
              <w:t>Фильтр состояний должен быть маркерами. Должна быть возможность установить фильтр по нескольким состояниям.</w:t>
            </w:r>
          </w:p>
          <w:p w14:paraId="7B7AD2DF" w14:textId="6C02B4EC" w:rsidR="004947E6" w:rsidRPr="00034C45" w:rsidRDefault="004947E6" w:rsidP="00BE42E8">
            <w:pPr>
              <w:pStyle w:val="a8"/>
              <w:spacing w:before="0" w:beforeAutospacing="0" w:after="0" w:afterAutospacing="0" w:line="259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2BFF5FBB" w14:textId="0B5EB7FC" w:rsidR="00EF5B86" w:rsidRDefault="00803C99" w:rsidP="00BB4EC5">
      <w:pPr>
        <w:pStyle w:val="a8"/>
        <w:spacing w:before="0" w:beforeAutospacing="0" w:after="0" w:afterAutospacing="0" w:line="259" w:lineRule="auto"/>
        <w:ind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803C99">
        <w:rPr>
          <w:rFonts w:asciiTheme="minorHAnsi" w:hAnsiTheme="minorHAnsi" w:cstheme="minorHAnsi"/>
          <w:sz w:val="22"/>
          <w:szCs w:val="22"/>
          <w:u w:val="single"/>
        </w:rPr>
        <w:t>Примечание</w:t>
      </w:r>
      <w:r w:rsidR="003252DE" w:rsidRPr="00803C99">
        <w:rPr>
          <w:rFonts w:asciiTheme="minorHAnsi" w:hAnsiTheme="minorHAnsi" w:cstheme="minorHAnsi"/>
          <w:sz w:val="22"/>
          <w:szCs w:val="22"/>
          <w:u w:val="single"/>
        </w:rPr>
        <w:t>.</w:t>
      </w:r>
      <w:r w:rsidR="003252DE">
        <w:rPr>
          <w:rFonts w:asciiTheme="minorHAnsi" w:hAnsiTheme="minorHAnsi" w:cstheme="minorHAnsi"/>
          <w:sz w:val="22"/>
          <w:szCs w:val="22"/>
        </w:rPr>
        <w:t xml:space="preserve"> В интерфейс</w:t>
      </w:r>
      <w:r w:rsidR="00034C45">
        <w:rPr>
          <w:rFonts w:asciiTheme="minorHAnsi" w:hAnsiTheme="minorHAnsi" w:cstheme="minorHAnsi"/>
          <w:sz w:val="22"/>
          <w:szCs w:val="22"/>
        </w:rPr>
        <w:t xml:space="preserve"> на панель фильтрации</w:t>
      </w:r>
      <w:r w:rsidR="003252DE">
        <w:rPr>
          <w:rFonts w:asciiTheme="minorHAnsi" w:hAnsiTheme="minorHAnsi" w:cstheme="minorHAnsi"/>
          <w:sz w:val="22"/>
          <w:szCs w:val="22"/>
        </w:rPr>
        <w:t xml:space="preserve"> выводятся наименования </w:t>
      </w:r>
      <w:r w:rsidR="00667A91">
        <w:rPr>
          <w:rFonts w:asciiTheme="minorHAnsi" w:hAnsiTheme="minorHAnsi" w:cstheme="minorHAnsi"/>
          <w:sz w:val="22"/>
          <w:szCs w:val="22"/>
        </w:rPr>
        <w:t>параметров</w:t>
      </w:r>
      <w:r w:rsidR="003252DE">
        <w:rPr>
          <w:rFonts w:asciiTheme="minorHAnsi" w:hAnsiTheme="minorHAnsi" w:cstheme="minorHAnsi"/>
          <w:sz w:val="22"/>
          <w:szCs w:val="22"/>
        </w:rPr>
        <w:t xml:space="preserve"> фильтрации </w:t>
      </w:r>
      <w:r w:rsidR="00435784" w:rsidRPr="00435784">
        <w:rPr>
          <w:rFonts w:asciiTheme="minorHAnsi" w:hAnsiTheme="minorHAnsi" w:cstheme="minorHAnsi"/>
          <w:sz w:val="22"/>
          <w:szCs w:val="22"/>
        </w:rPr>
        <w:t>(</w:t>
      </w:r>
      <w:r w:rsidR="00435784">
        <w:rPr>
          <w:rFonts w:asciiTheme="minorHAnsi" w:hAnsiTheme="minorHAnsi" w:cstheme="minorHAnsi"/>
          <w:sz w:val="22"/>
          <w:szCs w:val="22"/>
        </w:rPr>
        <w:t>хедлайны</w:t>
      </w:r>
      <w:r w:rsidR="00034C45">
        <w:rPr>
          <w:rFonts w:asciiTheme="minorHAnsi" w:hAnsiTheme="minorHAnsi" w:cstheme="minorHAnsi"/>
          <w:sz w:val="22"/>
          <w:szCs w:val="22"/>
        </w:rPr>
        <w:t xml:space="preserve"> для </w:t>
      </w:r>
      <w:r w:rsidR="00034C45">
        <w:rPr>
          <w:rFonts w:asciiTheme="minorHAnsi" w:hAnsiTheme="minorHAnsi" w:cstheme="minorHAnsi"/>
          <w:sz w:val="22"/>
          <w:szCs w:val="22"/>
          <w:lang w:val="en-US"/>
        </w:rPr>
        <w:t>id</w:t>
      </w:r>
      <w:r w:rsidR="00435784" w:rsidRPr="00435784">
        <w:rPr>
          <w:rFonts w:asciiTheme="minorHAnsi" w:hAnsiTheme="minorHAnsi" w:cstheme="minorHAnsi"/>
          <w:sz w:val="22"/>
          <w:szCs w:val="22"/>
        </w:rPr>
        <w:t>)</w:t>
      </w:r>
      <w:r w:rsidR="003252DE">
        <w:rPr>
          <w:rFonts w:asciiTheme="minorHAnsi" w:hAnsiTheme="minorHAnsi" w:cstheme="minorHAnsi"/>
          <w:sz w:val="22"/>
          <w:szCs w:val="22"/>
        </w:rPr>
        <w:t xml:space="preserve">, а при </w:t>
      </w:r>
      <w:r w:rsidR="00212004">
        <w:rPr>
          <w:rFonts w:asciiTheme="minorHAnsi" w:hAnsiTheme="minorHAnsi" w:cstheme="minorHAnsi"/>
          <w:sz w:val="22"/>
          <w:szCs w:val="22"/>
        </w:rPr>
        <w:t>выборке</w:t>
      </w:r>
      <w:r w:rsidR="00D92150">
        <w:rPr>
          <w:rFonts w:asciiTheme="minorHAnsi" w:hAnsiTheme="minorHAnsi" w:cstheme="minorHAnsi"/>
          <w:sz w:val="22"/>
          <w:szCs w:val="22"/>
        </w:rPr>
        <w:t xml:space="preserve"> и ограничении</w:t>
      </w:r>
      <w:r w:rsidR="003252DE">
        <w:rPr>
          <w:rFonts w:asciiTheme="minorHAnsi" w:hAnsiTheme="minorHAnsi" w:cstheme="minorHAnsi"/>
          <w:sz w:val="22"/>
          <w:szCs w:val="22"/>
        </w:rPr>
        <w:t xml:space="preserve"> используются идентификаторы.</w:t>
      </w:r>
    </w:p>
    <w:p w14:paraId="07EC1300" w14:textId="77777777" w:rsidR="001A199D" w:rsidRDefault="008775A9" w:rsidP="00BB4EC5">
      <w:pPr>
        <w:pStyle w:val="a8"/>
        <w:spacing w:before="0" w:beforeAutospacing="0" w:after="0" w:afterAutospacing="0" w:line="259" w:lineRule="auto"/>
        <w:ind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На панели фильтрации </w:t>
      </w:r>
      <w:r w:rsidR="00131120">
        <w:rPr>
          <w:rFonts w:asciiTheme="minorHAnsi" w:hAnsiTheme="minorHAnsi" w:cstheme="minorHAnsi"/>
          <w:sz w:val="22"/>
          <w:szCs w:val="22"/>
        </w:rPr>
        <w:t>расположить кнопку «Выбрать период» после поля «</w:t>
      </w:r>
      <w:r w:rsidR="00131120" w:rsidRPr="003252DE">
        <w:rPr>
          <w:rFonts w:asciiTheme="minorHAnsi" w:hAnsiTheme="minorHAnsi" w:cstheme="minorHAnsi"/>
          <w:iCs/>
          <w:sz w:val="22"/>
          <w:szCs w:val="22"/>
          <w:lang w:val="en-US"/>
        </w:rPr>
        <w:t>Flt</w:t>
      </w:r>
      <w:r w:rsidR="00131120" w:rsidRPr="00131120">
        <w:rPr>
          <w:rFonts w:asciiTheme="minorHAnsi" w:hAnsiTheme="minorHAnsi" w:cstheme="minorHAnsi"/>
          <w:iCs/>
          <w:sz w:val="22"/>
          <w:szCs w:val="22"/>
        </w:rPr>
        <w:t>_</w:t>
      </w:r>
      <w:r w:rsidR="00131120" w:rsidRPr="003252DE">
        <w:rPr>
          <w:rFonts w:asciiTheme="minorHAnsi" w:hAnsiTheme="minorHAnsi" w:cstheme="minorHAnsi"/>
          <w:iCs/>
          <w:sz w:val="22"/>
          <w:szCs w:val="22"/>
          <w:lang w:val="en-US"/>
        </w:rPr>
        <w:t>dStatement</w:t>
      </w:r>
      <w:r w:rsidR="00131120" w:rsidRPr="003252DE">
        <w:rPr>
          <w:rFonts w:asciiTheme="minorHAnsi" w:hAnsiTheme="minorHAnsi" w:cstheme="minorHAnsi"/>
          <w:iCs/>
          <w:sz w:val="22"/>
          <w:szCs w:val="22"/>
        </w:rPr>
        <w:t>_</w:t>
      </w:r>
      <w:r w:rsidR="00131120" w:rsidRPr="003252DE">
        <w:rPr>
          <w:rFonts w:asciiTheme="minorHAnsi" w:hAnsiTheme="minorHAnsi" w:cstheme="minorHAnsi"/>
          <w:iCs/>
          <w:sz w:val="22"/>
          <w:szCs w:val="22"/>
          <w:lang w:val="en-US"/>
        </w:rPr>
        <w:t>to</w:t>
      </w:r>
      <w:r w:rsidR="001A199D">
        <w:rPr>
          <w:rFonts w:asciiTheme="minorHAnsi" w:hAnsiTheme="minorHAnsi" w:cstheme="minorHAnsi"/>
          <w:sz w:val="22"/>
          <w:szCs w:val="22"/>
        </w:rPr>
        <w:t xml:space="preserve">»: </w:t>
      </w:r>
      <w:r w:rsidR="00131120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16F82AF" w14:textId="77777777" w:rsidR="001A199D" w:rsidRDefault="001A199D" w:rsidP="00BB4EC5">
      <w:pPr>
        <w:pStyle w:val="a8"/>
        <w:spacing w:before="0" w:beforeAutospacing="0" w:after="0" w:afterAutospacing="0" w:line="259" w:lineRule="auto"/>
        <w:ind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327573C" wp14:editId="474A88D1">
            <wp:extent cx="2830455" cy="28467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264" cy="3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549C" w14:textId="7DF5355C" w:rsidR="008775A9" w:rsidRDefault="001A199D" w:rsidP="00BB4EC5">
      <w:pPr>
        <w:pStyle w:val="a8"/>
        <w:spacing w:before="0" w:beforeAutospacing="0" w:after="0" w:afterAutospacing="0" w:line="259" w:lineRule="auto"/>
        <w:ind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Аналогичная ф</w:t>
      </w:r>
      <w:r w:rsidR="00F649CC">
        <w:rPr>
          <w:rFonts w:asciiTheme="minorHAnsi" w:hAnsiTheme="minorHAnsi" w:cstheme="minorHAnsi"/>
          <w:sz w:val="22"/>
          <w:szCs w:val="22"/>
        </w:rPr>
        <w:t>ункция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sz w:val="22"/>
          <w:szCs w:val="22"/>
        </w:rPr>
        <w:t>реализована )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в главном меню приложения «Управление денежными средствами» (</w:t>
      </w:r>
      <w:r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F649CC">
        <w:rPr>
          <w:rFonts w:asciiTheme="minorHAnsi" w:hAnsiTheme="minorHAnsi" w:cstheme="minorHAnsi"/>
          <w:sz w:val="22"/>
          <w:szCs w:val="22"/>
        </w:rPr>
        <w:t>_</w:t>
      </w:r>
      <w:r>
        <w:rPr>
          <w:rFonts w:asciiTheme="minorHAnsi" w:hAnsiTheme="minorHAnsi" w:cstheme="minorHAnsi"/>
          <w:sz w:val="22"/>
          <w:szCs w:val="22"/>
          <w:lang w:val="en-US"/>
        </w:rPr>
        <w:t>MainMenuOverrideAvi</w:t>
      </w:r>
      <w:r>
        <w:rPr>
          <w:rFonts w:asciiTheme="minorHAnsi" w:hAnsiTheme="minorHAnsi" w:cstheme="minorHAnsi"/>
          <w:sz w:val="22"/>
          <w:szCs w:val="22"/>
        </w:rPr>
        <w:t>) , кнопка</w:t>
      </w:r>
      <w:r w:rsidR="00F649CC">
        <w:rPr>
          <w:rFonts w:asciiTheme="minorHAnsi" w:hAnsiTheme="minorHAnsi" w:cstheme="minorHAnsi"/>
          <w:sz w:val="22"/>
          <w:szCs w:val="22"/>
        </w:rPr>
        <w:t xml:space="preserve"> (</w:t>
      </w:r>
      <w:r w:rsidR="00F649CC">
        <w:rPr>
          <w:rFonts w:asciiTheme="minorHAnsi" w:hAnsiTheme="minorHAnsi" w:cstheme="minorHAnsi"/>
          <w:sz w:val="22"/>
          <w:szCs w:val="22"/>
          <w:lang w:val="en-US"/>
        </w:rPr>
        <w:t>nChoosePeriod</w:t>
      </w:r>
      <w:commentRangeStart w:id="182"/>
      <w:commentRangeStart w:id="183"/>
      <w:r w:rsidR="00F649CC">
        <w:rPr>
          <w:rFonts w:asciiTheme="minorHAnsi" w:hAnsiTheme="minorHAnsi" w:cstheme="minorHAnsi"/>
          <w:sz w:val="22"/>
          <w:szCs w:val="22"/>
          <w:lang w:val="en-US"/>
        </w:rPr>
        <w:t>Btn</w:t>
      </w:r>
      <w:commentRangeEnd w:id="182"/>
      <w:r w:rsidR="00F92787">
        <w:rPr>
          <w:rStyle w:val="ad"/>
          <w:rFonts w:asciiTheme="minorHAnsi" w:eastAsiaTheme="minorHAnsi" w:hAnsiTheme="minorHAnsi" w:cstheme="minorBidi"/>
          <w:lang w:eastAsia="en-US"/>
        </w:rPr>
        <w:commentReference w:id="182"/>
      </w:r>
      <w:commentRangeEnd w:id="183"/>
      <w:r>
        <w:rPr>
          <w:rFonts w:asciiTheme="minorHAnsi" w:hAnsiTheme="minorHAnsi" w:cstheme="minorHAnsi"/>
          <w:sz w:val="22"/>
          <w:szCs w:val="22"/>
        </w:rPr>
        <w:t>)</w:t>
      </w:r>
      <w:r w:rsidR="006F1BB6">
        <w:rPr>
          <w:rStyle w:val="ad"/>
          <w:rFonts w:asciiTheme="minorHAnsi" w:eastAsiaTheme="minorHAnsi" w:hAnsiTheme="minorHAnsi" w:cstheme="minorBidi"/>
          <w:lang w:eastAsia="en-US"/>
        </w:rPr>
        <w:commentReference w:id="183"/>
      </w:r>
      <w:r>
        <w:rPr>
          <w:rFonts w:asciiTheme="minorHAnsi" w:hAnsiTheme="minorHAnsi" w:cstheme="minorHAnsi"/>
          <w:sz w:val="22"/>
          <w:szCs w:val="22"/>
        </w:rPr>
        <w:t>:</w:t>
      </w:r>
    </w:p>
    <w:p w14:paraId="531B40F9" w14:textId="7EC68333" w:rsidR="001A199D" w:rsidRPr="001A199D" w:rsidRDefault="001A199D" w:rsidP="00BB4EC5">
      <w:pPr>
        <w:pStyle w:val="a8"/>
        <w:spacing w:before="0" w:beforeAutospacing="0" w:after="0" w:afterAutospacing="0" w:line="259" w:lineRule="auto"/>
        <w:ind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Пример реализации функции (</w:t>
      </w:r>
      <w:r>
        <w:rPr>
          <w:rFonts w:asciiTheme="minorHAnsi" w:hAnsiTheme="minorHAnsi" w:cstheme="minorHAnsi"/>
          <w:sz w:val="22"/>
          <w:szCs w:val="22"/>
          <w:lang w:val="en-US"/>
        </w:rPr>
        <w:t>nChoosePeriodBtn</w:t>
      </w:r>
      <w:r>
        <w:rPr>
          <w:rFonts w:asciiTheme="minorHAnsi" w:hAnsiTheme="minorHAnsi" w:cstheme="minorHAnsi"/>
          <w:sz w:val="22"/>
          <w:szCs w:val="22"/>
        </w:rPr>
        <w:t>):</w:t>
      </w:r>
    </w:p>
    <w:p w14:paraId="496F6DA8" w14:textId="71D6844A" w:rsidR="001A199D" w:rsidRDefault="001A199D" w:rsidP="00BB4EC5">
      <w:pPr>
        <w:pStyle w:val="a8"/>
        <w:spacing w:before="0" w:beforeAutospacing="0" w:after="0" w:afterAutospacing="0" w:line="259" w:lineRule="auto"/>
        <w:ind w:firstLine="284"/>
        <w:contextualSpacing/>
        <w:rPr>
          <w:ins w:id="184" w:author="Учетная запись Майкрософт" w:date="2025-08-18T18:19:00Z"/>
          <w:rFonts w:asciiTheme="minorHAnsi" w:hAnsiTheme="minorHAnsi" w:cstheme="minorHAnsi"/>
          <w:sz w:val="22"/>
          <w:szCs w:val="22"/>
        </w:rPr>
      </w:pPr>
      <w:r w:rsidRPr="001A199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D9DEFA9" wp14:editId="1BE99CE3">
            <wp:extent cx="6210300" cy="18783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3A9B" w14:textId="77777777" w:rsidR="00AE3D9C" w:rsidRDefault="00AE3D9C" w:rsidP="00BB4EC5">
      <w:pPr>
        <w:pStyle w:val="a8"/>
        <w:spacing w:before="0" w:beforeAutospacing="0" w:after="0" w:afterAutospacing="0" w:line="259" w:lineRule="auto"/>
        <w:ind w:firstLine="284"/>
        <w:contextualSpacing/>
        <w:rPr>
          <w:ins w:id="185" w:author="Учетная запись Майкрософт" w:date="2025-08-18T18:19:00Z"/>
          <w:rFonts w:asciiTheme="minorHAnsi" w:hAnsiTheme="minorHAnsi" w:cstheme="minorHAnsi"/>
          <w:sz w:val="22"/>
          <w:szCs w:val="22"/>
        </w:rPr>
      </w:pPr>
    </w:p>
    <w:p w14:paraId="0F7745EC" w14:textId="44A983D7" w:rsidR="00AE3D9C" w:rsidRDefault="00AE3D9C" w:rsidP="00BB4EC5">
      <w:pPr>
        <w:pStyle w:val="a8"/>
        <w:spacing w:before="0" w:beforeAutospacing="0" w:after="0" w:afterAutospacing="0" w:line="259" w:lineRule="auto"/>
        <w:ind w:firstLine="284"/>
        <w:contextualSpacing/>
        <w:rPr>
          <w:ins w:id="186" w:author="Учетная запись Майкрософт" w:date="2025-08-18T18:19:00Z"/>
          <w:rFonts w:asciiTheme="minorHAnsi" w:hAnsiTheme="minorHAnsi" w:cstheme="minorHAnsi"/>
          <w:sz w:val="22"/>
          <w:szCs w:val="22"/>
        </w:rPr>
      </w:pPr>
      <w:ins w:id="187" w:author="Учетная запись Майкрософт" w:date="2025-08-18T18:19:00Z">
        <w:r>
          <w:rPr>
            <w:rFonts w:asciiTheme="minorHAnsi" w:hAnsiTheme="minorHAnsi" w:cstheme="minorHAnsi"/>
            <w:sz w:val="22"/>
            <w:szCs w:val="22"/>
          </w:rPr>
          <w:t>В интерфейс на панель фильтрации вывести группбокс «Режим формирования»</w:t>
        </w:r>
      </w:ins>
    </w:p>
    <w:p w14:paraId="3633AD5E" w14:textId="06B30382" w:rsidR="00AE3D9C" w:rsidRPr="00F649CC" w:rsidRDefault="00AE3D9C" w:rsidP="00BB4EC5">
      <w:pPr>
        <w:pStyle w:val="a8"/>
        <w:spacing w:before="0" w:beforeAutospacing="0" w:after="0" w:afterAutospacing="0" w:line="259" w:lineRule="auto"/>
        <w:ind w:firstLine="284"/>
        <w:contextualSpacing/>
        <w:rPr>
          <w:rFonts w:asciiTheme="minorHAnsi" w:hAnsiTheme="minorHAnsi" w:cstheme="minorHAnsi"/>
          <w:sz w:val="22"/>
          <w:szCs w:val="22"/>
        </w:rPr>
      </w:pPr>
      <w:ins w:id="188" w:author="Учетная запись Майкрософт" w:date="2025-08-18T18:19:00Z">
        <w:r>
          <w:rPr>
            <w:rFonts w:asciiTheme="minorHAnsi" w:hAnsiTheme="minorHAnsi" w:cstheme="minorHAnsi"/>
            <w:noProof/>
            <w:sz w:val="22"/>
            <w:szCs w:val="22"/>
            <w:rPrChange w:id="189" w:author="Unknown">
              <w:rPr>
                <w:noProof/>
              </w:rPr>
            </w:rPrChange>
          </w:rPr>
          <w:lastRenderedPageBreak/>
          <w:drawing>
            <wp:inline distT="0" distB="0" distL="0" distR="0" wp14:anchorId="30E87487" wp14:editId="27A882EA">
              <wp:extent cx="2428875" cy="428625"/>
              <wp:effectExtent l="0" t="0" r="9525" b="9525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28875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DA2D00A" w14:textId="77777777" w:rsidR="001E7676" w:rsidRDefault="001E7676" w:rsidP="00F23195">
      <w:pPr>
        <w:pStyle w:val="a6"/>
        <w:spacing w:after="0"/>
        <w:ind w:left="0" w:firstLine="284"/>
        <w:rPr>
          <w:rFonts w:cstheme="minorHAnsi"/>
        </w:rPr>
      </w:pPr>
    </w:p>
    <w:p w14:paraId="4FC93C44" w14:textId="496C9CE0" w:rsidR="000102C7" w:rsidRDefault="00282E9A" w:rsidP="004E2D88">
      <w:pPr>
        <w:pStyle w:val="a6"/>
        <w:numPr>
          <w:ilvl w:val="0"/>
          <w:numId w:val="1"/>
        </w:numPr>
        <w:spacing w:after="0"/>
        <w:ind w:left="0" w:firstLine="284"/>
        <w:jc w:val="both"/>
        <w:rPr>
          <w:ins w:id="190" w:author="Учетная запись Майкрософт" w:date="2025-08-18T18:04:00Z"/>
          <w:rFonts w:cstheme="minorHAnsi"/>
        </w:rPr>
      </w:pPr>
      <w:r w:rsidRPr="00501A5F">
        <w:rPr>
          <w:rFonts w:cstheme="minorHAnsi"/>
          <w:u w:val="single"/>
        </w:rPr>
        <w:t>Список банковских выписок</w:t>
      </w:r>
      <w:del w:id="191" w:author="Учетная запись Майкрософт" w:date="2025-08-18T18:08:00Z">
        <w:r w:rsidR="00501A5F" w:rsidDel="004E2D88">
          <w:rPr>
            <w:rFonts w:cstheme="minorHAnsi"/>
          </w:rPr>
          <w:delText xml:space="preserve"> </w:delText>
        </w:r>
      </w:del>
      <w:r w:rsidR="00DA42B8">
        <w:rPr>
          <w:rFonts w:cstheme="minorHAnsi"/>
        </w:rPr>
        <w:t xml:space="preserve">, сформированный при выборе пункта </w:t>
      </w:r>
      <w:proofErr w:type="gramStart"/>
      <w:r w:rsidR="00DA42B8">
        <w:rPr>
          <w:rFonts w:cstheme="minorHAnsi"/>
        </w:rPr>
        <w:t xml:space="preserve">меню </w:t>
      </w:r>
      <w:r w:rsidR="00DA42B8">
        <w:t xml:space="preserve"> «</w:t>
      </w:r>
      <w:proofErr w:type="gramEnd"/>
      <w:r w:rsidR="00DA42B8">
        <w:t xml:space="preserve">Обработка банковской выписки ОТП ФУ», </w:t>
      </w:r>
      <w:commentRangeStart w:id="192"/>
      <w:commentRangeStart w:id="193"/>
      <w:r w:rsidR="00501A5F">
        <w:rPr>
          <w:rFonts w:cstheme="minorHAnsi"/>
        </w:rPr>
        <w:t>содержит</w:t>
      </w:r>
      <w:commentRangeEnd w:id="192"/>
      <w:r w:rsidR="00950988">
        <w:rPr>
          <w:rStyle w:val="ad"/>
        </w:rPr>
        <w:commentReference w:id="192"/>
      </w:r>
      <w:commentRangeEnd w:id="193"/>
      <w:r w:rsidR="006F1BB6">
        <w:rPr>
          <w:rStyle w:val="ad"/>
        </w:rPr>
        <w:commentReference w:id="193"/>
      </w:r>
      <w:r w:rsidR="00501A5F">
        <w:rPr>
          <w:rFonts w:cstheme="minorHAnsi"/>
        </w:rPr>
        <w:t xml:space="preserve"> </w:t>
      </w:r>
      <w:r w:rsidR="00760E57">
        <w:rPr>
          <w:rFonts w:cstheme="minorHAnsi"/>
        </w:rPr>
        <w:t xml:space="preserve">список </w:t>
      </w:r>
      <w:r w:rsidR="002737CA">
        <w:rPr>
          <w:rFonts w:cstheme="minorHAnsi"/>
        </w:rPr>
        <w:t>банковских выписок из класса</w:t>
      </w:r>
      <w:r w:rsidR="00501A5F">
        <w:rPr>
          <w:rFonts w:cstheme="minorHAnsi"/>
        </w:rPr>
        <w:t xml:space="preserve"> </w:t>
      </w:r>
      <w:r w:rsidR="00501A5F" w:rsidRPr="00D91854">
        <w:rPr>
          <w:rFonts w:cstheme="minorHAnsi"/>
          <w:lang w:val="en-US"/>
        </w:rPr>
        <w:t>Pm</w:t>
      </w:r>
      <w:r w:rsidR="00501A5F" w:rsidRPr="00501A5F">
        <w:rPr>
          <w:rFonts w:cstheme="minorHAnsi"/>
        </w:rPr>
        <w:t>_</w:t>
      </w:r>
      <w:r w:rsidR="00501A5F" w:rsidRPr="00D91854">
        <w:rPr>
          <w:rFonts w:cstheme="minorHAnsi"/>
          <w:lang w:val="en-US"/>
        </w:rPr>
        <w:t>ClientBankStatement</w:t>
      </w:r>
      <w:r w:rsidR="00501A5F">
        <w:rPr>
          <w:rFonts w:cstheme="minorHAnsi"/>
        </w:rPr>
        <w:t xml:space="preserve">, </w:t>
      </w:r>
      <w:ins w:id="194" w:author="Учетная запись Майкрософт" w:date="2025-08-18T18:05:00Z">
        <w:r w:rsidR="000102C7">
          <w:rPr>
            <w:rFonts w:cstheme="minorHAnsi"/>
          </w:rPr>
          <w:t xml:space="preserve">сформированный </w:t>
        </w:r>
      </w:ins>
      <w:del w:id="195" w:author="Учетная запись Майкрософт" w:date="2025-08-18T18:06:00Z">
        <w:r w:rsidR="00501A5F" w:rsidDel="000102C7">
          <w:rPr>
            <w:rFonts w:cstheme="minorHAnsi"/>
          </w:rPr>
          <w:delText>отсортированных по Дате регистрации(</w:delText>
        </w:r>
        <w:r w:rsidR="00501A5F" w:rsidDel="000102C7">
          <w:rPr>
            <w:rFonts w:cstheme="minorHAnsi"/>
            <w:lang w:val="en-US"/>
          </w:rPr>
          <w:delText>dReg</w:delText>
        </w:r>
        <w:r w:rsidR="00501A5F" w:rsidDel="000102C7">
          <w:rPr>
            <w:rFonts w:cstheme="minorHAnsi"/>
          </w:rPr>
          <w:delText>)</w:delText>
        </w:r>
        <w:r w:rsidR="00501A5F" w:rsidRPr="00501A5F" w:rsidDel="000102C7">
          <w:rPr>
            <w:rFonts w:cstheme="minorHAnsi"/>
          </w:rPr>
          <w:delText xml:space="preserve"> </w:delText>
        </w:r>
        <w:r w:rsidR="00501A5F" w:rsidDel="000102C7">
          <w:rPr>
            <w:rFonts w:cstheme="minorHAnsi"/>
          </w:rPr>
          <w:delText>по убыванию</w:delText>
        </w:r>
        <w:r w:rsidR="00052564" w:rsidDel="000102C7">
          <w:rPr>
            <w:rFonts w:cstheme="minorHAnsi"/>
          </w:rPr>
          <w:delText xml:space="preserve"> и </w:delText>
        </w:r>
        <w:commentRangeStart w:id="196"/>
        <w:commentRangeStart w:id="197"/>
        <w:r w:rsidR="00052564" w:rsidDel="000102C7">
          <w:rPr>
            <w:rFonts w:cstheme="minorHAnsi"/>
          </w:rPr>
          <w:delText>сгруппированных по Банку (</w:delText>
        </w:r>
        <w:r w:rsidR="00052564" w:rsidRPr="00D44F64" w:rsidDel="000102C7">
          <w:rPr>
            <w:rFonts w:cstheme="minorHAnsi"/>
          </w:rPr>
          <w:delText>idBank</w:delText>
        </w:r>
        <w:r w:rsidR="00052564" w:rsidDel="000102C7">
          <w:rPr>
            <w:rFonts w:cstheme="minorHAnsi"/>
          </w:rPr>
          <w:delText>).</w:delText>
        </w:r>
        <w:commentRangeEnd w:id="196"/>
        <w:r w:rsidR="00F92787" w:rsidRPr="00D44F64" w:rsidDel="000102C7">
          <w:rPr>
            <w:rFonts w:cstheme="minorHAnsi"/>
          </w:rPr>
          <w:commentReference w:id="196"/>
        </w:r>
      </w:del>
      <w:commentRangeEnd w:id="197"/>
      <w:r w:rsidR="00C1057B">
        <w:rPr>
          <w:rStyle w:val="ad"/>
        </w:rPr>
        <w:commentReference w:id="197"/>
      </w:r>
      <w:ins w:id="198" w:author="Учетная запись Майкрософт" w:date="2025-08-18T18:04:00Z">
        <w:r w:rsidR="000102C7">
          <w:rPr>
            <w:color w:val="000000"/>
            <w:shd w:val="clear" w:color="auto" w:fill="FFFFFF"/>
          </w:rPr>
          <w:t>в зависимости от установленного фильтра в группбокс</w:t>
        </w:r>
      </w:ins>
      <w:ins w:id="199" w:author="Учетная запись Майкрософт" w:date="2025-08-18T18:07:00Z">
        <w:r w:rsidR="000102C7">
          <w:rPr>
            <w:color w:val="000000"/>
            <w:shd w:val="clear" w:color="auto" w:fill="FFFFFF"/>
          </w:rPr>
          <w:t>е</w:t>
        </w:r>
      </w:ins>
      <w:ins w:id="200" w:author="Учетная запись Майкрософт" w:date="2025-08-18T18:04:00Z">
        <w:r w:rsidR="000102C7">
          <w:rPr>
            <w:color w:val="000000"/>
            <w:shd w:val="clear" w:color="auto" w:fill="FFFFFF"/>
          </w:rPr>
          <w:t xml:space="preserve"> по следующему алгоритму:</w:t>
        </w:r>
      </w:ins>
    </w:p>
    <w:p w14:paraId="7619E2AD" w14:textId="77777777" w:rsidR="000102C7" w:rsidRDefault="000102C7" w:rsidP="000102C7">
      <w:pPr>
        <w:pStyle w:val="a6"/>
        <w:spacing w:after="0"/>
        <w:ind w:left="-142" w:firstLine="284"/>
        <w:jc w:val="both"/>
        <w:rPr>
          <w:ins w:id="201" w:author="Учетная запись Майкрософт" w:date="2025-08-18T18:04:00Z"/>
          <w:color w:val="000000"/>
          <w:shd w:val="clear" w:color="auto" w:fill="FFFFFF"/>
        </w:rPr>
      </w:pPr>
      <w:proofErr w:type="gramStart"/>
      <w:ins w:id="202" w:author="Учетная запись Майкрософт" w:date="2025-08-18T18:04:00Z">
        <w:r>
          <w:rPr>
            <w:color w:val="000000"/>
            <w:shd w:val="clear" w:color="auto" w:fill="FFFFFF"/>
          </w:rPr>
          <w:t>по</w:t>
        </w:r>
        <w:proofErr w:type="gramEnd"/>
        <w:r w:rsidRPr="00B90EE8">
          <w:rPr>
            <w:color w:val="000000"/>
            <w:shd w:val="clear" w:color="auto" w:fill="FFFFFF"/>
          </w:rPr>
          <w:t xml:space="preserve"> Банку (IdBank)  и </w:t>
        </w:r>
        <w:r>
          <w:rPr>
            <w:color w:val="000000"/>
            <w:shd w:val="clear" w:color="auto" w:fill="FFFFFF"/>
          </w:rPr>
          <w:t xml:space="preserve">в нем по </w:t>
        </w:r>
        <w:r w:rsidRPr="00B90EE8">
          <w:rPr>
            <w:color w:val="000000"/>
            <w:shd w:val="clear" w:color="auto" w:fill="FFFFFF"/>
          </w:rPr>
          <w:t>Дате регистрации (dReg)</w:t>
        </w:r>
        <w:r>
          <w:rPr>
            <w:color w:val="000000"/>
            <w:shd w:val="clear" w:color="auto" w:fill="FFFFFF"/>
          </w:rPr>
          <w:t>.</w:t>
        </w:r>
      </w:ins>
    </w:p>
    <w:p w14:paraId="5A1A0F37" w14:textId="77777777" w:rsidR="000102C7" w:rsidRDefault="000102C7" w:rsidP="000102C7">
      <w:pPr>
        <w:pStyle w:val="a6"/>
        <w:spacing w:after="0"/>
        <w:ind w:left="-142" w:firstLine="284"/>
        <w:jc w:val="both"/>
        <w:rPr>
          <w:ins w:id="203" w:author="Учетная запись Майкрософт" w:date="2025-08-18T18:04:00Z"/>
          <w:color w:val="000000"/>
          <w:shd w:val="clear" w:color="auto" w:fill="FFFFFF"/>
        </w:rPr>
      </w:pPr>
      <w:ins w:id="204" w:author="Учетная запись Майкрософт" w:date="2025-08-18T18:04:00Z">
        <w:r>
          <w:rPr>
            <w:color w:val="000000"/>
            <w:shd w:val="clear" w:color="auto" w:fill="FFFFFF"/>
          </w:rPr>
          <w:t>По Банку выводить строку с Наименованием банка (</w:t>
        </w:r>
        <w:r>
          <w:rPr>
            <w:color w:val="000000"/>
            <w:shd w:val="clear" w:color="auto" w:fill="FFFFFF"/>
            <w:lang w:val="en-US"/>
          </w:rPr>
          <w:t>sBank</w:t>
        </w:r>
        <w:r>
          <w:rPr>
            <w:color w:val="000000"/>
            <w:shd w:val="clear" w:color="auto" w:fill="FFFFFF"/>
          </w:rPr>
          <w:t>)</w:t>
        </w:r>
        <w:r w:rsidRPr="00B90EE8">
          <w:rPr>
            <w:color w:val="000000"/>
            <w:shd w:val="clear" w:color="auto" w:fill="FFFFFF"/>
          </w:rPr>
          <w:t>.</w:t>
        </w:r>
      </w:ins>
    </w:p>
    <w:p w14:paraId="34C6A14D" w14:textId="2AC43CA5" w:rsidR="000102C7" w:rsidRPr="00B90EE8" w:rsidRDefault="000102C7" w:rsidP="000102C7">
      <w:pPr>
        <w:pStyle w:val="a6"/>
        <w:spacing w:after="0"/>
        <w:ind w:left="-142" w:firstLine="284"/>
        <w:jc w:val="both"/>
        <w:rPr>
          <w:ins w:id="205" w:author="Учетная запись Майкрософт" w:date="2025-08-18T18:04:00Z"/>
          <w:color w:val="000000"/>
          <w:shd w:val="clear" w:color="auto" w:fill="FFFFFF"/>
        </w:rPr>
      </w:pPr>
      <w:ins w:id="206" w:author="Учетная запись Майкрософт" w:date="2025-08-18T18:04:00Z">
        <w:r>
          <w:rPr>
            <w:color w:val="000000"/>
            <w:shd w:val="clear" w:color="auto" w:fill="FFFFFF"/>
          </w:rPr>
          <w:t>П</w:t>
        </w:r>
        <w:r w:rsidRPr="00B90EE8">
          <w:rPr>
            <w:color w:val="000000"/>
            <w:shd w:val="clear" w:color="auto" w:fill="FFFFFF"/>
          </w:rPr>
          <w:t xml:space="preserve">о </w:t>
        </w:r>
        <w:r>
          <w:rPr>
            <w:color w:val="000000"/>
            <w:shd w:val="clear" w:color="auto" w:fill="FFFFFF"/>
          </w:rPr>
          <w:t>Банку</w:t>
        </w:r>
        <w:r w:rsidRPr="00B90EE8">
          <w:rPr>
            <w:color w:val="000000"/>
            <w:shd w:val="clear" w:color="auto" w:fill="FFFFFF"/>
          </w:rPr>
          <w:t xml:space="preserve"> + </w:t>
        </w:r>
        <w:r>
          <w:rPr>
            <w:color w:val="000000"/>
            <w:shd w:val="clear" w:color="auto" w:fill="FFFFFF"/>
          </w:rPr>
          <w:t>Дата регистрации</w:t>
        </w:r>
        <w:r w:rsidRPr="00B90EE8">
          <w:rPr>
            <w:color w:val="000000"/>
            <w:shd w:val="clear" w:color="auto" w:fill="FFFFFF"/>
          </w:rPr>
          <w:t xml:space="preserve"> выполнять сортировку от </w:t>
        </w:r>
      </w:ins>
      <w:ins w:id="207" w:author="Учетная запись Майкрософт" w:date="2025-08-18T18:07:00Z">
        <w:r w:rsidRPr="00B90EE8">
          <w:rPr>
            <w:color w:val="000000"/>
            <w:shd w:val="clear" w:color="auto" w:fill="FFFFFF"/>
          </w:rPr>
          <w:t xml:space="preserve">большей </w:t>
        </w:r>
      </w:ins>
      <w:ins w:id="208" w:author="Учетная запись Майкрософт" w:date="2025-08-18T18:04:00Z">
        <w:r w:rsidRPr="00B90EE8">
          <w:rPr>
            <w:color w:val="000000"/>
            <w:shd w:val="clear" w:color="auto" w:fill="FFFFFF"/>
          </w:rPr>
          <w:t>даты к</w:t>
        </w:r>
      </w:ins>
      <w:ins w:id="209" w:author="Учетная запись Майкрософт" w:date="2025-08-18T18:07:00Z">
        <w:r>
          <w:rPr>
            <w:color w:val="000000"/>
            <w:shd w:val="clear" w:color="auto" w:fill="FFFFFF"/>
          </w:rPr>
          <w:t xml:space="preserve"> </w:t>
        </w:r>
        <w:r w:rsidRPr="00B90EE8">
          <w:rPr>
            <w:color w:val="000000"/>
            <w:shd w:val="clear" w:color="auto" w:fill="FFFFFF"/>
          </w:rPr>
          <w:t>меньшей</w:t>
        </w:r>
      </w:ins>
      <w:ins w:id="210" w:author="Учетная запись Майкрософт" w:date="2025-08-18T18:04:00Z">
        <w:r w:rsidRPr="00B90EE8">
          <w:rPr>
            <w:color w:val="000000"/>
            <w:shd w:val="clear" w:color="auto" w:fill="FFFFFF"/>
          </w:rPr>
          <w:t>.</w:t>
        </w:r>
      </w:ins>
    </w:p>
    <w:p w14:paraId="4326C52A" w14:textId="77777777" w:rsidR="000102C7" w:rsidRPr="00B90EE8" w:rsidRDefault="000102C7" w:rsidP="000102C7">
      <w:pPr>
        <w:shd w:val="clear" w:color="auto" w:fill="FFFFFF"/>
        <w:spacing w:before="100" w:beforeAutospacing="1" w:after="100" w:afterAutospacing="1" w:line="240" w:lineRule="auto"/>
        <w:jc w:val="both"/>
        <w:rPr>
          <w:ins w:id="211" w:author="Учетная запись Майкрософт" w:date="2025-08-18T18:04:00Z"/>
          <w:color w:val="000000"/>
          <w:shd w:val="clear" w:color="auto" w:fill="FFFFFF"/>
        </w:rPr>
      </w:pPr>
      <w:ins w:id="212" w:author="Учетная запись Майкрософт" w:date="2025-08-18T18:04:00Z">
        <w:r w:rsidRPr="00B90EE8">
          <w:rPr>
            <w:color w:val="000000"/>
            <w:shd w:val="clear" w:color="auto" w:fill="FFFFFF"/>
          </w:rPr>
          <w:t xml:space="preserve">Пример </w:t>
        </w:r>
        <w:r>
          <w:rPr>
            <w:color w:val="000000"/>
            <w:shd w:val="clear" w:color="auto" w:fill="FFFFFF"/>
          </w:rPr>
          <w:t>вывода данных при установленном</w:t>
        </w:r>
        <w:r w:rsidRPr="00B90EE8">
          <w:rPr>
            <w:color w:val="000000"/>
            <w:shd w:val="clear" w:color="auto" w:fill="FFFFFF"/>
          </w:rPr>
          <w:t xml:space="preserve"> фильтр</w:t>
        </w:r>
        <w:r>
          <w:rPr>
            <w:color w:val="000000"/>
            <w:shd w:val="clear" w:color="auto" w:fill="FFFFFF"/>
          </w:rPr>
          <w:t>е</w:t>
        </w:r>
        <w:r w:rsidRPr="00B90EE8">
          <w:rPr>
            <w:color w:val="000000"/>
            <w:shd w:val="clear" w:color="auto" w:fill="FFFFFF"/>
          </w:rPr>
          <w:t xml:space="preserve"> по</w:t>
        </w:r>
        <w:r>
          <w:rPr>
            <w:color w:val="000000"/>
            <w:shd w:val="clear" w:color="auto" w:fill="FFFFFF"/>
          </w:rPr>
          <w:t xml:space="preserve"> Банку</w:t>
        </w:r>
        <w:r w:rsidRPr="00B90EE8">
          <w:rPr>
            <w:color w:val="000000"/>
            <w:shd w:val="clear" w:color="auto" w:fill="FFFFFF"/>
          </w:rPr>
          <w:t>:</w:t>
        </w:r>
      </w:ins>
    </w:p>
    <w:p w14:paraId="4166ACF5" w14:textId="77777777" w:rsidR="000102C7" w:rsidRDefault="000102C7" w:rsidP="000102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ins w:id="213" w:author="Учетная запись Майкрософт" w:date="2025-08-18T18:20:00Z"/>
          <w:color w:val="000000"/>
          <w:shd w:val="clear" w:color="auto" w:fill="FFFFFF"/>
        </w:rPr>
      </w:pPr>
      <w:ins w:id="214" w:author="Учетная запись Майкрософт" w:date="2025-08-18T18:04:00Z">
        <w:r>
          <w:rPr>
            <w:color w:val="000000"/>
            <w:shd w:val="clear" w:color="auto" w:fill="FFFFFF"/>
          </w:rPr>
          <w:t>Банк</w:t>
        </w:r>
        <w:r w:rsidRPr="00B90EE8">
          <w:rPr>
            <w:color w:val="000000"/>
            <w:shd w:val="clear" w:color="auto" w:fill="FFFFFF"/>
          </w:rPr>
          <w:t xml:space="preserve"> = Х</w:t>
        </w:r>
      </w:ins>
    </w:p>
    <w:p w14:paraId="1C9A440E" w14:textId="067253A9" w:rsidR="00AE3D9C" w:rsidRPr="00B90EE8" w:rsidRDefault="00AE3D9C" w:rsidP="000102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ins w:id="215" w:author="Учетная запись Майкрософт" w:date="2025-08-18T18:04:00Z"/>
          <w:color w:val="000000"/>
          <w:shd w:val="clear" w:color="auto" w:fill="FFFFFF"/>
        </w:rPr>
      </w:pPr>
      <w:ins w:id="216" w:author="Учетная запись Майкрософт" w:date="2025-08-18T18:20:00Z">
        <w:r>
          <w:rPr>
            <w:color w:val="000000"/>
            <w:shd w:val="clear" w:color="auto" w:fill="FFFFFF"/>
          </w:rPr>
          <w:t>Дата регистрации = Х</w:t>
        </w:r>
      </w:ins>
    </w:p>
    <w:p w14:paraId="1B05FE89" w14:textId="77777777" w:rsidR="000102C7" w:rsidRDefault="000102C7" w:rsidP="000102C7">
      <w:pPr>
        <w:pStyle w:val="a6"/>
        <w:spacing w:after="0"/>
        <w:ind w:left="-709"/>
        <w:rPr>
          <w:ins w:id="217" w:author="Учетная запись Майкрософт" w:date="2025-08-18T18:04:00Z"/>
          <w:rFonts w:cstheme="minorHAnsi"/>
        </w:rPr>
      </w:pPr>
      <w:ins w:id="218" w:author="Учетная запись Майкрософт" w:date="2025-08-18T18:04:00Z">
        <w:r w:rsidRPr="00CF126D">
          <w:rPr>
            <w:rFonts w:cstheme="minorHAnsi"/>
            <w:noProof/>
            <w:lang w:eastAsia="ru-RU"/>
          </w:rPr>
          <w:drawing>
            <wp:inline distT="0" distB="0" distL="0" distR="0" wp14:anchorId="500284D7" wp14:editId="0BAF195B">
              <wp:extent cx="6796680" cy="971550"/>
              <wp:effectExtent l="0" t="0" r="4445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2417" cy="9737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141B12" w14:textId="2B75584D" w:rsidR="00282E9A" w:rsidRDefault="00282E9A" w:rsidP="004E2D88">
      <w:pPr>
        <w:spacing w:after="0"/>
        <w:jc w:val="both"/>
        <w:rPr>
          <w:ins w:id="219" w:author="Учетная запись Майкрософт" w:date="2025-08-18T18:08:00Z"/>
          <w:rFonts w:cstheme="minorHAnsi"/>
        </w:rPr>
      </w:pPr>
    </w:p>
    <w:p w14:paraId="12A7C63C" w14:textId="77777777" w:rsidR="004E2D88" w:rsidRPr="004E2D88" w:rsidRDefault="004E2D88" w:rsidP="004E2D88">
      <w:pPr>
        <w:spacing w:after="0"/>
        <w:jc w:val="both"/>
        <w:rPr>
          <w:rFonts w:cstheme="minorHAnsi"/>
        </w:rPr>
      </w:pPr>
    </w:p>
    <w:tbl>
      <w:tblPr>
        <w:tblStyle w:val="a5"/>
        <w:tblW w:w="10351" w:type="dxa"/>
        <w:tblInd w:w="-856" w:type="dxa"/>
        <w:tblLook w:val="04A0" w:firstRow="1" w:lastRow="0" w:firstColumn="1" w:lastColumn="0" w:noHBand="0" w:noVBand="1"/>
      </w:tblPr>
      <w:tblGrid>
        <w:gridCol w:w="1601"/>
        <w:gridCol w:w="1599"/>
        <w:gridCol w:w="1115"/>
        <w:gridCol w:w="1389"/>
        <w:gridCol w:w="4922"/>
      </w:tblGrid>
      <w:tr w:rsidR="00C24458" w14:paraId="7D634E37" w14:textId="77777777" w:rsidTr="00B36EFA">
        <w:trPr>
          <w:tblHeader/>
        </w:trPr>
        <w:tc>
          <w:tcPr>
            <w:tcW w:w="1245" w:type="dxa"/>
            <w:shd w:val="clear" w:color="auto" w:fill="E7E6E6" w:themeFill="background2"/>
          </w:tcPr>
          <w:p w14:paraId="205F8318" w14:textId="77777777" w:rsidR="00F23195" w:rsidRDefault="00C24458" w:rsidP="00F23195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Системное имя поля</w:t>
            </w:r>
          </w:p>
        </w:tc>
        <w:tc>
          <w:tcPr>
            <w:tcW w:w="1627" w:type="dxa"/>
            <w:shd w:val="clear" w:color="auto" w:fill="E7E6E6" w:themeFill="background2"/>
          </w:tcPr>
          <w:p w14:paraId="0B34E55F" w14:textId="77777777" w:rsidR="00F23195" w:rsidRDefault="00C24458" w:rsidP="00F23195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Наименование поля</w:t>
            </w:r>
          </w:p>
        </w:tc>
        <w:tc>
          <w:tcPr>
            <w:tcW w:w="1165" w:type="dxa"/>
            <w:shd w:val="clear" w:color="auto" w:fill="E7E6E6" w:themeFill="background2"/>
          </w:tcPr>
          <w:p w14:paraId="07502317" w14:textId="77777777" w:rsidR="00F23195" w:rsidRDefault="00C24458" w:rsidP="00F23195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Тип данных</w:t>
            </w:r>
          </w:p>
        </w:tc>
        <w:tc>
          <w:tcPr>
            <w:tcW w:w="1297" w:type="dxa"/>
            <w:shd w:val="clear" w:color="auto" w:fill="E7E6E6" w:themeFill="background2"/>
          </w:tcPr>
          <w:p w14:paraId="285ED7F6" w14:textId="77777777" w:rsidR="00F23195" w:rsidRDefault="00C24458" w:rsidP="00F23195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Вывод по умолчанию</w:t>
            </w:r>
          </w:p>
        </w:tc>
        <w:tc>
          <w:tcPr>
            <w:tcW w:w="5017" w:type="dxa"/>
            <w:shd w:val="clear" w:color="auto" w:fill="E7E6E6" w:themeFill="background2"/>
          </w:tcPr>
          <w:p w14:paraId="598FD175" w14:textId="77777777" w:rsidR="00F23195" w:rsidRDefault="00C24458" w:rsidP="00F23195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Описание</w:t>
            </w:r>
          </w:p>
        </w:tc>
      </w:tr>
      <w:tr w:rsidR="00E41041" w14:paraId="441EDCE4" w14:textId="77777777" w:rsidTr="00B36EFA">
        <w:tc>
          <w:tcPr>
            <w:tcW w:w="1245" w:type="dxa"/>
          </w:tcPr>
          <w:p w14:paraId="65BC9694" w14:textId="77777777" w:rsidR="00E41041" w:rsidRPr="00652AD3" w:rsidRDefault="009F0AD1" w:rsidP="00E41041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gid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E99CB0" w14:textId="77777777" w:rsidR="00E41041" w:rsidRPr="00652AD3" w:rsidRDefault="009F0AD1" w:rsidP="00E41041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gid</w:t>
            </w:r>
          </w:p>
        </w:tc>
        <w:tc>
          <w:tcPr>
            <w:tcW w:w="1165" w:type="dxa"/>
          </w:tcPr>
          <w:p w14:paraId="332CB526" w14:textId="77777777" w:rsidR="00E41041" w:rsidRPr="00652AD3" w:rsidRDefault="009F0AD1" w:rsidP="00E4104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1297" w:type="dxa"/>
          </w:tcPr>
          <w:p w14:paraId="552E48E5" w14:textId="77777777" w:rsidR="00E41041" w:rsidRPr="00652AD3" w:rsidRDefault="0036079D" w:rsidP="00E4104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commentRangeStart w:id="220"/>
            <w:commentRangeStart w:id="221"/>
            <w:proofErr w:type="gramStart"/>
            <w:r w:rsidRPr="00652AD3">
              <w:rPr>
                <w:rFonts w:cstheme="minorHAnsi"/>
                <w:sz w:val="20"/>
                <w:szCs w:val="20"/>
              </w:rPr>
              <w:t>н</w:t>
            </w:r>
            <w:r w:rsidR="009F0AD1" w:rsidRPr="00652AD3">
              <w:rPr>
                <w:rFonts w:cstheme="minorHAnsi"/>
                <w:sz w:val="20"/>
                <w:szCs w:val="20"/>
              </w:rPr>
              <w:t>ет</w:t>
            </w:r>
            <w:commentRangeEnd w:id="220"/>
            <w:proofErr w:type="gramEnd"/>
            <w:r w:rsidR="00DF57D5">
              <w:rPr>
                <w:rStyle w:val="ad"/>
              </w:rPr>
              <w:commentReference w:id="220"/>
            </w:r>
            <w:commentRangeEnd w:id="221"/>
            <w:r w:rsidR="00D66D3B">
              <w:rPr>
                <w:rStyle w:val="ad"/>
              </w:rPr>
              <w:commentReference w:id="221"/>
            </w:r>
          </w:p>
        </w:tc>
        <w:tc>
          <w:tcPr>
            <w:tcW w:w="5017" w:type="dxa"/>
          </w:tcPr>
          <w:p w14:paraId="6BAF6E14" w14:textId="77777777" w:rsidR="00E41041" w:rsidRPr="00652AD3" w:rsidRDefault="009F0AD1" w:rsidP="00E4104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Gid</w:t>
            </w:r>
            <w:r w:rsidRPr="00652AD3">
              <w:rPr>
                <w:rFonts w:cstheme="minorHAnsi"/>
                <w:sz w:val="20"/>
                <w:szCs w:val="20"/>
              </w:rPr>
              <w:t xml:space="preserve"> банковской выписки</w:t>
            </w:r>
            <w:r w:rsidR="00B76E9E" w:rsidRPr="00652AD3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9F0AD1" w14:paraId="3E0B3D14" w14:textId="77777777" w:rsidTr="00B36EFA">
        <w:tc>
          <w:tcPr>
            <w:tcW w:w="1245" w:type="dxa"/>
          </w:tcPr>
          <w:p w14:paraId="6F0CF8C2" w14:textId="77777777" w:rsidR="009F0AD1" w:rsidRPr="00652AD3" w:rsidRDefault="009F0AD1" w:rsidP="009F0AD1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dReg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FB013D3" w14:textId="77777777" w:rsidR="009F0AD1" w:rsidRPr="00652AD3" w:rsidRDefault="009F0AD1" w:rsidP="009F0AD1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652AD3">
              <w:rPr>
                <w:rFonts w:cstheme="minorHAnsi"/>
                <w:color w:val="000000"/>
                <w:sz w:val="20"/>
                <w:szCs w:val="20"/>
              </w:rPr>
              <w:t>Дата регистрации</w:t>
            </w:r>
          </w:p>
        </w:tc>
        <w:tc>
          <w:tcPr>
            <w:tcW w:w="1165" w:type="dxa"/>
          </w:tcPr>
          <w:p w14:paraId="00F56E7B" w14:textId="77777777" w:rsidR="009F0AD1" w:rsidRPr="00652AD3" w:rsidRDefault="009F0AD1" w:rsidP="009F0AD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ftDateTime</w:t>
            </w:r>
          </w:p>
        </w:tc>
        <w:tc>
          <w:tcPr>
            <w:tcW w:w="1297" w:type="dxa"/>
          </w:tcPr>
          <w:p w14:paraId="629C1C94" w14:textId="77777777" w:rsidR="009F0AD1" w:rsidRPr="00652AD3" w:rsidRDefault="0036079D" w:rsidP="009F0AD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>д</w:t>
            </w:r>
            <w:r w:rsidR="009F0AD1" w:rsidRPr="00652AD3">
              <w:rPr>
                <w:rFonts w:cstheme="minorHAnsi"/>
                <w:sz w:val="20"/>
                <w:szCs w:val="20"/>
              </w:rPr>
              <w:t>а</w:t>
            </w:r>
          </w:p>
        </w:tc>
        <w:tc>
          <w:tcPr>
            <w:tcW w:w="5017" w:type="dxa"/>
          </w:tcPr>
          <w:p w14:paraId="1A0146F1" w14:textId="77777777" w:rsidR="009F0AD1" w:rsidRPr="00652AD3" w:rsidRDefault="00B76E9E" w:rsidP="009F0AD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 xml:space="preserve">Дата загрузки банковской выписки. </w:t>
            </w:r>
            <w:r w:rsidRPr="00652AD3">
              <w:rPr>
                <w:rFonts w:cstheme="minorHAnsi"/>
                <w:bCs/>
                <w:sz w:val="20"/>
                <w:szCs w:val="20"/>
              </w:rPr>
              <w:t>Pm_ClientBankStatement.</w:t>
            </w:r>
            <w:r w:rsidRPr="00652AD3">
              <w:rPr>
                <w:rFonts w:cstheme="minorHAnsi"/>
                <w:iCs/>
                <w:sz w:val="20"/>
                <w:szCs w:val="20"/>
                <w:lang w:val="en-US"/>
              </w:rPr>
              <w:t>dReg</w:t>
            </w:r>
            <w:r w:rsidRPr="00652AD3">
              <w:rPr>
                <w:rFonts w:cstheme="minorHAnsi"/>
                <w:iCs/>
                <w:sz w:val="20"/>
                <w:szCs w:val="20"/>
              </w:rPr>
              <w:t>.</w:t>
            </w:r>
            <w:r w:rsidR="00AB1BC9">
              <w:rPr>
                <w:rFonts w:cstheme="minorHAnsi"/>
                <w:iCs/>
                <w:sz w:val="20"/>
                <w:szCs w:val="20"/>
              </w:rPr>
              <w:t xml:space="preserve"> Отсортировать по убыванию.</w:t>
            </w:r>
          </w:p>
        </w:tc>
      </w:tr>
      <w:tr w:rsidR="0036079D" w:rsidRPr="00CF126D" w14:paraId="30A95BEA" w14:textId="77777777" w:rsidTr="00B36EFA">
        <w:tc>
          <w:tcPr>
            <w:tcW w:w="1245" w:type="dxa"/>
          </w:tcPr>
          <w:p w14:paraId="50330494" w14:textId="77777777" w:rsidR="0036079D" w:rsidRPr="00652AD3" w:rsidRDefault="0036079D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iCs/>
                <w:sz w:val="20"/>
                <w:szCs w:val="20"/>
                <w:lang w:val="en-US"/>
              </w:rPr>
              <w:t>dStatement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0437336" w14:textId="77777777" w:rsidR="0036079D" w:rsidRPr="00652AD3" w:rsidRDefault="0036079D" w:rsidP="0036079D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652AD3">
              <w:rPr>
                <w:rFonts w:cstheme="minorHAnsi"/>
                <w:color w:val="000000"/>
                <w:sz w:val="20"/>
                <w:szCs w:val="20"/>
              </w:rPr>
              <w:t>Дата выписки</w:t>
            </w:r>
          </w:p>
        </w:tc>
        <w:tc>
          <w:tcPr>
            <w:tcW w:w="1165" w:type="dxa"/>
          </w:tcPr>
          <w:p w14:paraId="46A7C977" w14:textId="77777777" w:rsidR="0036079D" w:rsidRPr="00652AD3" w:rsidRDefault="0036079D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ftDateTime</w:t>
            </w:r>
          </w:p>
        </w:tc>
        <w:tc>
          <w:tcPr>
            <w:tcW w:w="1297" w:type="dxa"/>
          </w:tcPr>
          <w:p w14:paraId="2DE8B4D2" w14:textId="77777777" w:rsidR="0036079D" w:rsidRPr="00652AD3" w:rsidRDefault="0036079D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536DA6EB" w14:textId="77777777" w:rsidR="0036079D" w:rsidRPr="007A7FCF" w:rsidRDefault="00D96831" w:rsidP="0036079D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</w:rPr>
              <w:t>Дата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652AD3">
              <w:rPr>
                <w:rFonts w:cstheme="minorHAnsi"/>
                <w:sz w:val="20"/>
                <w:szCs w:val="20"/>
              </w:rPr>
              <w:t>выписки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.</w:t>
            </w:r>
            <w:r w:rsidRPr="00652AD3">
              <w:rPr>
                <w:rFonts w:cstheme="minorHAnsi"/>
                <w:bCs/>
                <w:sz w:val="20"/>
                <w:szCs w:val="20"/>
                <w:lang w:val="en-US"/>
              </w:rPr>
              <w:t xml:space="preserve"> Pm_ClientBankStatement.</w:t>
            </w:r>
            <w:r w:rsidRPr="00652AD3">
              <w:rPr>
                <w:rFonts w:cstheme="minorHAnsi"/>
                <w:iCs/>
                <w:sz w:val="20"/>
                <w:szCs w:val="20"/>
                <w:lang w:val="en-US"/>
              </w:rPr>
              <w:t>dStatement</w:t>
            </w:r>
            <w:r w:rsidRPr="007A7FCF">
              <w:rPr>
                <w:rFonts w:cstheme="minorHAnsi"/>
                <w:iCs/>
                <w:sz w:val="20"/>
                <w:szCs w:val="20"/>
                <w:lang w:val="en-US"/>
              </w:rPr>
              <w:t>.</w:t>
            </w:r>
          </w:p>
        </w:tc>
      </w:tr>
      <w:tr w:rsidR="0036079D" w14:paraId="64827E00" w14:textId="77777777" w:rsidTr="00B36EFA">
        <w:tc>
          <w:tcPr>
            <w:tcW w:w="1245" w:type="dxa"/>
          </w:tcPr>
          <w:p w14:paraId="6C37F1FA" w14:textId="77777777" w:rsidR="0036079D" w:rsidRPr="00652AD3" w:rsidRDefault="00243B0F" w:rsidP="0036079D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Snum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4AF915" w14:textId="77777777" w:rsidR="0036079D" w:rsidRPr="00652AD3" w:rsidRDefault="0036079D" w:rsidP="0036079D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652AD3">
              <w:rPr>
                <w:rFonts w:cstheme="minorHAnsi"/>
                <w:color w:val="000000"/>
                <w:sz w:val="20"/>
                <w:szCs w:val="20"/>
              </w:rPr>
              <w:t>Номер выписки</w:t>
            </w:r>
          </w:p>
        </w:tc>
        <w:tc>
          <w:tcPr>
            <w:tcW w:w="1165" w:type="dxa"/>
          </w:tcPr>
          <w:p w14:paraId="0C427ED0" w14:textId="77777777" w:rsidR="0036079D" w:rsidRPr="00652AD3" w:rsidRDefault="007B5A01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1297" w:type="dxa"/>
          </w:tcPr>
          <w:p w14:paraId="6E079F6B" w14:textId="77777777" w:rsidR="0036079D" w:rsidRPr="00652AD3" w:rsidRDefault="00243B0F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357BAC01" w14:textId="77777777" w:rsidR="0036079D" w:rsidRPr="00652AD3" w:rsidRDefault="00D96831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>Автоматически прис</w:t>
            </w:r>
            <w:r w:rsidR="00243B0F" w:rsidRPr="00652AD3">
              <w:rPr>
                <w:rFonts w:cstheme="minorHAnsi"/>
                <w:sz w:val="20"/>
                <w:szCs w:val="20"/>
              </w:rPr>
              <w:t xml:space="preserve">ваиваемый номер выписки. </w:t>
            </w:r>
            <w:r w:rsidR="00243B0F" w:rsidRPr="00652AD3">
              <w:rPr>
                <w:rFonts w:cstheme="minorHAnsi"/>
                <w:bCs/>
                <w:sz w:val="20"/>
                <w:szCs w:val="20"/>
              </w:rPr>
              <w:t>Pm_ClientBankStatement.</w:t>
            </w:r>
            <w:r w:rsidR="00243B0F" w:rsidRPr="00652AD3">
              <w:rPr>
                <w:rFonts w:cstheme="minorHAnsi"/>
                <w:sz w:val="20"/>
                <w:szCs w:val="20"/>
                <w:lang w:val="en-US"/>
              </w:rPr>
              <w:t>Snum</w:t>
            </w:r>
          </w:p>
        </w:tc>
      </w:tr>
      <w:tr w:rsidR="0036079D" w14:paraId="48168F2E" w14:textId="77777777" w:rsidTr="00B36EFA">
        <w:tc>
          <w:tcPr>
            <w:tcW w:w="1245" w:type="dxa"/>
          </w:tcPr>
          <w:p w14:paraId="7D28A575" w14:textId="77777777" w:rsidR="0036079D" w:rsidRPr="00652AD3" w:rsidRDefault="007B5A01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>id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DepOwner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606315" w14:textId="77777777" w:rsidR="0036079D" w:rsidRPr="00652AD3" w:rsidRDefault="0036079D" w:rsidP="0036079D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652AD3">
              <w:rPr>
                <w:rFonts w:cstheme="minorHAnsi"/>
                <w:color w:val="000000"/>
                <w:sz w:val="20"/>
                <w:szCs w:val="20"/>
              </w:rPr>
              <w:t>Организация</w:t>
            </w:r>
          </w:p>
        </w:tc>
        <w:tc>
          <w:tcPr>
            <w:tcW w:w="1165" w:type="dxa"/>
          </w:tcPr>
          <w:p w14:paraId="5BC5CD8E" w14:textId="77777777" w:rsidR="007B5A01" w:rsidRPr="00652AD3" w:rsidRDefault="007B5A01" w:rsidP="0036079D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Id-ftLargeint</w:t>
            </w:r>
          </w:p>
          <w:p w14:paraId="4E6BB1E1" w14:textId="77777777" w:rsidR="0036079D" w:rsidRPr="00652AD3" w:rsidRDefault="007B5A01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HL-ftString</w:t>
            </w:r>
          </w:p>
        </w:tc>
        <w:tc>
          <w:tcPr>
            <w:tcW w:w="1297" w:type="dxa"/>
          </w:tcPr>
          <w:p w14:paraId="1493D0CB" w14:textId="77777777" w:rsidR="0036079D" w:rsidRPr="00652AD3" w:rsidRDefault="007B5A01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Id-</w:t>
            </w:r>
            <w:r w:rsidRPr="00652AD3">
              <w:rPr>
                <w:rFonts w:cstheme="minorHAnsi"/>
                <w:sz w:val="20"/>
                <w:szCs w:val="20"/>
              </w:rPr>
              <w:t>нет</w:t>
            </w:r>
          </w:p>
          <w:p w14:paraId="05BDBD3D" w14:textId="77777777" w:rsidR="007B5A01" w:rsidRPr="00652AD3" w:rsidRDefault="007B5A01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 xml:space="preserve">HL – </w:t>
            </w:r>
            <w:r w:rsidRPr="00652AD3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5B117732" w14:textId="77777777" w:rsidR="0036079D" w:rsidRPr="00652AD3" w:rsidRDefault="007B5A01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 xml:space="preserve">Собственная организация. </w:t>
            </w:r>
            <w:r w:rsidRPr="00652AD3">
              <w:rPr>
                <w:rFonts w:cstheme="minorHAnsi"/>
                <w:bCs/>
                <w:sz w:val="20"/>
                <w:szCs w:val="20"/>
              </w:rPr>
              <w:t>Pm_ClientBankStatement.</w:t>
            </w:r>
            <w:r w:rsidRPr="00652AD3">
              <w:rPr>
                <w:rFonts w:cstheme="minorHAnsi"/>
                <w:sz w:val="20"/>
                <w:szCs w:val="20"/>
              </w:rPr>
              <w:t>id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DepOwner</w:t>
            </w:r>
            <w:r w:rsidRPr="00652AD3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36079D" w14:paraId="33DAEB78" w14:textId="77777777" w:rsidTr="00B36EFA">
        <w:tc>
          <w:tcPr>
            <w:tcW w:w="1245" w:type="dxa"/>
          </w:tcPr>
          <w:p w14:paraId="247FC5A2" w14:textId="77777777" w:rsidR="0036079D" w:rsidRPr="00652AD3" w:rsidRDefault="00B80760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sAccount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CD9D3C" w14:textId="77777777" w:rsidR="0036079D" w:rsidRPr="00652AD3" w:rsidRDefault="0036079D" w:rsidP="0036079D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652AD3">
              <w:rPr>
                <w:rFonts w:cstheme="minorHAnsi"/>
                <w:color w:val="000000"/>
                <w:sz w:val="20"/>
                <w:szCs w:val="20"/>
              </w:rPr>
              <w:t>Расчетный счет</w:t>
            </w:r>
          </w:p>
        </w:tc>
        <w:tc>
          <w:tcPr>
            <w:tcW w:w="1165" w:type="dxa"/>
          </w:tcPr>
          <w:p w14:paraId="6F15E847" w14:textId="77777777" w:rsidR="0036079D" w:rsidRPr="00652AD3" w:rsidRDefault="00B80760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1297" w:type="dxa"/>
          </w:tcPr>
          <w:p w14:paraId="367CD1B2" w14:textId="77777777" w:rsidR="0036079D" w:rsidRPr="00652AD3" w:rsidRDefault="00B80760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6D8574B3" w14:textId="77777777" w:rsidR="0036079D" w:rsidRPr="00652AD3" w:rsidRDefault="00B80760" w:rsidP="0036079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 xml:space="preserve">Расчетный счет, по которому загружена выписка. </w:t>
            </w:r>
            <w:r w:rsidRPr="00652AD3">
              <w:rPr>
                <w:rFonts w:cstheme="minorHAnsi"/>
                <w:bCs/>
                <w:sz w:val="20"/>
                <w:szCs w:val="20"/>
              </w:rPr>
              <w:t>Pm_ClientBankStatement.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sAccount.</w:t>
            </w:r>
          </w:p>
        </w:tc>
      </w:tr>
      <w:tr w:rsidR="00C45A4E" w14:paraId="0B8A37F3" w14:textId="77777777" w:rsidTr="00B36EFA">
        <w:trPr>
          <w:ins w:id="222" w:author="Учетная запись Майкрософт" w:date="2025-08-18T10:24:00Z"/>
        </w:trPr>
        <w:tc>
          <w:tcPr>
            <w:tcW w:w="1245" w:type="dxa"/>
          </w:tcPr>
          <w:p w14:paraId="3ADC4178" w14:textId="0BE3E756" w:rsidR="00C45A4E" w:rsidRPr="00652AD3" w:rsidRDefault="00C45A4E" w:rsidP="0036079D">
            <w:pPr>
              <w:pStyle w:val="a6"/>
              <w:ind w:left="0"/>
              <w:rPr>
                <w:ins w:id="223" w:author="Учетная запись Майкрософт" w:date="2025-08-18T10:24:00Z"/>
                <w:rFonts w:cstheme="minorHAnsi"/>
                <w:sz w:val="20"/>
                <w:szCs w:val="20"/>
                <w:lang w:val="en-US"/>
              </w:rPr>
            </w:pPr>
            <w:ins w:id="224" w:author="Учетная запись Майкрософт" w:date="2025-08-18T10:24:00Z">
              <w:r>
                <w:rPr>
                  <w:rFonts w:cstheme="minorHAnsi"/>
                  <w:sz w:val="20"/>
                  <w:szCs w:val="20"/>
                  <w:lang w:val="en-US"/>
                </w:rPr>
                <w:t>idSelfBankAccMC</w:t>
              </w:r>
            </w:ins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C878A7" w14:textId="0FA1D467" w:rsidR="00C45A4E" w:rsidRPr="00652AD3" w:rsidRDefault="00C45A4E" w:rsidP="0036079D">
            <w:pPr>
              <w:rPr>
                <w:ins w:id="225" w:author="Учетная запись Майкрософт" w:date="2025-08-18T10:24:00Z"/>
                <w:rFonts w:cstheme="minorHAnsi"/>
                <w:color w:val="000000"/>
                <w:sz w:val="20"/>
                <w:szCs w:val="20"/>
              </w:rPr>
            </w:pPr>
            <w:ins w:id="226" w:author="Учетная запись Майкрософт" w:date="2025-08-18T10:24:00Z">
              <w:r w:rsidRPr="00652AD3">
                <w:rPr>
                  <w:rFonts w:cstheme="minorHAnsi"/>
                  <w:color w:val="000000"/>
                  <w:sz w:val="20"/>
                  <w:szCs w:val="20"/>
                </w:rPr>
                <w:t>Расчетный счет</w:t>
              </w:r>
            </w:ins>
          </w:p>
        </w:tc>
        <w:tc>
          <w:tcPr>
            <w:tcW w:w="1165" w:type="dxa"/>
          </w:tcPr>
          <w:p w14:paraId="5BC97343" w14:textId="2F3868DC" w:rsidR="00C45A4E" w:rsidRPr="00652AD3" w:rsidRDefault="00C45A4E" w:rsidP="0036079D">
            <w:pPr>
              <w:pStyle w:val="a6"/>
              <w:ind w:left="0"/>
              <w:rPr>
                <w:ins w:id="227" w:author="Учетная запись Майкрософт" w:date="2025-08-18T10:24:00Z"/>
                <w:rFonts w:cstheme="minorHAnsi"/>
                <w:sz w:val="20"/>
                <w:szCs w:val="20"/>
                <w:lang w:val="en-US"/>
              </w:rPr>
            </w:pPr>
            <w:ins w:id="228" w:author="Учетная запись Майкрософт" w:date="2025-08-18T10:24:00Z">
              <w:r w:rsidRPr="00652AD3">
                <w:rPr>
                  <w:rFonts w:cstheme="minorHAnsi"/>
                  <w:sz w:val="20"/>
                  <w:szCs w:val="20"/>
                  <w:lang w:val="en-US"/>
                </w:rPr>
                <w:t>ftString</w:t>
              </w:r>
            </w:ins>
          </w:p>
        </w:tc>
        <w:tc>
          <w:tcPr>
            <w:tcW w:w="1297" w:type="dxa"/>
          </w:tcPr>
          <w:p w14:paraId="5A57ADF3" w14:textId="221B950B" w:rsidR="00C45A4E" w:rsidRPr="00FB0A10" w:rsidRDefault="00C45A4E" w:rsidP="0036079D">
            <w:pPr>
              <w:pStyle w:val="a6"/>
              <w:ind w:left="0"/>
              <w:rPr>
                <w:ins w:id="229" w:author="Учетная запись Майкрософт" w:date="2025-08-18T10:24:00Z"/>
                <w:rFonts w:cstheme="minorHAnsi"/>
                <w:sz w:val="20"/>
                <w:szCs w:val="20"/>
                <w:lang w:val="en-US"/>
              </w:rPr>
            </w:pPr>
            <w:ins w:id="230" w:author="Учетная запись Майкрософт" w:date="2025-08-18T10:25:00Z">
              <w:r>
                <w:rPr>
                  <w:rFonts w:cstheme="minorHAnsi"/>
                  <w:sz w:val="20"/>
                  <w:szCs w:val="20"/>
                  <w:lang w:val="en-US"/>
                </w:rPr>
                <w:t>lf</w:t>
              </w:r>
            </w:ins>
          </w:p>
        </w:tc>
        <w:tc>
          <w:tcPr>
            <w:tcW w:w="5017" w:type="dxa"/>
          </w:tcPr>
          <w:p w14:paraId="70B93098" w14:textId="3E6DDEF1" w:rsidR="00C45A4E" w:rsidRPr="00652AD3" w:rsidRDefault="00C45A4E" w:rsidP="0036079D">
            <w:pPr>
              <w:pStyle w:val="a6"/>
              <w:ind w:left="0"/>
              <w:rPr>
                <w:ins w:id="231" w:author="Учетная запись Майкрософт" w:date="2025-08-18T10:24:00Z"/>
                <w:rFonts w:cstheme="minorHAnsi"/>
                <w:sz w:val="20"/>
                <w:szCs w:val="20"/>
              </w:rPr>
            </w:pPr>
            <w:ins w:id="232" w:author="Учетная запись Майкрософт" w:date="2025-08-18T10:25:00Z">
              <w:r w:rsidRPr="00652AD3">
                <w:rPr>
                  <w:rFonts w:cstheme="minorHAnsi"/>
                  <w:sz w:val="20"/>
                  <w:szCs w:val="20"/>
                </w:rPr>
                <w:t xml:space="preserve">Расчетный счет, по которому загружена выписка. </w:t>
              </w:r>
              <w:r w:rsidRPr="00652AD3">
                <w:rPr>
                  <w:rFonts w:cstheme="minorHAnsi"/>
                  <w:bCs/>
                  <w:sz w:val="20"/>
                  <w:szCs w:val="20"/>
                </w:rPr>
                <w:t>Pm_ClientBankStatement.</w:t>
              </w:r>
              <w:r>
                <w:rPr>
                  <w:rFonts w:cstheme="minorHAnsi"/>
                  <w:sz w:val="20"/>
                  <w:szCs w:val="20"/>
                  <w:lang w:val="en-US"/>
                </w:rPr>
                <w:t>idSelfBankAccMC</w:t>
              </w:r>
              <w:r w:rsidRPr="00652AD3">
                <w:rPr>
                  <w:rFonts w:cstheme="minorHAnsi"/>
                  <w:sz w:val="20"/>
                  <w:szCs w:val="20"/>
                  <w:lang w:val="en-US"/>
                </w:rPr>
                <w:t>.</w:t>
              </w:r>
            </w:ins>
          </w:p>
        </w:tc>
      </w:tr>
      <w:tr w:rsidR="00264999" w:rsidRPr="003D3F57" w14:paraId="5AB3F9C0" w14:textId="77777777" w:rsidTr="00B36EFA">
        <w:tc>
          <w:tcPr>
            <w:tcW w:w="1245" w:type="dxa"/>
          </w:tcPr>
          <w:p w14:paraId="7088188F" w14:textId="77777777" w:rsidR="00264999" w:rsidRPr="00652AD3" w:rsidRDefault="00264999" w:rsidP="00264999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I</w:t>
            </w:r>
            <w:r w:rsidR="009D2F96" w:rsidRPr="00652AD3">
              <w:rPr>
                <w:rFonts w:cstheme="minorHAnsi"/>
                <w:sz w:val="20"/>
                <w:szCs w:val="20"/>
                <w:lang w:val="en-US"/>
              </w:rPr>
              <w:t>d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Bank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023081B" w14:textId="77777777" w:rsidR="00264999" w:rsidRPr="00652AD3" w:rsidRDefault="00264999" w:rsidP="0026499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652AD3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Id </w:t>
            </w:r>
            <w:r w:rsidRPr="00652AD3">
              <w:rPr>
                <w:rFonts w:cstheme="minorHAnsi"/>
                <w:color w:val="000000"/>
                <w:sz w:val="20"/>
                <w:szCs w:val="20"/>
              </w:rPr>
              <w:t>Банка</w:t>
            </w:r>
          </w:p>
        </w:tc>
        <w:tc>
          <w:tcPr>
            <w:tcW w:w="1165" w:type="dxa"/>
          </w:tcPr>
          <w:p w14:paraId="4AFACBD9" w14:textId="77777777" w:rsidR="00264999" w:rsidRPr="00652AD3" w:rsidRDefault="00264999" w:rsidP="00264999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ftLargeint</w:t>
            </w:r>
          </w:p>
          <w:p w14:paraId="126B2E15" w14:textId="77777777" w:rsidR="00264999" w:rsidRPr="00652AD3" w:rsidRDefault="00264999" w:rsidP="00264999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97" w:type="dxa"/>
          </w:tcPr>
          <w:p w14:paraId="34D3A4D6" w14:textId="77777777" w:rsidR="00264999" w:rsidRPr="00652AD3" w:rsidRDefault="009D2F96" w:rsidP="00264999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>нет</w:t>
            </w:r>
          </w:p>
        </w:tc>
        <w:tc>
          <w:tcPr>
            <w:tcW w:w="5017" w:type="dxa"/>
          </w:tcPr>
          <w:p w14:paraId="36676AFA" w14:textId="77777777" w:rsidR="00430934" w:rsidRPr="007A7FCF" w:rsidRDefault="009D2F96" w:rsidP="00430934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</w:rPr>
              <w:t>Идентификатор Банка, из которого пришла выписка</w:t>
            </w:r>
            <w:r w:rsidR="00430934" w:rsidRPr="00652AD3">
              <w:rPr>
                <w:rFonts w:cstheme="minorHAnsi"/>
                <w:sz w:val="20"/>
                <w:szCs w:val="20"/>
              </w:rPr>
              <w:t xml:space="preserve">. </w:t>
            </w:r>
            <w:r w:rsidR="00D3743B" w:rsidRPr="00652AD3">
              <w:rPr>
                <w:rFonts w:cstheme="minorHAnsi"/>
                <w:sz w:val="20"/>
                <w:szCs w:val="20"/>
                <w:lang w:val="en-US"/>
              </w:rPr>
              <w:t>Bs</w:t>
            </w:r>
            <w:r w:rsidR="00D3743B" w:rsidRPr="007A7FCF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="00D3743B" w:rsidRPr="00652AD3">
              <w:rPr>
                <w:rFonts w:cstheme="minorHAnsi"/>
                <w:sz w:val="20"/>
                <w:szCs w:val="20"/>
                <w:lang w:val="en-US"/>
              </w:rPr>
              <w:t>Bank</w:t>
            </w:r>
            <w:r w:rsidR="00D3743B" w:rsidRPr="007A7FCF">
              <w:rPr>
                <w:rFonts w:cstheme="minorHAnsi"/>
                <w:sz w:val="20"/>
                <w:szCs w:val="20"/>
                <w:lang w:val="en-US"/>
              </w:rPr>
              <w:t>.</w:t>
            </w:r>
            <w:r w:rsidR="005F094D" w:rsidRPr="00652AD3">
              <w:rPr>
                <w:rFonts w:cstheme="minorHAnsi"/>
                <w:sz w:val="20"/>
                <w:szCs w:val="20"/>
                <w:lang w:val="en-US"/>
              </w:rPr>
              <w:t>id</w:t>
            </w:r>
            <w:r w:rsidR="00D3743B" w:rsidRPr="007A7FCF">
              <w:rPr>
                <w:rFonts w:cstheme="minorHAnsi"/>
                <w:sz w:val="20"/>
                <w:szCs w:val="20"/>
                <w:lang w:val="en-US"/>
              </w:rPr>
              <w:t xml:space="preserve">, </w:t>
            </w:r>
            <w:r w:rsidR="00D3743B" w:rsidRPr="00652AD3">
              <w:rPr>
                <w:rFonts w:cstheme="minorHAnsi"/>
                <w:sz w:val="20"/>
                <w:szCs w:val="20"/>
              </w:rPr>
              <w:t>где</w:t>
            </w:r>
          </w:p>
          <w:p w14:paraId="387FCC5E" w14:textId="77777777" w:rsidR="00264999" w:rsidRDefault="00430934" w:rsidP="00430934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Bs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Bank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>.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id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>=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Bs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BankAcc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>.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idBank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 xml:space="preserve">, 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Bs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BankAcc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>.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sAccount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>=</w:t>
            </w:r>
            <w:r w:rsidRPr="00652AD3">
              <w:rPr>
                <w:rFonts w:cstheme="minorHAnsi"/>
                <w:bCs/>
                <w:sz w:val="20"/>
                <w:szCs w:val="20"/>
                <w:lang w:val="en-US"/>
              </w:rPr>
              <w:t>Pm</w:t>
            </w:r>
            <w:r w:rsidRPr="007A7FCF">
              <w:rPr>
                <w:rFonts w:cstheme="minorHAnsi"/>
                <w:bCs/>
                <w:sz w:val="20"/>
                <w:szCs w:val="20"/>
                <w:lang w:val="en-US"/>
              </w:rPr>
              <w:t>_</w:t>
            </w:r>
            <w:r w:rsidRPr="00652AD3">
              <w:rPr>
                <w:rFonts w:cstheme="minorHAnsi"/>
                <w:bCs/>
                <w:sz w:val="20"/>
                <w:szCs w:val="20"/>
                <w:lang w:val="en-US"/>
              </w:rPr>
              <w:t>ClientBankStatement</w:t>
            </w:r>
            <w:r w:rsidRPr="007A7FCF">
              <w:rPr>
                <w:rFonts w:cstheme="minorHAnsi"/>
                <w:bCs/>
                <w:sz w:val="20"/>
                <w:szCs w:val="20"/>
                <w:lang w:val="en-US"/>
              </w:rPr>
              <w:t>.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sAccount</w:t>
            </w:r>
            <w:r w:rsidRPr="007A7FCF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  <w:p w14:paraId="19CFF9EF" w14:textId="29DB347D" w:rsidR="00FF35E2" w:rsidRPr="00FF35E2" w:rsidRDefault="00FF35E2" w:rsidP="0043093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Агрегировать по этому атрибуту</w:t>
            </w:r>
            <w:ins w:id="233" w:author="Учетная запись Майкрософт" w:date="2025-08-18T17:39:00Z">
              <w:r w:rsidR="00D44F64">
                <w:rPr>
                  <w:rFonts w:cstheme="minorHAnsi"/>
                  <w:sz w:val="20"/>
                  <w:szCs w:val="20"/>
                </w:rPr>
                <w:t xml:space="preserve"> (описание под таблицей)</w:t>
              </w:r>
            </w:ins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264999" w:rsidRPr="00CF126D" w14:paraId="50F16DB2" w14:textId="77777777" w:rsidTr="00B36EFA">
        <w:tc>
          <w:tcPr>
            <w:tcW w:w="1245" w:type="dxa"/>
          </w:tcPr>
          <w:p w14:paraId="45810FDE" w14:textId="77777777" w:rsidR="00264999" w:rsidRPr="00AB4AAD" w:rsidRDefault="00264999" w:rsidP="00264999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sBank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4A9EAE" w14:textId="77777777" w:rsidR="00264999" w:rsidRPr="00AB4AAD" w:rsidRDefault="00264999" w:rsidP="00264999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AB4AAD">
              <w:rPr>
                <w:rFonts w:cstheme="minorHAnsi"/>
                <w:color w:val="000000"/>
                <w:sz w:val="20"/>
                <w:szCs w:val="20"/>
              </w:rPr>
              <w:t>Банк</w:t>
            </w:r>
          </w:p>
        </w:tc>
        <w:tc>
          <w:tcPr>
            <w:tcW w:w="1165" w:type="dxa"/>
          </w:tcPr>
          <w:p w14:paraId="60B62352" w14:textId="77777777" w:rsidR="00264999" w:rsidRPr="00AB4AAD" w:rsidRDefault="007F377C" w:rsidP="00264999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1297" w:type="dxa"/>
          </w:tcPr>
          <w:p w14:paraId="4675DDC7" w14:textId="77777777" w:rsidR="00264999" w:rsidRPr="00AB4AAD" w:rsidRDefault="00F220C1" w:rsidP="00264999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B4AAD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32C9F5BC" w14:textId="77777777" w:rsidR="00264999" w:rsidRPr="00AB4AAD" w:rsidRDefault="00F220C1" w:rsidP="00264999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B4AAD">
              <w:rPr>
                <w:rFonts w:cstheme="minorHAnsi"/>
                <w:sz w:val="20"/>
                <w:szCs w:val="20"/>
              </w:rPr>
              <w:t xml:space="preserve">Наименование </w:t>
            </w:r>
            <w:r w:rsidR="00264999" w:rsidRPr="00AB4AAD">
              <w:rPr>
                <w:rFonts w:cstheme="minorHAnsi"/>
                <w:sz w:val="20"/>
                <w:szCs w:val="20"/>
              </w:rPr>
              <w:t>Банк</w:t>
            </w:r>
            <w:r w:rsidRPr="00AB4AAD">
              <w:rPr>
                <w:rFonts w:cstheme="minorHAnsi"/>
                <w:sz w:val="20"/>
                <w:szCs w:val="20"/>
              </w:rPr>
              <w:t>а</w:t>
            </w:r>
            <w:r w:rsidR="00264999" w:rsidRPr="00AB4AAD">
              <w:rPr>
                <w:rFonts w:cstheme="minorHAnsi"/>
                <w:sz w:val="20"/>
                <w:szCs w:val="20"/>
              </w:rPr>
              <w:t xml:space="preserve">, из которого пришла выписка. </w:t>
            </w:r>
            <w:r w:rsidR="00264999" w:rsidRPr="00AB4AAD">
              <w:rPr>
                <w:rFonts w:cstheme="minorHAnsi"/>
                <w:sz w:val="20"/>
                <w:szCs w:val="20"/>
                <w:lang w:val="en-US"/>
              </w:rPr>
              <w:t xml:space="preserve">Bs_Bank.Caption, </w:t>
            </w:r>
            <w:r w:rsidR="00264999" w:rsidRPr="00AB4AAD">
              <w:rPr>
                <w:rFonts w:cstheme="minorHAnsi"/>
                <w:sz w:val="20"/>
                <w:szCs w:val="20"/>
              </w:rPr>
              <w:t>где</w:t>
            </w:r>
            <w:r w:rsidR="00264999" w:rsidRPr="00AB4AAD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</w:p>
          <w:p w14:paraId="08E4E9FE" w14:textId="77777777" w:rsidR="00264999" w:rsidRPr="00AB4AAD" w:rsidRDefault="00264999" w:rsidP="00264999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Bs_Bank.id=Bs_BankAcc.idBank, Bs_BankAcc.sAccount=</w:t>
            </w:r>
            <w:r w:rsidRPr="00AB4AAD">
              <w:rPr>
                <w:rFonts w:cstheme="minorHAnsi"/>
                <w:bCs/>
                <w:sz w:val="20"/>
                <w:szCs w:val="20"/>
                <w:lang w:val="en-US"/>
              </w:rPr>
              <w:t>Pm_ClientBankStatement.</w:t>
            </w:r>
            <w:r w:rsidRPr="00AB4AAD">
              <w:rPr>
                <w:rFonts w:cstheme="minorHAnsi"/>
                <w:sz w:val="20"/>
                <w:szCs w:val="20"/>
                <w:lang w:val="en-US"/>
              </w:rPr>
              <w:t>sAccount.</w:t>
            </w:r>
          </w:p>
        </w:tc>
      </w:tr>
      <w:tr w:rsidR="00B36EFA" w14:paraId="06349293" w14:textId="77777777" w:rsidTr="00B36EFA">
        <w:tc>
          <w:tcPr>
            <w:tcW w:w="1245" w:type="dxa"/>
          </w:tcPr>
          <w:p w14:paraId="590A16E3" w14:textId="77777777" w:rsidR="00B36EFA" w:rsidRPr="00AB4AAD" w:rsidRDefault="00B36EFA" w:rsidP="00B36EFA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lastRenderedPageBreak/>
              <w:t>idState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1CD868" w14:textId="77777777" w:rsidR="00B36EFA" w:rsidRPr="00AB4AAD" w:rsidRDefault="00B36EFA" w:rsidP="00B36EFA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AB4AAD">
              <w:rPr>
                <w:rFonts w:cstheme="minorHAnsi"/>
                <w:color w:val="000000"/>
                <w:sz w:val="20"/>
                <w:szCs w:val="20"/>
              </w:rPr>
              <w:t>Состояние</w:t>
            </w:r>
          </w:p>
        </w:tc>
        <w:tc>
          <w:tcPr>
            <w:tcW w:w="1165" w:type="dxa"/>
          </w:tcPr>
          <w:p w14:paraId="34A6F4BC" w14:textId="77777777" w:rsidR="00B36EFA" w:rsidRPr="00AB4AAD" w:rsidRDefault="00B36EFA" w:rsidP="00B36EFA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Id-ftLargeint</w:t>
            </w:r>
          </w:p>
          <w:p w14:paraId="7C9BADD3" w14:textId="77777777" w:rsidR="00B36EFA" w:rsidRDefault="00B36EFA" w:rsidP="00B36EFA">
            <w:pPr>
              <w:pStyle w:val="a6"/>
              <w:ind w:left="0"/>
              <w:rPr>
                <w:ins w:id="234" w:author="Учетная запись Майкрософт" w:date="2025-08-18T10:26:00Z"/>
                <w:rFonts w:cstheme="minorHAnsi"/>
                <w:sz w:val="20"/>
                <w:szCs w:val="20"/>
                <w:lang w:val="en-US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HL-ftString</w:t>
            </w:r>
          </w:p>
          <w:p w14:paraId="040799F5" w14:textId="42975642" w:rsidR="00C45A4E" w:rsidRPr="00F63AFE" w:rsidRDefault="00C45A4E" w:rsidP="00C45A4E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ins w:id="235" w:author="Учетная запись Майкрософт" w:date="2025-08-18T10:26:00Z">
              <w:r>
                <w:rPr>
                  <w:rFonts w:cstheme="minorHAnsi"/>
                  <w:sz w:val="20"/>
                  <w:szCs w:val="20"/>
                  <w:lang w:val="en-US"/>
                </w:rPr>
                <w:t>MC-</w:t>
              </w:r>
              <w:r w:rsidRPr="00AB4AAD">
                <w:rPr>
                  <w:rFonts w:cstheme="minorHAnsi"/>
                  <w:sz w:val="20"/>
                  <w:szCs w:val="20"/>
                  <w:lang w:val="en-US"/>
                </w:rPr>
                <w:t>ftString</w:t>
              </w:r>
              <w:r>
                <w:rPr>
                  <w:rFonts w:cstheme="minorHAnsi"/>
                  <w:sz w:val="20"/>
                  <w:szCs w:val="20"/>
                  <w:lang w:val="en-US"/>
                </w:rPr>
                <w:t xml:space="preserve"> </w:t>
              </w:r>
            </w:ins>
          </w:p>
        </w:tc>
        <w:tc>
          <w:tcPr>
            <w:tcW w:w="1297" w:type="dxa"/>
          </w:tcPr>
          <w:p w14:paraId="32A9EE52" w14:textId="77777777" w:rsidR="00B36EFA" w:rsidRPr="00AB4AAD" w:rsidRDefault="00B36EFA" w:rsidP="00B36EF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Id</w:t>
            </w:r>
            <w:r w:rsidRPr="00F63AFE">
              <w:rPr>
                <w:rFonts w:cstheme="minorHAnsi"/>
                <w:sz w:val="20"/>
                <w:szCs w:val="20"/>
              </w:rPr>
              <w:t>-</w:t>
            </w:r>
            <w:r w:rsidRPr="00AB4AAD">
              <w:rPr>
                <w:rFonts w:cstheme="minorHAnsi"/>
                <w:sz w:val="20"/>
                <w:szCs w:val="20"/>
              </w:rPr>
              <w:t>нет</w:t>
            </w:r>
          </w:p>
          <w:p w14:paraId="08BA5A46" w14:textId="77777777" w:rsidR="00B36EFA" w:rsidRDefault="00B36EFA" w:rsidP="00B36EFA">
            <w:pPr>
              <w:pStyle w:val="a6"/>
              <w:ind w:left="0"/>
              <w:rPr>
                <w:ins w:id="236" w:author="Учетная запись Майкрософт" w:date="2025-08-18T10:27:00Z"/>
                <w:rFonts w:cstheme="minorHAnsi"/>
                <w:sz w:val="20"/>
                <w:szCs w:val="20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HL</w:t>
            </w:r>
            <w:r w:rsidRPr="00F63AFE">
              <w:rPr>
                <w:rFonts w:cstheme="minorHAnsi"/>
                <w:sz w:val="20"/>
                <w:szCs w:val="20"/>
              </w:rPr>
              <w:t xml:space="preserve"> – </w:t>
            </w:r>
            <w:r w:rsidRPr="00AB4AAD">
              <w:rPr>
                <w:rFonts w:cstheme="minorHAnsi"/>
                <w:sz w:val="20"/>
                <w:szCs w:val="20"/>
              </w:rPr>
              <w:t>да</w:t>
            </w:r>
          </w:p>
          <w:p w14:paraId="3C28A0F9" w14:textId="09D959C8" w:rsidR="00C45A4E" w:rsidRPr="00AB4AAD" w:rsidRDefault="00C45A4E" w:rsidP="00B36EF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ins w:id="237" w:author="Учетная запись Майкрософт" w:date="2025-08-18T10:27:00Z">
              <w:r>
                <w:rPr>
                  <w:rFonts w:cstheme="minorHAnsi"/>
                  <w:sz w:val="20"/>
                  <w:szCs w:val="20"/>
                  <w:lang w:val="en-US"/>
                </w:rPr>
                <w:t>MC</w:t>
              </w:r>
              <w:r w:rsidRPr="00F63AFE">
                <w:rPr>
                  <w:rFonts w:cstheme="minorHAnsi"/>
                  <w:sz w:val="20"/>
                  <w:szCs w:val="20"/>
                </w:rPr>
                <w:t xml:space="preserve"> – </w:t>
              </w:r>
              <w:r w:rsidRPr="00AB4AAD">
                <w:rPr>
                  <w:rFonts w:cstheme="minorHAnsi"/>
                  <w:sz w:val="20"/>
                  <w:szCs w:val="20"/>
                </w:rPr>
                <w:t>да</w:t>
              </w:r>
            </w:ins>
          </w:p>
        </w:tc>
        <w:tc>
          <w:tcPr>
            <w:tcW w:w="5017" w:type="dxa"/>
          </w:tcPr>
          <w:p w14:paraId="7DB43A7C" w14:textId="77777777" w:rsidR="00B36EFA" w:rsidRPr="001A202A" w:rsidRDefault="004F1177" w:rsidP="00B36EF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1A202A">
              <w:rPr>
                <w:rFonts w:cstheme="minorHAnsi"/>
                <w:sz w:val="20"/>
                <w:szCs w:val="20"/>
              </w:rPr>
              <w:t>Состояние банковской выписки.</w:t>
            </w:r>
            <w:r w:rsidR="00552CE9" w:rsidRPr="001A202A">
              <w:rPr>
                <w:rFonts w:cstheme="minorHAnsi"/>
                <w:sz w:val="20"/>
                <w:szCs w:val="20"/>
              </w:rPr>
              <w:t xml:space="preserve"> Pm_ClientBankStatement.id</w:t>
            </w:r>
            <w:r w:rsidR="00552CE9" w:rsidRPr="001A202A">
              <w:rPr>
                <w:rFonts w:cstheme="minorHAnsi"/>
                <w:sz w:val="20"/>
                <w:szCs w:val="20"/>
                <w:lang w:val="en-US"/>
              </w:rPr>
              <w:t>State</w:t>
            </w:r>
          </w:p>
        </w:tc>
      </w:tr>
      <w:tr w:rsidR="00FE490D" w:rsidRPr="00FE7223" w14:paraId="2E6DE066" w14:textId="77777777" w:rsidTr="00B36EFA">
        <w:tc>
          <w:tcPr>
            <w:tcW w:w="1245" w:type="dxa"/>
          </w:tcPr>
          <w:p w14:paraId="29E7B7B1" w14:textId="77777777" w:rsidR="00FE490D" w:rsidRPr="00ED44D5" w:rsidRDefault="00FE490D" w:rsidP="00FE490D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idCurr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7ED42C" w14:textId="77777777" w:rsidR="00FE490D" w:rsidRPr="00ED44D5" w:rsidRDefault="00FE490D" w:rsidP="00FE490D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ED44D5">
              <w:rPr>
                <w:rFonts w:cstheme="minorHAnsi"/>
                <w:color w:val="000000"/>
                <w:sz w:val="20"/>
                <w:szCs w:val="20"/>
              </w:rPr>
              <w:t>Валюта</w:t>
            </w:r>
          </w:p>
        </w:tc>
        <w:tc>
          <w:tcPr>
            <w:tcW w:w="1165" w:type="dxa"/>
          </w:tcPr>
          <w:p w14:paraId="519E71C7" w14:textId="77777777" w:rsidR="00FE490D" w:rsidRPr="00ED44D5" w:rsidRDefault="00FE490D" w:rsidP="00FE490D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Id-ftLargeint</w:t>
            </w:r>
          </w:p>
          <w:p w14:paraId="467FB84F" w14:textId="77777777" w:rsidR="00FE490D" w:rsidRPr="00ED44D5" w:rsidRDefault="00FE490D" w:rsidP="00FE490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HL-ftString</w:t>
            </w:r>
          </w:p>
        </w:tc>
        <w:tc>
          <w:tcPr>
            <w:tcW w:w="1297" w:type="dxa"/>
          </w:tcPr>
          <w:p w14:paraId="2CCE8073" w14:textId="77777777" w:rsidR="00FE490D" w:rsidRPr="00ED44D5" w:rsidRDefault="00FE490D" w:rsidP="00FE490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Id-</w:t>
            </w:r>
            <w:r w:rsidRPr="00ED44D5">
              <w:rPr>
                <w:rFonts w:cstheme="minorHAnsi"/>
                <w:sz w:val="20"/>
                <w:szCs w:val="20"/>
              </w:rPr>
              <w:t>нет</w:t>
            </w:r>
          </w:p>
          <w:p w14:paraId="092275C7" w14:textId="77777777" w:rsidR="00FE490D" w:rsidRPr="00ED44D5" w:rsidRDefault="00FE490D" w:rsidP="00FE490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 xml:space="preserve">HL – </w:t>
            </w:r>
            <w:r w:rsidRPr="00ED44D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0A0CF70A" w14:textId="37AA6B15" w:rsidR="00FE490D" w:rsidRPr="00CD1B27" w:rsidRDefault="00FE490D" w:rsidP="00FE490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1A202A">
              <w:rPr>
                <w:rFonts w:cstheme="minorHAnsi"/>
                <w:sz w:val="20"/>
                <w:szCs w:val="20"/>
              </w:rPr>
              <w:t>Валюта</w:t>
            </w:r>
            <w:r w:rsidRPr="00CD1B27">
              <w:rPr>
                <w:rFonts w:cstheme="minorHAnsi"/>
                <w:sz w:val="20"/>
                <w:szCs w:val="20"/>
              </w:rPr>
              <w:t xml:space="preserve"> </w:t>
            </w:r>
            <w:r w:rsidRPr="001A202A">
              <w:rPr>
                <w:rFonts w:cstheme="minorHAnsi"/>
                <w:sz w:val="20"/>
                <w:szCs w:val="20"/>
              </w:rPr>
              <w:t>выписки</w:t>
            </w:r>
            <w:r w:rsidRPr="00CD1B27">
              <w:rPr>
                <w:rFonts w:cstheme="minorHAnsi"/>
                <w:sz w:val="20"/>
                <w:szCs w:val="20"/>
              </w:rPr>
              <w:t>.</w:t>
            </w:r>
            <w:r w:rsidR="001C7502" w:rsidRPr="00CD1B27">
              <w:rPr>
                <w:rFonts w:cstheme="minorHAnsi"/>
                <w:sz w:val="20"/>
                <w:szCs w:val="20"/>
              </w:rPr>
              <w:t xml:space="preserve"> </w:t>
            </w:r>
            <w:r w:rsidR="001A202A" w:rsidRPr="001A202A">
              <w:rPr>
                <w:sz w:val="20"/>
                <w:szCs w:val="20"/>
              </w:rPr>
              <w:t>Выбрать</w:t>
            </w:r>
            <w:r w:rsidR="001A202A" w:rsidRPr="00CD1B27">
              <w:rPr>
                <w:sz w:val="20"/>
                <w:szCs w:val="20"/>
              </w:rPr>
              <w:t xml:space="preserve"> </w:t>
            </w:r>
            <w:r w:rsidR="001A202A" w:rsidRPr="001A202A">
              <w:rPr>
                <w:sz w:val="20"/>
                <w:szCs w:val="20"/>
                <w:lang w:val="en-US"/>
              </w:rPr>
              <w:t>Bs</w:t>
            </w:r>
            <w:r w:rsidR="001A202A" w:rsidRPr="00CD1B27">
              <w:rPr>
                <w:sz w:val="20"/>
                <w:szCs w:val="20"/>
              </w:rPr>
              <w:t>_</w:t>
            </w:r>
            <w:r w:rsidR="001A202A" w:rsidRPr="001A202A">
              <w:rPr>
                <w:sz w:val="20"/>
                <w:szCs w:val="20"/>
                <w:lang w:val="en-US"/>
              </w:rPr>
              <w:t>BankAcc</w:t>
            </w:r>
            <w:r w:rsidR="001A202A" w:rsidRPr="00CD1B27">
              <w:rPr>
                <w:sz w:val="20"/>
                <w:szCs w:val="20"/>
              </w:rPr>
              <w:t>.</w:t>
            </w:r>
            <w:r w:rsidR="001A202A" w:rsidRPr="001A202A">
              <w:rPr>
                <w:sz w:val="20"/>
                <w:szCs w:val="20"/>
                <w:lang w:val="en-US"/>
              </w:rPr>
              <w:t>idCur</w:t>
            </w:r>
            <w:r w:rsidR="001A202A" w:rsidRPr="00CD1B27">
              <w:rPr>
                <w:sz w:val="20"/>
                <w:szCs w:val="20"/>
              </w:rPr>
              <w:t xml:space="preserve"> </w:t>
            </w:r>
            <w:r w:rsidR="001A202A" w:rsidRPr="001A202A">
              <w:rPr>
                <w:sz w:val="20"/>
                <w:szCs w:val="20"/>
              </w:rPr>
              <w:t>по</w:t>
            </w:r>
            <w:r w:rsidR="001A202A" w:rsidRPr="00CD1B27">
              <w:rPr>
                <w:sz w:val="20"/>
                <w:szCs w:val="20"/>
              </w:rPr>
              <w:t xml:space="preserve"> </w:t>
            </w:r>
            <w:r w:rsidR="001A202A" w:rsidRPr="001A202A">
              <w:rPr>
                <w:sz w:val="20"/>
                <w:szCs w:val="20"/>
              </w:rPr>
              <w:t>условию</w:t>
            </w:r>
            <w:r w:rsidR="001A202A" w:rsidRPr="00CD1B27">
              <w:rPr>
                <w:sz w:val="20"/>
                <w:szCs w:val="20"/>
              </w:rPr>
              <w:t xml:space="preserve">: </w:t>
            </w:r>
            <w:r w:rsidR="001A202A" w:rsidRPr="001A202A">
              <w:rPr>
                <w:sz w:val="20"/>
                <w:szCs w:val="20"/>
                <w:lang w:val="en-US"/>
              </w:rPr>
              <w:t>Bs</w:t>
            </w:r>
            <w:r w:rsidR="001A202A" w:rsidRPr="00CD1B27">
              <w:rPr>
                <w:sz w:val="20"/>
                <w:szCs w:val="20"/>
              </w:rPr>
              <w:t>_</w:t>
            </w:r>
            <w:r w:rsidR="001A202A" w:rsidRPr="001A202A">
              <w:rPr>
                <w:sz w:val="20"/>
                <w:szCs w:val="20"/>
                <w:lang w:val="en-US"/>
              </w:rPr>
              <w:t>BankAcc</w:t>
            </w:r>
            <w:r w:rsidR="001A202A" w:rsidRPr="00CD1B27">
              <w:rPr>
                <w:sz w:val="20"/>
                <w:szCs w:val="20"/>
              </w:rPr>
              <w:t>.</w:t>
            </w:r>
            <w:r w:rsidR="001A202A" w:rsidRPr="001A202A">
              <w:rPr>
                <w:sz w:val="20"/>
                <w:szCs w:val="20"/>
                <w:lang w:val="en-US"/>
              </w:rPr>
              <w:t>id</w:t>
            </w:r>
            <w:r w:rsidR="001A202A" w:rsidRPr="00CD1B27">
              <w:rPr>
                <w:iCs/>
                <w:sz w:val="20"/>
                <w:szCs w:val="20"/>
              </w:rPr>
              <w:t xml:space="preserve"> = </w:t>
            </w:r>
            <w:r w:rsidR="001A202A" w:rsidRPr="001A202A">
              <w:rPr>
                <w:bCs/>
                <w:sz w:val="20"/>
                <w:szCs w:val="20"/>
                <w:lang w:val="en-US"/>
              </w:rPr>
              <w:t>Pm</w:t>
            </w:r>
            <w:r w:rsidR="001A202A" w:rsidRPr="00CD1B27">
              <w:rPr>
                <w:bCs/>
                <w:sz w:val="20"/>
                <w:szCs w:val="20"/>
              </w:rPr>
              <w:t>_</w:t>
            </w:r>
            <w:r w:rsidR="001A202A" w:rsidRPr="001A202A">
              <w:rPr>
                <w:bCs/>
                <w:sz w:val="20"/>
                <w:szCs w:val="20"/>
                <w:lang w:val="en-US"/>
              </w:rPr>
              <w:t>ClientBankStatement</w:t>
            </w:r>
            <w:r w:rsidR="001A202A" w:rsidRPr="00CD1B27">
              <w:rPr>
                <w:bCs/>
                <w:sz w:val="20"/>
                <w:szCs w:val="20"/>
              </w:rPr>
              <w:t>.</w:t>
            </w:r>
            <w:r w:rsidR="001A202A" w:rsidRPr="001A202A">
              <w:rPr>
                <w:sz w:val="20"/>
                <w:szCs w:val="20"/>
                <w:lang w:val="en-US"/>
              </w:rPr>
              <w:t>idSelfBankAcc</w:t>
            </w:r>
          </w:p>
        </w:tc>
      </w:tr>
      <w:tr w:rsidR="00B5460A" w14:paraId="0EBCACCB" w14:textId="77777777" w:rsidTr="00B36EFA">
        <w:tc>
          <w:tcPr>
            <w:tcW w:w="1245" w:type="dxa"/>
          </w:tcPr>
          <w:p w14:paraId="48467183" w14:textId="77777777" w:rsidR="00B5460A" w:rsidRPr="00ED44D5" w:rsidRDefault="00ED44D5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sz w:val="20"/>
                <w:szCs w:val="20"/>
                <w:lang w:val="en-US"/>
              </w:rPr>
              <w:t>nBeginBalSum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7D7ADE" w14:textId="77777777" w:rsidR="00B5460A" w:rsidRPr="00ED44D5" w:rsidRDefault="00B5460A" w:rsidP="00B5460A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ED44D5">
              <w:rPr>
                <w:rFonts w:cstheme="minorHAnsi"/>
                <w:color w:val="000000"/>
                <w:sz w:val="20"/>
                <w:szCs w:val="20"/>
              </w:rPr>
              <w:t>Начальный остаток</w:t>
            </w:r>
          </w:p>
        </w:tc>
        <w:tc>
          <w:tcPr>
            <w:tcW w:w="1165" w:type="dxa"/>
          </w:tcPr>
          <w:p w14:paraId="55DF6D0A" w14:textId="77777777" w:rsidR="00B5460A" w:rsidRPr="00ED44D5" w:rsidRDefault="00B5460A" w:rsidP="00B5460A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1297" w:type="dxa"/>
          </w:tcPr>
          <w:p w14:paraId="77670307" w14:textId="77777777" w:rsidR="00B5460A" w:rsidRPr="00ED44D5" w:rsidRDefault="00B5460A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45EC210C" w14:textId="77777777" w:rsidR="00B5460A" w:rsidRPr="00ED44D5" w:rsidRDefault="00B5460A" w:rsidP="00B5460A">
            <w:pPr>
              <w:rPr>
                <w:sz w:val="20"/>
                <w:szCs w:val="20"/>
              </w:rPr>
            </w:pPr>
            <w:r w:rsidRPr="00ED44D5">
              <w:rPr>
                <w:sz w:val="20"/>
                <w:szCs w:val="20"/>
              </w:rPr>
              <w:t>Остаток денежных средств на расчетном счете в Банке на начало операционного дня, равного дате выписки.</w:t>
            </w:r>
            <w:r w:rsidR="00ED44D5" w:rsidRPr="00ED44D5">
              <w:rPr>
                <w:sz w:val="20"/>
                <w:szCs w:val="20"/>
              </w:rPr>
              <w:t xml:space="preserve"> </w:t>
            </w:r>
            <w:r w:rsidR="00ED44D5" w:rsidRPr="00ED44D5">
              <w:rPr>
                <w:bCs/>
                <w:sz w:val="20"/>
                <w:szCs w:val="20"/>
              </w:rPr>
              <w:t>Pm_ClientBankStatement.</w:t>
            </w:r>
            <w:r w:rsidR="00ED44D5" w:rsidRPr="00ED44D5">
              <w:rPr>
                <w:sz w:val="20"/>
                <w:szCs w:val="20"/>
                <w:lang w:val="en-US"/>
              </w:rPr>
              <w:t>nBeginBalSum.</w:t>
            </w:r>
          </w:p>
        </w:tc>
      </w:tr>
      <w:tr w:rsidR="00B5460A" w14:paraId="5C03CC33" w14:textId="77777777" w:rsidTr="00B36EFA">
        <w:tc>
          <w:tcPr>
            <w:tcW w:w="1245" w:type="dxa"/>
          </w:tcPr>
          <w:p w14:paraId="773D9CA4" w14:textId="77777777" w:rsidR="00B5460A" w:rsidRPr="00ED44D5" w:rsidRDefault="00ED44D5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sz w:val="20"/>
                <w:szCs w:val="20"/>
                <w:lang w:val="en-US"/>
              </w:rPr>
              <w:t>nSumIn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AF48ED" w14:textId="77777777" w:rsidR="00B5460A" w:rsidRPr="00ED44D5" w:rsidRDefault="00B5460A" w:rsidP="00B5460A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ED44D5">
              <w:rPr>
                <w:rFonts w:cstheme="minorHAnsi"/>
                <w:color w:val="000000"/>
                <w:sz w:val="20"/>
                <w:szCs w:val="20"/>
              </w:rPr>
              <w:t>Приход</w:t>
            </w:r>
          </w:p>
        </w:tc>
        <w:tc>
          <w:tcPr>
            <w:tcW w:w="1165" w:type="dxa"/>
          </w:tcPr>
          <w:p w14:paraId="0C8D5DA1" w14:textId="77777777" w:rsidR="00B5460A" w:rsidRPr="00ED44D5" w:rsidRDefault="00B5460A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1297" w:type="dxa"/>
          </w:tcPr>
          <w:p w14:paraId="264D9F70" w14:textId="77777777" w:rsidR="00B5460A" w:rsidRPr="00ED44D5" w:rsidRDefault="00B5460A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0AEA5D23" w14:textId="77777777" w:rsidR="00B5460A" w:rsidRPr="00ED44D5" w:rsidRDefault="00B5460A" w:rsidP="00B5460A">
            <w:pPr>
              <w:rPr>
                <w:sz w:val="20"/>
                <w:szCs w:val="20"/>
              </w:rPr>
            </w:pPr>
            <w:r w:rsidRPr="00ED44D5">
              <w:rPr>
                <w:sz w:val="20"/>
                <w:szCs w:val="20"/>
              </w:rPr>
              <w:t>Сумма поступлений денежных средств на расчетный счет в Банке в течение операционного дня, равного дате выписки.</w:t>
            </w:r>
            <w:r w:rsidR="00ED44D5" w:rsidRPr="00ED44D5">
              <w:rPr>
                <w:sz w:val="20"/>
                <w:szCs w:val="20"/>
              </w:rPr>
              <w:t xml:space="preserve"> </w:t>
            </w:r>
            <w:r w:rsidR="00ED44D5" w:rsidRPr="00ED44D5">
              <w:rPr>
                <w:bCs/>
                <w:sz w:val="20"/>
                <w:szCs w:val="20"/>
              </w:rPr>
              <w:t>Pm_ClientBankStatement.</w:t>
            </w:r>
            <w:r w:rsidR="00ED44D5" w:rsidRPr="00ED44D5">
              <w:rPr>
                <w:sz w:val="20"/>
                <w:szCs w:val="20"/>
                <w:lang w:val="en-US"/>
              </w:rPr>
              <w:t>nSumIn.</w:t>
            </w:r>
          </w:p>
        </w:tc>
      </w:tr>
      <w:tr w:rsidR="00B5460A" w14:paraId="20238318" w14:textId="77777777" w:rsidTr="00B36EFA">
        <w:tc>
          <w:tcPr>
            <w:tcW w:w="1245" w:type="dxa"/>
          </w:tcPr>
          <w:p w14:paraId="18BD9B1E" w14:textId="77777777" w:rsidR="00B5460A" w:rsidRPr="00ED44D5" w:rsidRDefault="00ED44D5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sz w:val="20"/>
                <w:szCs w:val="20"/>
                <w:lang w:val="en-US"/>
              </w:rPr>
              <w:t>nSumOut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F49887" w14:textId="77777777" w:rsidR="00B5460A" w:rsidRPr="00ED44D5" w:rsidRDefault="00B5460A" w:rsidP="00B5460A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ED44D5">
              <w:rPr>
                <w:rFonts w:cstheme="minorHAnsi"/>
                <w:color w:val="000000"/>
                <w:sz w:val="20"/>
                <w:szCs w:val="20"/>
              </w:rPr>
              <w:t>Расход</w:t>
            </w:r>
          </w:p>
        </w:tc>
        <w:tc>
          <w:tcPr>
            <w:tcW w:w="1165" w:type="dxa"/>
          </w:tcPr>
          <w:p w14:paraId="0E8C4997" w14:textId="77777777" w:rsidR="00B5460A" w:rsidRPr="00ED44D5" w:rsidRDefault="00B5460A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1297" w:type="dxa"/>
          </w:tcPr>
          <w:p w14:paraId="36EFD177" w14:textId="77777777" w:rsidR="00B5460A" w:rsidRPr="00ED44D5" w:rsidRDefault="00B5460A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29439122" w14:textId="77777777" w:rsidR="00B5460A" w:rsidRPr="00ED44D5" w:rsidRDefault="00B5460A" w:rsidP="00B5460A">
            <w:pPr>
              <w:rPr>
                <w:sz w:val="20"/>
                <w:szCs w:val="20"/>
              </w:rPr>
            </w:pPr>
            <w:r w:rsidRPr="00ED44D5">
              <w:rPr>
                <w:sz w:val="20"/>
                <w:szCs w:val="20"/>
              </w:rPr>
              <w:t>Сумма списаний денежных средств с расчетного счета в Банке в течение операционного дня, равного дате выписки.</w:t>
            </w:r>
            <w:r w:rsidR="00ED44D5" w:rsidRPr="00ED44D5">
              <w:rPr>
                <w:sz w:val="20"/>
                <w:szCs w:val="20"/>
              </w:rPr>
              <w:t xml:space="preserve"> </w:t>
            </w:r>
            <w:r w:rsidR="00ED44D5" w:rsidRPr="00ED44D5">
              <w:rPr>
                <w:bCs/>
                <w:sz w:val="20"/>
                <w:szCs w:val="20"/>
              </w:rPr>
              <w:t>Pm_ClientBankStatement.</w:t>
            </w:r>
            <w:r w:rsidR="00ED44D5" w:rsidRPr="00ED44D5">
              <w:rPr>
                <w:sz w:val="20"/>
                <w:szCs w:val="20"/>
                <w:lang w:val="en-US"/>
              </w:rPr>
              <w:t>nSumOut.</w:t>
            </w:r>
          </w:p>
        </w:tc>
      </w:tr>
      <w:tr w:rsidR="00B5460A" w14:paraId="35B4EA1C" w14:textId="77777777" w:rsidTr="00B36EFA">
        <w:tc>
          <w:tcPr>
            <w:tcW w:w="1245" w:type="dxa"/>
          </w:tcPr>
          <w:p w14:paraId="0D68FCF9" w14:textId="77777777" w:rsidR="00B5460A" w:rsidRPr="00ED44D5" w:rsidRDefault="00ED44D5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sz w:val="20"/>
                <w:szCs w:val="20"/>
                <w:lang w:val="en-US"/>
              </w:rPr>
              <w:t>nEndBalSum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BD9A5A" w14:textId="77777777" w:rsidR="00B5460A" w:rsidRPr="00ED44D5" w:rsidRDefault="00B5460A" w:rsidP="00B5460A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ED44D5">
              <w:rPr>
                <w:rFonts w:cstheme="minorHAnsi"/>
                <w:color w:val="000000"/>
                <w:sz w:val="20"/>
                <w:szCs w:val="20"/>
              </w:rPr>
              <w:t>Конечный остаток</w:t>
            </w:r>
          </w:p>
        </w:tc>
        <w:tc>
          <w:tcPr>
            <w:tcW w:w="1165" w:type="dxa"/>
          </w:tcPr>
          <w:p w14:paraId="77D72384" w14:textId="77777777" w:rsidR="00B5460A" w:rsidRPr="00ED44D5" w:rsidRDefault="00B5460A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1297" w:type="dxa"/>
          </w:tcPr>
          <w:p w14:paraId="137A8155" w14:textId="77777777" w:rsidR="00B5460A" w:rsidRPr="00ED44D5" w:rsidRDefault="00B5460A" w:rsidP="00B5460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5017" w:type="dxa"/>
          </w:tcPr>
          <w:p w14:paraId="5DC04F73" w14:textId="77777777" w:rsidR="00B5460A" w:rsidRPr="00ED44D5" w:rsidRDefault="00B5460A" w:rsidP="00B5460A">
            <w:pPr>
              <w:rPr>
                <w:sz w:val="20"/>
                <w:szCs w:val="20"/>
              </w:rPr>
            </w:pPr>
            <w:r w:rsidRPr="00ED44D5">
              <w:rPr>
                <w:sz w:val="20"/>
                <w:szCs w:val="20"/>
              </w:rPr>
              <w:t>Остаток денежных средств на расчетном счете в Банке на конец операционного дня, равного дате выписки.</w:t>
            </w:r>
            <w:r w:rsidR="00ED44D5" w:rsidRPr="00ED44D5">
              <w:rPr>
                <w:sz w:val="20"/>
                <w:szCs w:val="20"/>
              </w:rPr>
              <w:t xml:space="preserve"> </w:t>
            </w:r>
            <w:r w:rsidR="00ED44D5" w:rsidRPr="00ED44D5">
              <w:rPr>
                <w:bCs/>
                <w:sz w:val="20"/>
                <w:szCs w:val="20"/>
              </w:rPr>
              <w:t>Pm_ClientBankStatement.</w:t>
            </w:r>
            <w:r w:rsidR="00ED44D5" w:rsidRPr="00ED44D5">
              <w:rPr>
                <w:sz w:val="20"/>
                <w:szCs w:val="20"/>
                <w:lang w:val="en-US"/>
              </w:rPr>
              <w:t>nEndBalSum.</w:t>
            </w:r>
          </w:p>
        </w:tc>
      </w:tr>
    </w:tbl>
    <w:p w14:paraId="4569C929" w14:textId="78C07BC3" w:rsidR="00C22C57" w:rsidRPr="00501A5F" w:rsidDel="00205EF5" w:rsidRDefault="00C22C57" w:rsidP="00F23195">
      <w:pPr>
        <w:pStyle w:val="a6"/>
        <w:spacing w:after="0"/>
        <w:ind w:left="284"/>
        <w:rPr>
          <w:del w:id="238" w:author="Учетная запись Майкрософт" w:date="2025-08-18T19:01:00Z"/>
          <w:rFonts w:cstheme="minorHAnsi"/>
        </w:rPr>
      </w:pPr>
    </w:p>
    <w:p w14:paraId="49B79C0E" w14:textId="31BA5540" w:rsidR="00FA30F9" w:rsidRPr="00945540" w:rsidRDefault="00B85997" w:rsidP="00712370">
      <w:pPr>
        <w:ind w:firstLine="284"/>
        <w:jc w:val="both"/>
        <w:rPr>
          <w:sz w:val="24"/>
          <w:szCs w:val="24"/>
        </w:rPr>
      </w:pPr>
      <w:r w:rsidRPr="00095600">
        <w:rPr>
          <w:iCs/>
        </w:rPr>
        <w:t>Для работы со списком БВ</w:t>
      </w:r>
      <w:r>
        <w:rPr>
          <w:iCs/>
        </w:rPr>
        <w:t xml:space="preserve"> должен</w:t>
      </w:r>
      <w:r w:rsidRPr="00095600">
        <w:rPr>
          <w:iCs/>
        </w:rPr>
        <w:t xml:space="preserve"> </w:t>
      </w:r>
      <w:r w:rsidR="00DA42B8">
        <w:rPr>
          <w:iCs/>
        </w:rPr>
        <w:t xml:space="preserve">быть </w:t>
      </w:r>
      <w:r w:rsidRPr="00095600">
        <w:rPr>
          <w:iCs/>
        </w:rPr>
        <w:t xml:space="preserve">доступен весь стандартный функционал ИС Global, предназначенный для работы со списком данных из класса, вызываемый нажатием правой кнопки мыши в интерфейсе. </w:t>
      </w:r>
    </w:p>
    <w:p w14:paraId="23EAA153" w14:textId="393FAC08" w:rsidR="00496D0B" w:rsidRPr="00A53EDA" w:rsidRDefault="00496D0B" w:rsidP="00EF1B85">
      <w:pPr>
        <w:pStyle w:val="1"/>
        <w:numPr>
          <w:ilvl w:val="0"/>
          <w:numId w:val="13"/>
        </w:numPr>
        <w:spacing w:before="0"/>
        <w:ind w:left="357" w:hanging="357"/>
        <w:contextualSpacing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239" w:name="_Toc205374558"/>
      <w:r w:rsidRPr="00A53EDA">
        <w:rPr>
          <w:rFonts w:asciiTheme="minorHAnsi" w:hAnsiTheme="minorHAnsi" w:cstheme="minorHAnsi"/>
          <w:b/>
          <w:color w:val="auto"/>
          <w:sz w:val="24"/>
          <w:szCs w:val="24"/>
        </w:rPr>
        <w:t xml:space="preserve">Разработка интерфейса </w:t>
      </w:r>
      <w:r w:rsidR="00082CAE">
        <w:rPr>
          <w:rFonts w:asciiTheme="minorHAnsi" w:hAnsiTheme="minorHAnsi" w:cstheme="minorHAnsi"/>
          <w:b/>
          <w:color w:val="auto"/>
          <w:sz w:val="24"/>
          <w:szCs w:val="24"/>
        </w:rPr>
        <w:t>о</w:t>
      </w:r>
      <w:r w:rsidR="00544689">
        <w:rPr>
          <w:rFonts w:asciiTheme="minorHAnsi" w:hAnsiTheme="minorHAnsi" w:cstheme="minorHAnsi"/>
          <w:b/>
          <w:color w:val="auto"/>
          <w:sz w:val="24"/>
          <w:szCs w:val="24"/>
        </w:rPr>
        <w:t>бработки выписки</w:t>
      </w:r>
      <w:r w:rsidR="001C4F49">
        <w:rPr>
          <w:rFonts w:asciiTheme="minorHAnsi" w:hAnsiTheme="minorHAnsi" w:cstheme="minorHAnsi"/>
          <w:b/>
          <w:color w:val="auto"/>
          <w:sz w:val="24"/>
          <w:szCs w:val="24"/>
        </w:rPr>
        <w:t xml:space="preserve"> в ОТ</w:t>
      </w:r>
      <w:r w:rsidR="004E432E">
        <w:rPr>
          <w:rFonts w:asciiTheme="minorHAnsi" w:hAnsiTheme="minorHAnsi" w:cstheme="minorHAnsi"/>
          <w:b/>
          <w:color w:val="auto"/>
          <w:sz w:val="24"/>
          <w:szCs w:val="24"/>
        </w:rPr>
        <w:t>П</w:t>
      </w:r>
      <w:r w:rsidR="001C4F49">
        <w:rPr>
          <w:rFonts w:asciiTheme="minorHAnsi" w:hAnsiTheme="minorHAnsi" w:cstheme="minorHAnsi"/>
          <w:b/>
          <w:color w:val="auto"/>
          <w:sz w:val="24"/>
          <w:szCs w:val="24"/>
        </w:rPr>
        <w:t xml:space="preserve"> </w:t>
      </w:r>
      <w:r w:rsidR="008B14D9">
        <w:rPr>
          <w:rFonts w:asciiTheme="minorHAnsi" w:hAnsiTheme="minorHAnsi" w:cstheme="minorHAnsi"/>
          <w:b/>
          <w:color w:val="auto"/>
          <w:sz w:val="24"/>
          <w:szCs w:val="24"/>
        </w:rPr>
        <w:t>ФУ</w:t>
      </w:r>
      <w:r w:rsidRPr="00A53EDA">
        <w:rPr>
          <w:rFonts w:asciiTheme="minorHAnsi" w:hAnsiTheme="minorHAnsi" w:cstheme="minorHAnsi"/>
          <w:b/>
          <w:color w:val="auto"/>
          <w:sz w:val="24"/>
          <w:szCs w:val="24"/>
        </w:rPr>
        <w:t xml:space="preserve"> – ЧТЗ № ХХХ п.6.3.2</w:t>
      </w:r>
      <w:bookmarkEnd w:id="23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4855"/>
        <w:gridCol w:w="1260"/>
        <w:gridCol w:w="1817"/>
      </w:tblGrid>
      <w:tr w:rsidR="003E53E2" w:rsidRPr="00945540" w14:paraId="176BE950" w14:textId="77777777" w:rsidTr="00D73751">
        <w:tc>
          <w:tcPr>
            <w:tcW w:w="1413" w:type="dxa"/>
          </w:tcPr>
          <w:p w14:paraId="7B3BB7A1" w14:textId="77777777" w:rsidR="003E53E2" w:rsidRPr="00945540" w:rsidRDefault="003E53E2" w:rsidP="00D73751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ЧТЗ</w:t>
            </w:r>
          </w:p>
        </w:tc>
        <w:tc>
          <w:tcPr>
            <w:tcW w:w="4855" w:type="dxa"/>
          </w:tcPr>
          <w:p w14:paraId="3D008A75" w14:textId="77777777" w:rsidR="003E53E2" w:rsidRPr="00945540" w:rsidRDefault="003E53E2" w:rsidP="00D73751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Задача</w:t>
            </w:r>
          </w:p>
        </w:tc>
        <w:tc>
          <w:tcPr>
            <w:tcW w:w="1260" w:type="dxa"/>
          </w:tcPr>
          <w:p w14:paraId="58CC84CB" w14:textId="77777777" w:rsidR="003E53E2" w:rsidRPr="00945540" w:rsidRDefault="003E53E2" w:rsidP="00D73751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 xml:space="preserve">ДП на </w:t>
            </w:r>
            <w:r w:rsidRPr="00945540">
              <w:rPr>
                <w:rFonts w:cstheme="minorHAnsi"/>
                <w:lang w:val="en-US"/>
              </w:rPr>
              <w:t>SD</w:t>
            </w:r>
          </w:p>
        </w:tc>
        <w:tc>
          <w:tcPr>
            <w:tcW w:w="1817" w:type="dxa"/>
          </w:tcPr>
          <w:p w14:paraId="390F34DE" w14:textId="77777777" w:rsidR="003E53E2" w:rsidRPr="00945540" w:rsidRDefault="003E53E2" w:rsidP="00D73751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Описание</w:t>
            </w:r>
          </w:p>
        </w:tc>
      </w:tr>
      <w:tr w:rsidR="003E53E2" w:rsidRPr="00945540" w14:paraId="45EC3E2A" w14:textId="77777777" w:rsidTr="00D73751">
        <w:tc>
          <w:tcPr>
            <w:tcW w:w="1413" w:type="dxa"/>
          </w:tcPr>
          <w:p w14:paraId="21E2728A" w14:textId="77777777" w:rsidR="003E53E2" w:rsidRPr="00945540" w:rsidRDefault="003E53E2" w:rsidP="003D3F57">
            <w:pPr>
              <w:contextualSpacing/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</w:rPr>
              <w:t>№ ХХХ</w:t>
            </w:r>
          </w:p>
        </w:tc>
        <w:tc>
          <w:tcPr>
            <w:tcW w:w="4855" w:type="dxa"/>
          </w:tcPr>
          <w:p w14:paraId="0750CEC2" w14:textId="77777777" w:rsidR="003E53E2" w:rsidRPr="00945540" w:rsidRDefault="003E53E2" w:rsidP="003D3F57">
            <w:pPr>
              <w:contextualSpacing/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  <w:lang w:val="en-US"/>
              </w:rPr>
              <w:t>https://yt.surgutneftegas.ru:4443/issue/TR-742</w:t>
            </w:r>
          </w:p>
        </w:tc>
        <w:tc>
          <w:tcPr>
            <w:tcW w:w="1260" w:type="dxa"/>
          </w:tcPr>
          <w:p w14:paraId="4218ABEA" w14:textId="77777777" w:rsidR="003E53E2" w:rsidRPr="00945540" w:rsidRDefault="003E53E2" w:rsidP="003D3F57">
            <w:pPr>
              <w:contextualSpacing/>
              <w:rPr>
                <w:rFonts w:cstheme="minorHAnsi"/>
              </w:rPr>
            </w:pPr>
            <w:r w:rsidRPr="00945540">
              <w:rPr>
                <w:rFonts w:cstheme="minorHAnsi"/>
                <w:highlight w:val="yellow"/>
              </w:rPr>
              <w:t>ХХХ</w:t>
            </w:r>
            <w:r w:rsidRPr="00945540">
              <w:rPr>
                <w:rFonts w:cstheme="minorHAnsi"/>
              </w:rPr>
              <w:t>D</w:t>
            </w:r>
          </w:p>
        </w:tc>
        <w:tc>
          <w:tcPr>
            <w:tcW w:w="1817" w:type="dxa"/>
          </w:tcPr>
          <w:p w14:paraId="4787F5C4" w14:textId="4E731425" w:rsidR="003E53E2" w:rsidRPr="00945540" w:rsidRDefault="003E53E2" w:rsidP="00544689">
            <w:pPr>
              <w:contextualSpacing/>
              <w:rPr>
                <w:rFonts w:cstheme="minorHAnsi"/>
              </w:rPr>
            </w:pPr>
            <w:r w:rsidRPr="00945540">
              <w:rPr>
                <w:rFonts w:cstheme="minorHAnsi"/>
              </w:rPr>
              <w:t xml:space="preserve">Интерфейс </w:t>
            </w:r>
            <w:r w:rsidR="00544689">
              <w:rPr>
                <w:rFonts w:cstheme="minorHAnsi"/>
              </w:rPr>
              <w:t xml:space="preserve">обработки </w:t>
            </w:r>
            <w:r w:rsidR="0089280B">
              <w:rPr>
                <w:rFonts w:cstheme="minorHAnsi"/>
              </w:rPr>
              <w:t>выписки</w:t>
            </w:r>
            <w:r w:rsidR="003F02FF">
              <w:rPr>
                <w:rFonts w:cstheme="minorHAnsi"/>
              </w:rPr>
              <w:t xml:space="preserve"> ОТП </w:t>
            </w:r>
            <w:r w:rsidR="008B14D9">
              <w:rPr>
                <w:rFonts w:cstheme="minorHAnsi"/>
              </w:rPr>
              <w:t>ФУ</w:t>
            </w:r>
          </w:p>
        </w:tc>
      </w:tr>
    </w:tbl>
    <w:p w14:paraId="1319A28F" w14:textId="77777777" w:rsidR="003D3F57" w:rsidRDefault="003D3F57" w:rsidP="003D3F57">
      <w:pPr>
        <w:spacing w:after="0"/>
        <w:contextualSpacing/>
        <w:rPr>
          <w:rFonts w:cstheme="minorHAnsi"/>
        </w:rPr>
      </w:pPr>
    </w:p>
    <w:p w14:paraId="597DFE7F" w14:textId="51B1C046" w:rsidR="00B4023A" w:rsidRPr="00346460" w:rsidRDefault="003D3F57" w:rsidP="000A4331">
      <w:pPr>
        <w:spacing w:after="0"/>
        <w:ind w:firstLine="284"/>
        <w:contextualSpacing/>
      </w:pPr>
      <w:r>
        <w:rPr>
          <w:rFonts w:cstheme="minorHAnsi"/>
        </w:rPr>
        <w:t xml:space="preserve">Интерфейс </w:t>
      </w:r>
      <w:r w:rsidR="00544689">
        <w:rPr>
          <w:rFonts w:cstheme="minorHAnsi"/>
        </w:rPr>
        <w:t>обработки выписки (БВ)</w:t>
      </w:r>
      <w:r w:rsidR="00B4023A">
        <w:rPr>
          <w:rFonts w:cstheme="minorHAnsi"/>
        </w:rPr>
        <w:t xml:space="preserve"> предназначен для обработки банковской выписки сотрудниками </w:t>
      </w:r>
      <w:r w:rsidR="008B14D9">
        <w:rPr>
          <w:rFonts w:cstheme="minorHAnsi"/>
        </w:rPr>
        <w:t>ФУ</w:t>
      </w:r>
      <w:r w:rsidR="00B4023A">
        <w:rPr>
          <w:rFonts w:cstheme="minorHAnsi"/>
        </w:rPr>
        <w:t xml:space="preserve"> с целью распределения документов выписки по СП и заполнения необходимых аналитик. </w:t>
      </w:r>
      <w:r w:rsidR="00B4023A" w:rsidRPr="00945540">
        <w:t xml:space="preserve">Макет интерфейса расположен в Приложении 1 «Интерфейсы </w:t>
      </w:r>
      <w:r w:rsidR="008B14D9">
        <w:t>ФУ</w:t>
      </w:r>
      <w:r w:rsidR="00B4023A" w:rsidRPr="00945540">
        <w:t>», Лист</w:t>
      </w:r>
      <w:r w:rsidR="005624E8">
        <w:t>ы</w:t>
      </w:r>
      <w:r w:rsidR="00B4023A" w:rsidRPr="00945540">
        <w:t xml:space="preserve"> «</w:t>
      </w:r>
      <w:r w:rsidR="00B4023A">
        <w:t>Документы выписки</w:t>
      </w:r>
      <w:r w:rsidR="00B4023A" w:rsidRPr="00945540">
        <w:t>»</w:t>
      </w:r>
      <w:r w:rsidR="005624E8">
        <w:t xml:space="preserve">, </w:t>
      </w:r>
      <w:r w:rsidR="005624E8" w:rsidRPr="00346460">
        <w:t>«Распределение по СП»</w:t>
      </w:r>
      <w:r w:rsidR="00B4023A" w:rsidRPr="00346460">
        <w:t>.</w:t>
      </w:r>
      <w:r w:rsidR="00120E25" w:rsidRPr="00346460">
        <w:t xml:space="preserve"> Расположение иконок на панели инструментов и параметров фильтрации можно посмотреть на макете</w:t>
      </w:r>
      <w:r w:rsidR="003A0D39">
        <w:t xml:space="preserve"> в Приложении 1</w:t>
      </w:r>
      <w:r w:rsidR="00120E25" w:rsidRPr="00346460">
        <w:t>.</w:t>
      </w:r>
    </w:p>
    <w:p w14:paraId="42D0F2D9" w14:textId="65EB5596" w:rsidR="00346460" w:rsidRDefault="00346460" w:rsidP="000A4331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>Ин</w:t>
      </w:r>
      <w:r w:rsidR="009D794C">
        <w:rPr>
          <w:rFonts w:cstheme="minorHAnsi"/>
        </w:rPr>
        <w:t xml:space="preserve">терфейс обработки БВ </w:t>
      </w:r>
      <w:r w:rsidR="00F70435">
        <w:rPr>
          <w:rFonts w:cstheme="minorHAnsi"/>
        </w:rPr>
        <w:t>содержит</w:t>
      </w:r>
      <w:r>
        <w:rPr>
          <w:rFonts w:cstheme="minorHAnsi"/>
        </w:rPr>
        <w:t>:</w:t>
      </w:r>
    </w:p>
    <w:p w14:paraId="036E8936" w14:textId="4180BAA7" w:rsidR="00346460" w:rsidRDefault="00E71CA7" w:rsidP="00EF1B85">
      <w:pPr>
        <w:pStyle w:val="a6"/>
        <w:numPr>
          <w:ilvl w:val="0"/>
          <w:numId w:val="16"/>
        </w:numPr>
        <w:spacing w:after="0"/>
        <w:ind w:left="0" w:firstLine="284"/>
        <w:rPr>
          <w:rFonts w:cstheme="minorHAnsi"/>
        </w:rPr>
      </w:pPr>
      <w:r>
        <w:rPr>
          <w:rFonts w:cstheme="minorHAnsi"/>
        </w:rPr>
        <w:t>Заголовочную</w:t>
      </w:r>
      <w:r w:rsidR="00346460">
        <w:rPr>
          <w:rFonts w:cstheme="minorHAnsi"/>
        </w:rPr>
        <w:t xml:space="preserve"> часть.</w:t>
      </w:r>
    </w:p>
    <w:p w14:paraId="76463F59" w14:textId="11BF8AD5" w:rsidR="00346460" w:rsidRDefault="00E71CA7" w:rsidP="00EF1B85">
      <w:pPr>
        <w:pStyle w:val="a6"/>
        <w:numPr>
          <w:ilvl w:val="0"/>
          <w:numId w:val="16"/>
        </w:numPr>
        <w:spacing w:after="0"/>
        <w:ind w:left="0" w:firstLine="284"/>
        <w:rPr>
          <w:rFonts w:cstheme="minorHAnsi"/>
        </w:rPr>
      </w:pPr>
      <w:r>
        <w:rPr>
          <w:rFonts w:cstheme="minorHAnsi"/>
        </w:rPr>
        <w:t>Закладку</w:t>
      </w:r>
      <w:r w:rsidR="00346460">
        <w:rPr>
          <w:rFonts w:cstheme="minorHAnsi"/>
        </w:rPr>
        <w:t xml:space="preserve"> «Документы выписки».</w:t>
      </w:r>
    </w:p>
    <w:p w14:paraId="426AE93E" w14:textId="514B82B9" w:rsidR="00B619F9" w:rsidRPr="006134DB" w:rsidRDefault="00E71CA7" w:rsidP="00EF1B85">
      <w:pPr>
        <w:pStyle w:val="a6"/>
        <w:numPr>
          <w:ilvl w:val="0"/>
          <w:numId w:val="16"/>
        </w:numPr>
        <w:spacing w:after="0"/>
        <w:ind w:left="0" w:firstLine="284"/>
        <w:rPr>
          <w:rFonts w:cstheme="minorHAnsi"/>
        </w:rPr>
      </w:pPr>
      <w:r>
        <w:rPr>
          <w:rFonts w:cstheme="minorHAnsi"/>
        </w:rPr>
        <w:t>Закладку</w:t>
      </w:r>
      <w:r w:rsidR="00B619F9">
        <w:rPr>
          <w:rFonts w:cstheme="minorHAnsi"/>
        </w:rPr>
        <w:t xml:space="preserve"> </w:t>
      </w:r>
      <w:r w:rsidR="00F70435">
        <w:rPr>
          <w:rFonts w:cstheme="minorHAnsi"/>
        </w:rPr>
        <w:t>«</w:t>
      </w:r>
      <w:r w:rsidR="00B619F9">
        <w:rPr>
          <w:rFonts w:cstheme="minorHAnsi"/>
        </w:rPr>
        <w:t>Распределение по СП».</w:t>
      </w:r>
    </w:p>
    <w:p w14:paraId="096A3604" w14:textId="77777777" w:rsidR="00B619F9" w:rsidRDefault="00B619F9" w:rsidP="000A4331">
      <w:pPr>
        <w:pStyle w:val="a6"/>
        <w:spacing w:after="0"/>
        <w:ind w:left="0" w:firstLine="284"/>
        <w:rPr>
          <w:rFonts w:cstheme="minorHAnsi"/>
        </w:rPr>
      </w:pPr>
      <w:commentRangeStart w:id="240"/>
      <w:commentRangeStart w:id="241"/>
      <w:r w:rsidRPr="00346460">
        <w:rPr>
          <w:rFonts w:cstheme="minorHAnsi"/>
        </w:rPr>
        <w:t>При открытии выписки из списка банковских выписок пользователю отображается интерфейс обработки БВ с активной закладкой «Документы выписки».</w:t>
      </w:r>
      <w:r w:rsidRPr="006134DB">
        <w:rPr>
          <w:rFonts w:cstheme="minorHAnsi"/>
        </w:rPr>
        <w:t xml:space="preserve"> </w:t>
      </w:r>
      <w:commentRangeEnd w:id="240"/>
      <w:r w:rsidR="00C0065F">
        <w:rPr>
          <w:rStyle w:val="ad"/>
        </w:rPr>
        <w:commentReference w:id="240"/>
      </w:r>
      <w:commentRangeEnd w:id="241"/>
      <w:r w:rsidR="00D66D3B">
        <w:rPr>
          <w:rStyle w:val="ad"/>
        </w:rPr>
        <w:commentReference w:id="241"/>
      </w:r>
    </w:p>
    <w:p w14:paraId="6C54B9D6" w14:textId="77777777" w:rsidR="00B619F9" w:rsidRDefault="00B619F9" w:rsidP="00B619F9">
      <w:pPr>
        <w:pStyle w:val="a6"/>
        <w:spacing w:after="0"/>
        <w:ind w:left="0"/>
        <w:rPr>
          <w:rFonts w:cstheme="minorHAnsi"/>
        </w:rPr>
      </w:pPr>
    </w:p>
    <w:p w14:paraId="7CF863F8" w14:textId="33C48F8A" w:rsidR="00DC75BE" w:rsidRPr="00E76C20" w:rsidRDefault="00E642EB" w:rsidP="00EF1B85">
      <w:pPr>
        <w:pStyle w:val="2"/>
        <w:numPr>
          <w:ilvl w:val="1"/>
          <w:numId w:val="16"/>
        </w:numPr>
        <w:rPr>
          <w:rFonts w:asciiTheme="minorHAnsi" w:hAnsiTheme="minorHAnsi" w:cstheme="minorHAnsi"/>
          <w:b/>
          <w:color w:val="auto"/>
          <w:sz w:val="22"/>
          <w:szCs w:val="22"/>
        </w:rPr>
      </w:pPr>
      <w:r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  <w:bookmarkStart w:id="242" w:name="_Toc205374559"/>
      <w:r w:rsidR="00E47963" w:rsidRPr="00E76C20">
        <w:rPr>
          <w:rFonts w:asciiTheme="minorHAnsi" w:hAnsiTheme="minorHAnsi" w:cstheme="minorHAnsi"/>
          <w:b/>
          <w:color w:val="auto"/>
          <w:sz w:val="22"/>
          <w:szCs w:val="22"/>
        </w:rPr>
        <w:t>Заголовочная часть интерфейса</w:t>
      </w:r>
      <w:r w:rsidR="00526CC2">
        <w:rPr>
          <w:rFonts w:asciiTheme="minorHAnsi" w:hAnsiTheme="minorHAnsi" w:cstheme="minorHAnsi"/>
          <w:b/>
          <w:color w:val="auto"/>
          <w:sz w:val="22"/>
          <w:szCs w:val="22"/>
        </w:rPr>
        <w:t xml:space="preserve"> – ЧТЗ №</w:t>
      </w:r>
      <w:r w:rsidR="00526CC2">
        <w:rPr>
          <w:rFonts w:asciiTheme="minorHAnsi" w:hAnsiTheme="minorHAnsi" w:cstheme="minorHAnsi"/>
          <w:b/>
          <w:color w:val="auto"/>
          <w:sz w:val="22"/>
          <w:szCs w:val="22"/>
          <w:lang w:val="en-US"/>
        </w:rPr>
        <w:t>XXX</w:t>
      </w:r>
      <w:r w:rsidR="00526CC2">
        <w:rPr>
          <w:rFonts w:asciiTheme="minorHAnsi" w:hAnsiTheme="minorHAnsi" w:cstheme="minorHAnsi"/>
          <w:b/>
          <w:color w:val="auto"/>
          <w:sz w:val="22"/>
          <w:szCs w:val="22"/>
        </w:rPr>
        <w:t xml:space="preserve"> п.6.3.2.1</w:t>
      </w:r>
      <w:bookmarkEnd w:id="242"/>
      <w:r w:rsidR="00526CC2" w:rsidRPr="00526CC2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</w:p>
    <w:p w14:paraId="4C39EBE4" w14:textId="4009A28F" w:rsidR="00B4023A" w:rsidRPr="00BB2786" w:rsidRDefault="005314D9" w:rsidP="003D3F57">
      <w:pPr>
        <w:spacing w:after="0"/>
        <w:contextualSpacing/>
        <w:rPr>
          <w:rFonts w:cstheme="minorHAnsi"/>
        </w:rPr>
      </w:pPr>
      <w:r>
        <w:rPr>
          <w:rFonts w:cstheme="minorHAnsi"/>
        </w:rPr>
        <w:t xml:space="preserve"> Заголовочная часть интерфейса обработки БВ содержит панель инструментов и данные банковской выписки.</w:t>
      </w:r>
    </w:p>
    <w:p w14:paraId="651B5BF3" w14:textId="77777777" w:rsidR="006C484A" w:rsidRPr="00BB2786" w:rsidRDefault="006C484A" w:rsidP="00EF1B85">
      <w:pPr>
        <w:pStyle w:val="a6"/>
        <w:numPr>
          <w:ilvl w:val="0"/>
          <w:numId w:val="3"/>
        </w:numPr>
        <w:spacing w:after="0"/>
        <w:rPr>
          <w:rFonts w:cstheme="minorHAnsi"/>
        </w:rPr>
      </w:pPr>
      <w:r w:rsidRPr="00990A65">
        <w:rPr>
          <w:rFonts w:cstheme="minorHAnsi"/>
        </w:rPr>
        <w:t>Панель инструментов</w:t>
      </w:r>
      <w:r w:rsidRPr="00BB2786">
        <w:rPr>
          <w:rFonts w:cstheme="minorHAnsi"/>
        </w:rPr>
        <w:t xml:space="preserve"> интерфейса содержит операции в указанном порядке:</w:t>
      </w:r>
    </w:p>
    <w:p w14:paraId="65A3561D" w14:textId="77777777" w:rsidR="000F7FDB" w:rsidRPr="00C776CA" w:rsidRDefault="000C2814" w:rsidP="00EF1B85">
      <w:pPr>
        <w:pStyle w:val="a6"/>
        <w:numPr>
          <w:ilvl w:val="0"/>
          <w:numId w:val="4"/>
        </w:numPr>
        <w:spacing w:after="0"/>
        <w:ind w:left="567" w:firstLine="0"/>
        <w:rPr>
          <w:rFonts w:cstheme="minorHAnsi"/>
        </w:rPr>
      </w:pPr>
      <w:r w:rsidRPr="00C776CA">
        <w:rPr>
          <w:rFonts w:cstheme="minorHAnsi"/>
        </w:rPr>
        <w:t>Сохранить</w:t>
      </w:r>
      <w:r w:rsidR="000F7FDB" w:rsidRPr="00C776CA">
        <w:rPr>
          <w:rFonts w:cstheme="minorHAnsi"/>
        </w:rPr>
        <w:t xml:space="preserve"> – сохраняет изменения, внесенные пользователем. Операция </w:t>
      </w:r>
      <w:r w:rsidR="000F7FDB" w:rsidRPr="00C776CA">
        <w:rPr>
          <w:rFonts w:cstheme="minorHAnsi"/>
          <w:lang w:val="en-US"/>
        </w:rPr>
        <w:t>SaveForm, nImage = 11.</w:t>
      </w:r>
    </w:p>
    <w:p w14:paraId="462B7266" w14:textId="77777777" w:rsidR="006C484A" w:rsidRPr="00C776CA" w:rsidRDefault="006C484A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776CA">
        <w:rPr>
          <w:rFonts w:asciiTheme="minorHAnsi" w:hAnsiTheme="minorHAnsi" w:cstheme="minorHAnsi"/>
          <w:sz w:val="22"/>
          <w:szCs w:val="22"/>
        </w:rPr>
        <w:t xml:space="preserve">Обновить – запускает обновление данных в списке выборки. Операция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refresh</w:t>
      </w:r>
      <w:r w:rsidRPr="00C776CA">
        <w:rPr>
          <w:rFonts w:asciiTheme="minorHAnsi" w:hAnsiTheme="minorHAnsi" w:cstheme="minorHAnsi"/>
          <w:sz w:val="22"/>
          <w:szCs w:val="22"/>
        </w:rPr>
        <w:t>,</w:t>
      </w:r>
      <w:r w:rsidRPr="00C776CA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776CA">
        <w:rPr>
          <w:rFonts w:asciiTheme="minorHAnsi" w:hAnsiTheme="minorHAnsi" w:cstheme="minorHAnsi"/>
          <w:sz w:val="22"/>
          <w:szCs w:val="22"/>
        </w:rPr>
        <w:t xml:space="preserve"> = 0.</w:t>
      </w:r>
    </w:p>
    <w:p w14:paraId="0BD0810F" w14:textId="03D18E1A" w:rsidR="000F7FDB" w:rsidRPr="00C776CA" w:rsidRDefault="000F7FDB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776CA">
        <w:rPr>
          <w:rFonts w:asciiTheme="minorHAnsi" w:hAnsiTheme="minorHAnsi" w:cstheme="minorHAnsi"/>
          <w:sz w:val="22"/>
          <w:szCs w:val="22"/>
        </w:rPr>
        <w:lastRenderedPageBreak/>
        <w:t>Интерпретация – запускает функци</w:t>
      </w:r>
      <w:r w:rsidRPr="00CC416B">
        <w:rPr>
          <w:rFonts w:asciiTheme="minorHAnsi" w:hAnsiTheme="minorHAnsi" w:cstheme="minorHAnsi"/>
          <w:strike/>
          <w:sz w:val="22"/>
          <w:szCs w:val="22"/>
        </w:rPr>
        <w:t>и</w:t>
      </w:r>
      <w:r w:rsidR="00CC416B">
        <w:rPr>
          <w:rFonts w:asciiTheme="minorHAnsi" w:hAnsiTheme="minorHAnsi" w:cstheme="minorHAnsi"/>
          <w:sz w:val="22"/>
          <w:szCs w:val="22"/>
        </w:rPr>
        <w:t>ю</w:t>
      </w:r>
      <w:r w:rsidRPr="00C776CA">
        <w:rPr>
          <w:rFonts w:asciiTheme="minorHAnsi" w:hAnsiTheme="minorHAnsi" w:cstheme="minorHAnsi"/>
          <w:sz w:val="22"/>
          <w:szCs w:val="22"/>
        </w:rPr>
        <w:t xml:space="preserve"> интерпретации </w:t>
      </w:r>
      <w:r w:rsidR="00893980" w:rsidRPr="00C776CA">
        <w:rPr>
          <w:rFonts w:asciiTheme="minorHAnsi" w:hAnsiTheme="minorHAnsi" w:cstheme="minorHAnsi"/>
          <w:sz w:val="22"/>
          <w:szCs w:val="22"/>
        </w:rPr>
        <w:t xml:space="preserve">БВ. </w:t>
      </w:r>
      <w:commentRangeStart w:id="243"/>
      <w:commentRangeStart w:id="244"/>
      <w:r w:rsidR="00A72C45" w:rsidRPr="00C776CA">
        <w:rPr>
          <w:rFonts w:asciiTheme="minorHAnsi" w:hAnsiTheme="minorHAnsi" w:cstheme="minorHAnsi"/>
          <w:sz w:val="22"/>
          <w:szCs w:val="22"/>
        </w:rPr>
        <w:t xml:space="preserve">Содержит две операции: «Интерпретировать выписку», </w:t>
      </w:r>
      <w:r w:rsidR="00A72C45" w:rsidRPr="00CC416B">
        <w:rPr>
          <w:rFonts w:asciiTheme="minorHAnsi" w:hAnsiTheme="minorHAnsi" w:cstheme="minorHAnsi"/>
          <w:strike/>
          <w:sz w:val="22"/>
          <w:szCs w:val="22"/>
        </w:rPr>
        <w:t>«Интерпретировать документ выписки».</w:t>
      </w:r>
      <w:r w:rsidR="00A72C45" w:rsidRPr="00C776CA">
        <w:rPr>
          <w:rFonts w:asciiTheme="minorHAnsi" w:hAnsiTheme="minorHAnsi" w:cstheme="minorHAnsi"/>
          <w:sz w:val="22"/>
          <w:szCs w:val="22"/>
        </w:rPr>
        <w:t xml:space="preserve"> </w:t>
      </w:r>
      <w:commentRangeEnd w:id="243"/>
      <w:r w:rsidR="00897B45">
        <w:rPr>
          <w:rStyle w:val="ad"/>
          <w:rFonts w:asciiTheme="minorHAnsi" w:eastAsiaTheme="minorHAnsi" w:hAnsiTheme="minorHAnsi" w:cstheme="minorBidi"/>
          <w:lang w:eastAsia="en-US"/>
        </w:rPr>
        <w:commentReference w:id="243"/>
      </w:r>
      <w:commentRangeEnd w:id="244"/>
      <w:r w:rsidR="00D66D3B">
        <w:rPr>
          <w:rStyle w:val="ad"/>
          <w:rFonts w:asciiTheme="minorHAnsi" w:eastAsiaTheme="minorHAnsi" w:hAnsiTheme="minorHAnsi" w:cstheme="minorBidi"/>
          <w:lang w:eastAsia="en-US"/>
        </w:rPr>
        <w:commentReference w:id="244"/>
      </w:r>
      <w:r w:rsidR="00893980" w:rsidRPr="005B49E1">
        <w:rPr>
          <w:rFonts w:asciiTheme="minorHAnsi" w:hAnsiTheme="minorHAnsi" w:cstheme="minorHAnsi"/>
          <w:sz w:val="22"/>
          <w:szCs w:val="22"/>
          <w:highlight w:val="yellow"/>
        </w:rPr>
        <w:t>Описание</w:t>
      </w:r>
      <w:r w:rsidR="006F3608"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 в ТЗ «</w:t>
      </w:r>
      <w:r w:rsidR="003D0278">
        <w:rPr>
          <w:rFonts w:asciiTheme="minorHAnsi" w:hAnsiTheme="minorHAnsi" w:cstheme="minorHAnsi"/>
          <w:sz w:val="22"/>
          <w:szCs w:val="22"/>
          <w:highlight w:val="yellow"/>
        </w:rPr>
        <w:t>Разработка функции</w:t>
      </w:r>
      <w:r w:rsidR="006F3608"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 интерпретации банковской выписки»,</w:t>
      </w:r>
      <w:r w:rsidR="00893980"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 ДП ХХХD. </w:t>
      </w:r>
      <w:r w:rsidR="005E02E2">
        <w:rPr>
          <w:rFonts w:asciiTheme="minorHAnsi" w:hAnsiTheme="minorHAnsi" w:cstheme="minorHAnsi"/>
          <w:sz w:val="22"/>
          <w:szCs w:val="22"/>
          <w:highlight w:val="yellow"/>
          <w:lang w:val="en-US"/>
        </w:rPr>
        <w:t>nImage</w:t>
      </w:r>
      <w:r w:rsidR="005E02E2" w:rsidRPr="005E02E2">
        <w:rPr>
          <w:rFonts w:asciiTheme="minorHAnsi" w:hAnsiTheme="minorHAnsi" w:cstheme="minorHAnsi"/>
          <w:sz w:val="22"/>
          <w:szCs w:val="22"/>
          <w:highlight w:val="yellow"/>
        </w:rPr>
        <w:t xml:space="preserve"> = 26</w:t>
      </w:r>
      <w:r w:rsidR="00067A6A" w:rsidRPr="005B49E1">
        <w:rPr>
          <w:rFonts w:asciiTheme="minorHAnsi" w:hAnsiTheme="minorHAnsi" w:cstheme="minorHAnsi"/>
          <w:sz w:val="22"/>
          <w:szCs w:val="22"/>
          <w:highlight w:val="yellow"/>
        </w:rPr>
        <w:t>.</w:t>
      </w:r>
    </w:p>
    <w:p w14:paraId="58F3D34C" w14:textId="13291650" w:rsidR="00D30E60" w:rsidRPr="0037766C" w:rsidRDefault="00D30E60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commentRangeStart w:id="245"/>
      <w:commentRangeStart w:id="246"/>
      <w:r w:rsidRPr="00C776CA">
        <w:rPr>
          <w:rFonts w:asciiTheme="minorHAnsi" w:hAnsiTheme="minorHAnsi" w:cstheme="minorHAnsi"/>
          <w:sz w:val="22"/>
          <w:szCs w:val="22"/>
        </w:rPr>
        <w:t xml:space="preserve">Детализация – открывает вкладку «Распределение» к выделенному документу БВ. Операция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ShowTab</w:t>
      </w:r>
      <w:r w:rsidRPr="00C776CA">
        <w:rPr>
          <w:rFonts w:asciiTheme="minorHAnsi" w:hAnsiTheme="minorHAnsi" w:cstheme="minorHAnsi"/>
          <w:sz w:val="22"/>
          <w:szCs w:val="22"/>
        </w:rPr>
        <w:t xml:space="preserve">,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nImage = 43.</w:t>
      </w:r>
      <w:commentRangeEnd w:id="245"/>
      <w:r w:rsidR="009C1FEC">
        <w:rPr>
          <w:rStyle w:val="ad"/>
          <w:rFonts w:asciiTheme="minorHAnsi" w:eastAsiaTheme="minorHAnsi" w:hAnsiTheme="minorHAnsi" w:cstheme="minorBidi"/>
          <w:lang w:eastAsia="en-US"/>
        </w:rPr>
        <w:commentReference w:id="245"/>
      </w:r>
      <w:commentRangeEnd w:id="246"/>
      <w:r w:rsidR="00D66D3B">
        <w:rPr>
          <w:rStyle w:val="ad"/>
          <w:rFonts w:asciiTheme="minorHAnsi" w:eastAsiaTheme="minorHAnsi" w:hAnsiTheme="minorHAnsi" w:cstheme="minorBidi"/>
          <w:lang w:eastAsia="en-US"/>
        </w:rPr>
        <w:commentReference w:id="246"/>
      </w:r>
    </w:p>
    <w:p w14:paraId="2A49B55C" w14:textId="388EC1C5" w:rsidR="0037766C" w:rsidRPr="0037766C" w:rsidRDefault="0037766C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commentRangeStart w:id="247"/>
      <w:commentRangeStart w:id="248"/>
      <w:r w:rsidRPr="0037766C">
        <w:rPr>
          <w:rFonts w:asciiTheme="minorHAnsi" w:hAnsiTheme="minorHAnsi" w:cstheme="minorHAnsi"/>
          <w:sz w:val="22"/>
          <w:szCs w:val="22"/>
        </w:rPr>
        <w:t xml:space="preserve">Массовое изменение состояния – запускает функцию массового изменения состояний документа БВ. </w:t>
      </w:r>
      <w:r w:rsidRPr="0037766C">
        <w:rPr>
          <w:rFonts w:asciiTheme="minorHAnsi" w:hAnsiTheme="minorHAnsi" w:cstheme="minorHAnsi"/>
          <w:sz w:val="22"/>
          <w:szCs w:val="22"/>
          <w:highlight w:val="yellow"/>
        </w:rPr>
        <w:t>Описание в ТЗ «</w:t>
      </w:r>
      <w:r w:rsidR="003D0278">
        <w:rPr>
          <w:rFonts w:asciiTheme="minorHAnsi" w:hAnsiTheme="minorHAnsi" w:cstheme="minorHAnsi"/>
          <w:sz w:val="22"/>
          <w:szCs w:val="22"/>
          <w:highlight w:val="yellow"/>
        </w:rPr>
        <w:t>Разработка функции</w:t>
      </w:r>
      <w:r w:rsidRPr="0037766C">
        <w:rPr>
          <w:rFonts w:asciiTheme="minorHAnsi" w:hAnsiTheme="minorHAnsi" w:cstheme="minorHAnsi"/>
          <w:sz w:val="22"/>
          <w:szCs w:val="22"/>
          <w:highlight w:val="yellow"/>
        </w:rPr>
        <w:t xml:space="preserve"> массового изменения состояния документов БВ» ДП ХХХD. </w:t>
      </w:r>
      <w:r w:rsidRPr="0037766C">
        <w:rPr>
          <w:rFonts w:asciiTheme="minorHAnsi" w:hAnsiTheme="minorHAnsi" w:cstheme="minorHAnsi"/>
          <w:sz w:val="22"/>
          <w:szCs w:val="22"/>
          <w:highlight w:val="yellow"/>
          <w:lang w:val="en-US"/>
        </w:rPr>
        <w:t>nImage</w:t>
      </w:r>
      <w:r w:rsidRPr="0037766C">
        <w:rPr>
          <w:rFonts w:asciiTheme="minorHAnsi" w:hAnsiTheme="minorHAnsi" w:cstheme="minorHAnsi"/>
          <w:sz w:val="22"/>
          <w:szCs w:val="22"/>
          <w:highlight w:val="yellow"/>
        </w:rPr>
        <w:t xml:space="preserve"> = 132.</w:t>
      </w:r>
      <w:commentRangeEnd w:id="247"/>
      <w:r w:rsidR="0017289B">
        <w:rPr>
          <w:rStyle w:val="ad"/>
          <w:rFonts w:asciiTheme="minorHAnsi" w:eastAsiaTheme="minorHAnsi" w:hAnsiTheme="minorHAnsi" w:cstheme="minorBidi"/>
          <w:lang w:eastAsia="en-US"/>
        </w:rPr>
        <w:commentReference w:id="247"/>
      </w:r>
      <w:commentRangeEnd w:id="248"/>
      <w:r w:rsidR="00D66D3B">
        <w:rPr>
          <w:rStyle w:val="ad"/>
          <w:rFonts w:asciiTheme="minorHAnsi" w:eastAsiaTheme="minorHAnsi" w:hAnsiTheme="minorHAnsi" w:cstheme="minorBidi"/>
          <w:lang w:eastAsia="en-US"/>
        </w:rPr>
        <w:commentReference w:id="248"/>
      </w:r>
    </w:p>
    <w:p w14:paraId="1CFDE2F4" w14:textId="3F481BD0" w:rsidR="005B49E1" w:rsidRDefault="005B49E1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commentRangeStart w:id="249"/>
      <w:commentRangeStart w:id="250"/>
      <w:r>
        <w:rPr>
          <w:rFonts w:asciiTheme="minorHAnsi" w:hAnsiTheme="minorHAnsi" w:cstheme="minorHAnsi"/>
          <w:sz w:val="22"/>
          <w:szCs w:val="22"/>
        </w:rPr>
        <w:t xml:space="preserve">Массовый ввод </w:t>
      </w:r>
      <w:r w:rsidR="00CB23F7">
        <w:rPr>
          <w:rFonts w:asciiTheme="minorHAnsi" w:hAnsiTheme="minorHAnsi" w:cstheme="minorHAnsi"/>
          <w:sz w:val="22"/>
          <w:szCs w:val="22"/>
        </w:rPr>
        <w:t>аналитик распределения</w:t>
      </w:r>
      <w:r>
        <w:rPr>
          <w:rFonts w:asciiTheme="minorHAnsi" w:hAnsiTheme="minorHAnsi" w:cstheme="minorHAnsi"/>
          <w:sz w:val="22"/>
          <w:szCs w:val="22"/>
        </w:rPr>
        <w:t xml:space="preserve"> – запускает функцию массового ввода параметров на вкладке «Распределение» для выделенных документов БВ. 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>Описание в ТЗ «</w:t>
      </w:r>
      <w:r w:rsidR="003D0278">
        <w:rPr>
          <w:rFonts w:asciiTheme="minorHAnsi" w:hAnsiTheme="minorHAnsi" w:cstheme="minorHAnsi"/>
          <w:sz w:val="22"/>
          <w:szCs w:val="22"/>
          <w:highlight w:val="yellow"/>
        </w:rPr>
        <w:t>Разработка функции</w:t>
      </w:r>
      <w:r w:rsidR="003D0278"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массового ввода </w:t>
      </w:r>
      <w:r w:rsidR="00CB23F7">
        <w:rPr>
          <w:rFonts w:asciiTheme="minorHAnsi" w:hAnsiTheme="minorHAnsi" w:cstheme="minorHAnsi"/>
          <w:sz w:val="22"/>
          <w:szCs w:val="22"/>
          <w:highlight w:val="yellow"/>
        </w:rPr>
        <w:t>аналитик распределения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», ДП ХХХD. </w:t>
      </w:r>
      <w:r w:rsidRPr="005B49E1">
        <w:rPr>
          <w:rFonts w:asciiTheme="minorHAnsi" w:hAnsiTheme="minorHAnsi" w:cstheme="minorHAnsi"/>
          <w:sz w:val="22"/>
          <w:szCs w:val="22"/>
          <w:highlight w:val="yellow"/>
          <w:lang w:val="en-US"/>
        </w:rPr>
        <w:t>nImage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 =</w:t>
      </w:r>
      <w:r w:rsidR="000E4624" w:rsidRPr="00250854">
        <w:rPr>
          <w:rFonts w:asciiTheme="minorHAnsi" w:hAnsiTheme="minorHAnsi" w:cstheme="minorHAnsi"/>
          <w:sz w:val="22"/>
          <w:szCs w:val="22"/>
          <w:highlight w:val="yellow"/>
        </w:rPr>
        <w:t xml:space="preserve"> 139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>.</w:t>
      </w:r>
      <w:commentRangeEnd w:id="249"/>
      <w:r w:rsidR="008E7455">
        <w:rPr>
          <w:rStyle w:val="ad"/>
          <w:rFonts w:asciiTheme="minorHAnsi" w:eastAsiaTheme="minorHAnsi" w:hAnsiTheme="minorHAnsi" w:cstheme="minorBidi"/>
          <w:lang w:eastAsia="en-US"/>
        </w:rPr>
        <w:commentReference w:id="249"/>
      </w:r>
      <w:commentRangeEnd w:id="250"/>
      <w:r w:rsidR="00D66D3B">
        <w:rPr>
          <w:rStyle w:val="ad"/>
          <w:rFonts w:asciiTheme="minorHAnsi" w:eastAsiaTheme="minorHAnsi" w:hAnsiTheme="minorHAnsi" w:cstheme="minorBidi"/>
          <w:lang w:eastAsia="en-US"/>
        </w:rPr>
        <w:commentReference w:id="250"/>
      </w:r>
    </w:p>
    <w:p w14:paraId="1BA851D1" w14:textId="4F559E7C" w:rsidR="003D0278" w:rsidRDefault="003D0278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commentRangeStart w:id="251"/>
      <w:commentRangeStart w:id="252"/>
      <w:r>
        <w:rPr>
          <w:rFonts w:asciiTheme="minorHAnsi" w:hAnsiTheme="minorHAnsi" w:cstheme="minorHAnsi"/>
          <w:sz w:val="22"/>
          <w:szCs w:val="22"/>
        </w:rPr>
        <w:t>Список непривязанных ПП/ВПП – открывает отчет со спи</w:t>
      </w:r>
      <w:r w:rsidR="000614C0">
        <w:rPr>
          <w:rFonts w:asciiTheme="minorHAnsi" w:hAnsiTheme="minorHAnsi" w:cstheme="minorHAnsi"/>
          <w:sz w:val="22"/>
          <w:szCs w:val="22"/>
        </w:rPr>
        <w:t>с</w:t>
      </w:r>
      <w:r>
        <w:rPr>
          <w:rFonts w:asciiTheme="minorHAnsi" w:hAnsiTheme="minorHAnsi" w:cstheme="minorHAnsi"/>
          <w:sz w:val="22"/>
          <w:szCs w:val="22"/>
        </w:rPr>
        <w:t xml:space="preserve">ком непривязанных ПП/ВПП на дату оплаты.  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>Описание в ТЗ «</w:t>
      </w:r>
      <w:r>
        <w:rPr>
          <w:rFonts w:asciiTheme="minorHAnsi" w:hAnsiTheme="minorHAnsi" w:cstheme="minorHAnsi"/>
          <w:sz w:val="22"/>
          <w:szCs w:val="22"/>
          <w:highlight w:val="yellow"/>
        </w:rPr>
        <w:t>Разработка отчета «Список непривязанных ПП/ВПП на дату оплаты»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», ДП ХХХD. </w:t>
      </w:r>
      <w:r w:rsidRPr="005B49E1">
        <w:rPr>
          <w:rFonts w:asciiTheme="minorHAnsi" w:hAnsiTheme="minorHAnsi" w:cstheme="minorHAnsi"/>
          <w:sz w:val="22"/>
          <w:szCs w:val="22"/>
          <w:highlight w:val="yellow"/>
          <w:lang w:val="en-US"/>
        </w:rPr>
        <w:t>nImage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 =</w:t>
      </w:r>
      <w:r w:rsidR="000801CF">
        <w:rPr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r w:rsidR="00627884">
        <w:rPr>
          <w:rFonts w:asciiTheme="minorHAnsi" w:hAnsiTheme="minorHAnsi" w:cstheme="minorHAnsi"/>
          <w:sz w:val="22"/>
          <w:szCs w:val="22"/>
          <w:highlight w:val="yellow"/>
        </w:rPr>
        <w:t>71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>.</w:t>
      </w:r>
      <w:commentRangeEnd w:id="251"/>
      <w:r w:rsidR="00E75D3B">
        <w:rPr>
          <w:rStyle w:val="ad"/>
          <w:rFonts w:asciiTheme="minorHAnsi" w:eastAsiaTheme="minorHAnsi" w:hAnsiTheme="minorHAnsi" w:cstheme="minorBidi"/>
          <w:lang w:eastAsia="en-US"/>
        </w:rPr>
        <w:commentReference w:id="251"/>
      </w:r>
      <w:commentRangeEnd w:id="252"/>
      <w:r w:rsidR="00D66D3B">
        <w:rPr>
          <w:rStyle w:val="ad"/>
          <w:rFonts w:asciiTheme="minorHAnsi" w:eastAsiaTheme="minorHAnsi" w:hAnsiTheme="minorHAnsi" w:cstheme="minorBidi"/>
          <w:lang w:eastAsia="en-US"/>
        </w:rPr>
        <w:commentReference w:id="252"/>
      </w:r>
    </w:p>
    <w:p w14:paraId="2E6F45CB" w14:textId="239F6CEF" w:rsidR="002D2C47" w:rsidRDefault="002D2C47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776CA">
        <w:rPr>
          <w:rFonts w:asciiTheme="minorHAnsi" w:hAnsiTheme="minorHAnsi" w:cstheme="minorHAnsi"/>
          <w:sz w:val="22"/>
          <w:szCs w:val="22"/>
        </w:rPr>
        <w:t xml:space="preserve">Печать – </w:t>
      </w:r>
      <w:r w:rsidR="003D0278">
        <w:rPr>
          <w:rFonts w:asciiTheme="minorHAnsi" w:hAnsiTheme="minorHAnsi" w:cstheme="minorHAnsi"/>
          <w:sz w:val="22"/>
          <w:szCs w:val="22"/>
        </w:rPr>
        <w:t>при нажатии на кнопку, выдать сообщение: «</w:t>
      </w:r>
      <w:r w:rsidR="003D0278" w:rsidRPr="003D0278">
        <w:rPr>
          <w:rFonts w:asciiTheme="minorHAnsi" w:hAnsiTheme="minorHAnsi" w:cstheme="minorHAnsi"/>
          <w:b/>
          <w:sz w:val="22"/>
          <w:szCs w:val="22"/>
        </w:rPr>
        <w:t>Функционал находится в разработке.»</w:t>
      </w:r>
      <w:r w:rsidR="003D0278">
        <w:rPr>
          <w:rFonts w:asciiTheme="minorHAnsi" w:hAnsiTheme="minorHAnsi" w:cstheme="minorHAnsi"/>
          <w:sz w:val="22"/>
          <w:szCs w:val="22"/>
        </w:rPr>
        <w:t xml:space="preserve"> </w:t>
      </w:r>
      <w:r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r w:rsidRPr="009942D8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9942D8">
        <w:rPr>
          <w:rFonts w:asciiTheme="minorHAnsi" w:hAnsiTheme="minorHAnsi" w:cstheme="minorHAnsi"/>
          <w:sz w:val="22"/>
          <w:szCs w:val="22"/>
        </w:rPr>
        <w:t xml:space="preserve"> = 17.</w:t>
      </w:r>
    </w:p>
    <w:p w14:paraId="3622DF52" w14:textId="6A6A5E30" w:rsidR="00BF5C51" w:rsidRPr="00BF5C51" w:rsidRDefault="00BF5C51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E3444">
        <w:rPr>
          <w:rFonts w:asciiTheme="minorHAnsi" w:hAnsiTheme="minorHAnsi" w:cstheme="minorHAnsi"/>
          <w:sz w:val="22"/>
          <w:szCs w:val="22"/>
        </w:rPr>
        <w:t xml:space="preserve">Фильтр – запускает функцию универсального фильтра. Операция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uniFilter</w:t>
      </w:r>
      <w:r w:rsidRPr="00CE3444">
        <w:rPr>
          <w:rFonts w:asciiTheme="minorHAnsi" w:hAnsiTheme="minorHAnsi" w:cstheme="minorHAnsi"/>
          <w:sz w:val="22"/>
          <w:szCs w:val="22"/>
        </w:rPr>
        <w:t>,</w:t>
      </w:r>
      <w:r w:rsidRPr="00CE3444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E3444">
        <w:rPr>
          <w:rFonts w:asciiTheme="minorHAnsi" w:hAnsiTheme="minorHAnsi" w:cstheme="minorHAnsi"/>
          <w:sz w:val="22"/>
          <w:szCs w:val="22"/>
        </w:rPr>
        <w:t xml:space="preserve"> = 20.</w:t>
      </w:r>
    </w:p>
    <w:p w14:paraId="7DD54234" w14:textId="4E3E24E8" w:rsidR="00064680" w:rsidRDefault="00064680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776CA">
        <w:rPr>
          <w:rFonts w:asciiTheme="minorHAnsi" w:hAnsiTheme="minorHAnsi" w:cstheme="minorHAnsi"/>
          <w:sz w:val="22"/>
          <w:szCs w:val="22"/>
        </w:rPr>
        <w:t>Информация – запускает стандартную функцию информации об объекте</w:t>
      </w:r>
      <w:r w:rsidR="00956D18">
        <w:rPr>
          <w:rFonts w:asciiTheme="minorHAnsi" w:hAnsiTheme="minorHAnsi" w:cstheme="minorHAnsi"/>
          <w:sz w:val="22"/>
          <w:szCs w:val="22"/>
        </w:rPr>
        <w:t xml:space="preserve"> с содержащимися в ней операциями</w:t>
      </w:r>
      <w:r w:rsidRPr="00C776CA">
        <w:rPr>
          <w:rFonts w:asciiTheme="minorHAnsi" w:hAnsiTheme="minorHAnsi" w:cstheme="minorHAnsi"/>
          <w:sz w:val="22"/>
          <w:szCs w:val="22"/>
        </w:rPr>
        <w:t xml:space="preserve">. Операция </w:t>
      </w:r>
      <w:r w:rsidR="009D1100" w:rsidRPr="00C776CA">
        <w:rPr>
          <w:rFonts w:asciiTheme="minorHAnsi" w:hAnsiTheme="minorHAnsi" w:cstheme="minorHAnsi"/>
          <w:sz w:val="22"/>
          <w:szCs w:val="22"/>
          <w:lang w:val="en-US"/>
        </w:rPr>
        <w:t>Info</w:t>
      </w:r>
      <w:r w:rsidRPr="00C776CA">
        <w:rPr>
          <w:rFonts w:asciiTheme="minorHAnsi" w:hAnsiTheme="minorHAnsi" w:cstheme="minorHAnsi"/>
          <w:sz w:val="22"/>
          <w:szCs w:val="22"/>
        </w:rPr>
        <w:t xml:space="preserve">,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776CA">
        <w:rPr>
          <w:rFonts w:asciiTheme="minorHAnsi" w:hAnsiTheme="minorHAnsi" w:cstheme="minorHAnsi"/>
          <w:sz w:val="22"/>
          <w:szCs w:val="22"/>
        </w:rPr>
        <w:t xml:space="preserve"> = 25. </w:t>
      </w:r>
      <w:r w:rsidR="009D1100" w:rsidRPr="00C776CA">
        <w:rPr>
          <w:rFonts w:asciiTheme="minorHAnsi" w:hAnsiTheme="minorHAnsi" w:cstheme="minorHAnsi"/>
          <w:sz w:val="22"/>
          <w:szCs w:val="22"/>
        </w:rPr>
        <w:t>Необходимо реализовать</w:t>
      </w:r>
      <w:r w:rsidRPr="00C776CA">
        <w:rPr>
          <w:rFonts w:asciiTheme="minorHAnsi" w:hAnsiTheme="minorHAnsi" w:cstheme="minorHAnsi"/>
          <w:sz w:val="22"/>
          <w:szCs w:val="22"/>
        </w:rPr>
        <w:t xml:space="preserve"> аудит Банковской выписки (класс </w:t>
      </w:r>
      <w:r w:rsidRPr="00C776CA">
        <w:rPr>
          <w:rFonts w:asciiTheme="minorHAnsi" w:hAnsiTheme="minorHAnsi" w:cstheme="minorHAnsi"/>
          <w:bCs/>
          <w:sz w:val="22"/>
          <w:szCs w:val="22"/>
        </w:rPr>
        <w:t>Pm_ClientBankStatement</w:t>
      </w:r>
      <w:r w:rsidRPr="00C776CA">
        <w:rPr>
          <w:rFonts w:asciiTheme="minorHAnsi" w:hAnsiTheme="minorHAnsi" w:cstheme="minorHAnsi"/>
          <w:sz w:val="22"/>
          <w:szCs w:val="22"/>
        </w:rPr>
        <w:t>)</w:t>
      </w:r>
      <w:r w:rsidR="00767D6A" w:rsidRPr="00C776CA">
        <w:rPr>
          <w:rFonts w:asciiTheme="minorHAnsi" w:hAnsiTheme="minorHAnsi" w:cstheme="minorHAnsi"/>
          <w:sz w:val="22"/>
          <w:szCs w:val="22"/>
        </w:rPr>
        <w:t xml:space="preserve">, операция </w:t>
      </w:r>
      <w:r w:rsidR="00767D6A" w:rsidRPr="00C776CA">
        <w:rPr>
          <w:rFonts w:asciiTheme="minorHAnsi" w:hAnsiTheme="minorHAnsi" w:cstheme="minorHAnsi"/>
          <w:sz w:val="22"/>
          <w:szCs w:val="22"/>
          <w:lang w:val="en-US"/>
        </w:rPr>
        <w:t>ShowAuditObject</w:t>
      </w:r>
      <w:r w:rsidR="00767D6A" w:rsidRPr="00C776CA">
        <w:rPr>
          <w:rFonts w:asciiTheme="minorHAnsi" w:hAnsiTheme="minorHAnsi" w:cstheme="minorHAnsi"/>
          <w:sz w:val="22"/>
          <w:szCs w:val="22"/>
        </w:rPr>
        <w:t>.</w:t>
      </w:r>
    </w:p>
    <w:p w14:paraId="7959AD56" w14:textId="77777777" w:rsidR="006C484A" w:rsidRPr="00C776CA" w:rsidRDefault="006C484A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776CA">
        <w:rPr>
          <w:rFonts w:asciiTheme="minorHAnsi" w:hAnsiTheme="minorHAnsi" w:cstheme="minorHAnsi"/>
          <w:sz w:val="22"/>
          <w:szCs w:val="22"/>
        </w:rPr>
        <w:t xml:space="preserve">Выход – закрывает текущий экран интерфейса. Операция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closeFormCancel</w:t>
      </w:r>
      <w:r w:rsidRPr="00C776CA">
        <w:rPr>
          <w:rFonts w:asciiTheme="minorHAnsi" w:hAnsiTheme="minorHAnsi" w:cstheme="minorHAnsi"/>
          <w:sz w:val="22"/>
          <w:szCs w:val="22"/>
        </w:rPr>
        <w:t xml:space="preserve">,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776CA">
        <w:rPr>
          <w:rFonts w:asciiTheme="minorHAnsi" w:hAnsiTheme="minorHAnsi" w:cstheme="minorHAnsi"/>
          <w:sz w:val="22"/>
          <w:szCs w:val="22"/>
        </w:rPr>
        <w:t xml:space="preserve"> = 41.</w:t>
      </w:r>
    </w:p>
    <w:p w14:paraId="005BC48A" w14:textId="77777777" w:rsidR="003E53E2" w:rsidRDefault="003E53E2" w:rsidP="00FF5293">
      <w:pPr>
        <w:rPr>
          <w:rFonts w:cstheme="minorHAnsi"/>
        </w:rPr>
      </w:pPr>
    </w:p>
    <w:p w14:paraId="5B8FA531" w14:textId="6EF40951" w:rsidR="00CD015C" w:rsidRPr="00A366D5" w:rsidRDefault="00A366D5" w:rsidP="00EF1B85">
      <w:pPr>
        <w:pStyle w:val="a6"/>
        <w:numPr>
          <w:ilvl w:val="0"/>
          <w:numId w:val="3"/>
        </w:numPr>
        <w:ind w:left="0" w:firstLine="284"/>
        <w:rPr>
          <w:rFonts w:cstheme="minorHAnsi"/>
        </w:rPr>
      </w:pPr>
      <w:r>
        <w:rPr>
          <w:rFonts w:cstheme="minorHAnsi"/>
        </w:rPr>
        <w:t>Заголовочная часть интерфейса содержит</w:t>
      </w:r>
      <w:r w:rsidR="002737CA">
        <w:rPr>
          <w:rFonts w:cstheme="minorHAnsi"/>
        </w:rPr>
        <w:t xml:space="preserve"> указанные в таблице</w:t>
      </w:r>
      <w:r w:rsidR="00CB0F35">
        <w:rPr>
          <w:rFonts w:cstheme="minorHAnsi"/>
        </w:rPr>
        <w:t xml:space="preserve"> данные из классов</w:t>
      </w:r>
      <w:r>
        <w:rPr>
          <w:rFonts w:cstheme="minorHAnsi"/>
        </w:rPr>
        <w:t xml:space="preserve"> </w:t>
      </w:r>
      <w:r w:rsidRPr="00652AD3">
        <w:rPr>
          <w:rFonts w:cstheme="minorHAnsi"/>
          <w:bCs/>
          <w:sz w:val="20"/>
          <w:szCs w:val="20"/>
          <w:lang w:val="en-US"/>
        </w:rPr>
        <w:t>Pm</w:t>
      </w:r>
      <w:r w:rsidRPr="00A366D5">
        <w:rPr>
          <w:rFonts w:cstheme="minorHAnsi"/>
          <w:bCs/>
          <w:sz w:val="20"/>
          <w:szCs w:val="20"/>
        </w:rPr>
        <w:t>_</w:t>
      </w:r>
      <w:r w:rsidRPr="00652AD3">
        <w:rPr>
          <w:rFonts w:cstheme="minorHAnsi"/>
          <w:bCs/>
          <w:sz w:val="20"/>
          <w:szCs w:val="20"/>
          <w:lang w:val="en-US"/>
        </w:rPr>
        <w:t>ClientBankStatement</w:t>
      </w:r>
      <w:r w:rsidR="00C84849">
        <w:rPr>
          <w:rFonts w:cstheme="minorHAnsi"/>
          <w:bCs/>
          <w:sz w:val="20"/>
          <w:szCs w:val="20"/>
        </w:rPr>
        <w:t xml:space="preserve"> и </w:t>
      </w:r>
      <w:r w:rsidR="00C84849">
        <w:rPr>
          <w:rFonts w:cstheme="minorHAnsi"/>
          <w:bCs/>
          <w:sz w:val="20"/>
          <w:szCs w:val="20"/>
          <w:lang w:val="en-US"/>
        </w:rPr>
        <w:t>Bs</w:t>
      </w:r>
      <w:r w:rsidR="00C84849" w:rsidRPr="00C84849">
        <w:rPr>
          <w:rFonts w:cstheme="minorHAnsi"/>
          <w:bCs/>
          <w:sz w:val="20"/>
          <w:szCs w:val="20"/>
        </w:rPr>
        <w:t>_</w:t>
      </w:r>
      <w:r w:rsidR="00C84849">
        <w:rPr>
          <w:rFonts w:cstheme="minorHAnsi"/>
          <w:bCs/>
          <w:sz w:val="20"/>
          <w:szCs w:val="20"/>
          <w:lang w:val="en-US"/>
        </w:rPr>
        <w:t>Bank</w:t>
      </w:r>
      <w:r>
        <w:rPr>
          <w:rFonts w:cstheme="minorHAnsi"/>
          <w:bCs/>
          <w:sz w:val="20"/>
          <w:szCs w:val="20"/>
        </w:rPr>
        <w:t>.</w:t>
      </w:r>
    </w:p>
    <w:tbl>
      <w:tblPr>
        <w:tblStyle w:val="a5"/>
        <w:tblW w:w="9498" w:type="dxa"/>
        <w:tblInd w:w="-147" w:type="dxa"/>
        <w:tblLook w:val="04A0" w:firstRow="1" w:lastRow="0" w:firstColumn="1" w:lastColumn="0" w:noHBand="0" w:noVBand="1"/>
      </w:tblPr>
      <w:tblGrid>
        <w:gridCol w:w="1382"/>
        <w:gridCol w:w="1627"/>
        <w:gridCol w:w="1133"/>
        <w:gridCol w:w="5356"/>
      </w:tblGrid>
      <w:tr w:rsidR="005262E2" w14:paraId="2B8289E6" w14:textId="77777777" w:rsidTr="005262E2">
        <w:trPr>
          <w:tblHeader/>
        </w:trPr>
        <w:tc>
          <w:tcPr>
            <w:tcW w:w="1382" w:type="dxa"/>
            <w:shd w:val="clear" w:color="auto" w:fill="E7E6E6" w:themeFill="background2"/>
          </w:tcPr>
          <w:p w14:paraId="30C13872" w14:textId="77777777" w:rsidR="005262E2" w:rsidRDefault="005262E2" w:rsidP="00D73751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Системное имя поля</w:t>
            </w:r>
          </w:p>
        </w:tc>
        <w:tc>
          <w:tcPr>
            <w:tcW w:w="1627" w:type="dxa"/>
            <w:shd w:val="clear" w:color="auto" w:fill="E7E6E6" w:themeFill="background2"/>
          </w:tcPr>
          <w:p w14:paraId="7F9F4800" w14:textId="77777777" w:rsidR="005262E2" w:rsidRDefault="005262E2" w:rsidP="00D73751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Наименование поля</w:t>
            </w:r>
          </w:p>
        </w:tc>
        <w:tc>
          <w:tcPr>
            <w:tcW w:w="1133" w:type="dxa"/>
            <w:shd w:val="clear" w:color="auto" w:fill="E7E6E6" w:themeFill="background2"/>
          </w:tcPr>
          <w:p w14:paraId="1C9A18FF" w14:textId="77777777" w:rsidR="005262E2" w:rsidRDefault="005262E2" w:rsidP="00D73751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Тип данных</w:t>
            </w:r>
          </w:p>
        </w:tc>
        <w:tc>
          <w:tcPr>
            <w:tcW w:w="5356" w:type="dxa"/>
            <w:shd w:val="clear" w:color="auto" w:fill="E7E6E6" w:themeFill="background2"/>
          </w:tcPr>
          <w:p w14:paraId="5EBD9ED0" w14:textId="0F21A802" w:rsidR="005262E2" w:rsidRDefault="005262E2" w:rsidP="00D52B21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Описание</w:t>
            </w:r>
            <w:r w:rsidR="00D52B21" w:rsidRPr="00D52B21">
              <w:rPr>
                <w:rFonts w:cstheme="minorHAnsi"/>
              </w:rPr>
              <w:t>(</w:t>
            </w:r>
            <w:r w:rsidR="00D52B21">
              <w:rPr>
                <w:rFonts w:cstheme="minorHAnsi"/>
              </w:rPr>
              <w:t>источник данных</w:t>
            </w:r>
            <w:r w:rsidR="00D52B21" w:rsidRPr="00D52B21">
              <w:rPr>
                <w:rFonts w:cstheme="minorHAnsi"/>
              </w:rPr>
              <w:t>)</w:t>
            </w:r>
            <w:r>
              <w:rPr>
                <w:rFonts w:cstheme="minorHAnsi"/>
              </w:rPr>
              <w:t xml:space="preserve"> и способ </w:t>
            </w:r>
            <w:r w:rsidR="00D52B21">
              <w:rPr>
                <w:rFonts w:cstheme="minorHAnsi"/>
              </w:rPr>
              <w:t>отображения</w:t>
            </w:r>
          </w:p>
        </w:tc>
      </w:tr>
      <w:tr w:rsidR="005262E2" w:rsidRPr="005A6453" w14:paraId="2D8F6648" w14:textId="77777777" w:rsidTr="005262E2">
        <w:tc>
          <w:tcPr>
            <w:tcW w:w="1382" w:type="dxa"/>
          </w:tcPr>
          <w:p w14:paraId="49F10B74" w14:textId="20A940CF" w:rsidR="005262E2" w:rsidRPr="000903CC" w:rsidRDefault="005A6453" w:rsidP="00D7375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gid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51453F" w14:textId="3389A84F" w:rsidR="005262E2" w:rsidRPr="005A6453" w:rsidRDefault="005A6453" w:rsidP="00D73751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>gid</w:t>
            </w:r>
          </w:p>
        </w:tc>
        <w:tc>
          <w:tcPr>
            <w:tcW w:w="1133" w:type="dxa"/>
          </w:tcPr>
          <w:p w14:paraId="2BDA4F24" w14:textId="43E02C45" w:rsidR="005262E2" w:rsidRPr="00652AD3" w:rsidRDefault="005262E2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</w:t>
            </w:r>
            <w:r w:rsidR="005A6453">
              <w:rPr>
                <w:rFonts w:cstheme="minorHAnsi"/>
                <w:sz w:val="20"/>
                <w:szCs w:val="20"/>
                <w:lang w:val="en-US"/>
              </w:rPr>
              <w:t>Largeint</w:t>
            </w:r>
          </w:p>
        </w:tc>
        <w:tc>
          <w:tcPr>
            <w:tcW w:w="5356" w:type="dxa"/>
          </w:tcPr>
          <w:p w14:paraId="711AD5F7" w14:textId="4A333281" w:rsidR="005262E2" w:rsidRPr="005A6453" w:rsidRDefault="005262E2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5A6453">
              <w:rPr>
                <w:rFonts w:cstheme="minorHAnsi"/>
                <w:bCs/>
                <w:sz w:val="20"/>
                <w:szCs w:val="20"/>
                <w:lang w:val="en-US"/>
              </w:rPr>
              <w:t>Pm</w:t>
            </w:r>
            <w:r w:rsidRPr="005A6453">
              <w:rPr>
                <w:rFonts w:cstheme="minorHAnsi"/>
                <w:bCs/>
                <w:sz w:val="20"/>
                <w:szCs w:val="20"/>
              </w:rPr>
              <w:t>_</w:t>
            </w:r>
            <w:r w:rsidRPr="005A6453">
              <w:rPr>
                <w:rFonts w:cstheme="minorHAnsi"/>
                <w:bCs/>
                <w:sz w:val="20"/>
                <w:szCs w:val="20"/>
                <w:lang w:val="en-US"/>
              </w:rPr>
              <w:t>ClientBankStatement</w:t>
            </w:r>
            <w:r w:rsidRPr="005A6453">
              <w:rPr>
                <w:rFonts w:cstheme="minorHAnsi"/>
                <w:bCs/>
                <w:sz w:val="20"/>
                <w:szCs w:val="20"/>
              </w:rPr>
              <w:t>.</w:t>
            </w:r>
            <w:r w:rsidR="005A6453">
              <w:rPr>
                <w:rFonts w:cstheme="minorHAnsi"/>
                <w:sz w:val="20"/>
                <w:szCs w:val="20"/>
                <w:lang w:val="en-US"/>
              </w:rPr>
              <w:t>gid</w:t>
            </w:r>
            <w:r w:rsidR="005A6453" w:rsidRPr="005A6453">
              <w:rPr>
                <w:rFonts w:cstheme="minorHAnsi"/>
                <w:sz w:val="20"/>
                <w:szCs w:val="20"/>
              </w:rPr>
              <w:t xml:space="preserve">. </w:t>
            </w:r>
            <w:r w:rsidR="005A6453">
              <w:rPr>
                <w:rFonts w:cstheme="minorHAnsi"/>
                <w:sz w:val="20"/>
                <w:szCs w:val="20"/>
              </w:rPr>
              <w:t>Не отображать в интерфейсе.</w:t>
            </w:r>
          </w:p>
        </w:tc>
      </w:tr>
      <w:tr w:rsidR="005A6453" w:rsidRPr="005A6453" w14:paraId="492E85AD" w14:textId="77777777" w:rsidTr="005262E2">
        <w:tc>
          <w:tcPr>
            <w:tcW w:w="1382" w:type="dxa"/>
          </w:tcPr>
          <w:p w14:paraId="22D8AD6E" w14:textId="4DD65EB1" w:rsidR="005A6453" w:rsidRPr="00652AD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Snum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D820E5B" w14:textId="33FB7A28" w:rsidR="005A6453" w:rsidRPr="005A6453" w:rsidRDefault="005A6453" w:rsidP="005A645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Номер</w:t>
            </w:r>
          </w:p>
        </w:tc>
        <w:tc>
          <w:tcPr>
            <w:tcW w:w="1133" w:type="dxa"/>
          </w:tcPr>
          <w:p w14:paraId="316D9825" w14:textId="518A1072" w:rsidR="005A6453" w:rsidRPr="00652AD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5356" w:type="dxa"/>
          </w:tcPr>
          <w:p w14:paraId="44463C92" w14:textId="77777777" w:rsidR="005A6453" w:rsidRDefault="005A6453" w:rsidP="005A6453">
            <w:pPr>
              <w:pStyle w:val="a6"/>
              <w:ind w:left="0"/>
              <w:rPr>
                <w:ins w:id="253" w:author="Учетная запись Майкрософт" w:date="2025-08-22T15:57:00Z"/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</w:rPr>
              <w:t>Автоматически</w:t>
            </w:r>
            <w:r w:rsidRPr="00416584">
              <w:rPr>
                <w:rFonts w:cstheme="minorHAnsi"/>
                <w:sz w:val="20"/>
                <w:szCs w:val="20"/>
              </w:rPr>
              <w:t xml:space="preserve"> </w:t>
            </w:r>
            <w:r w:rsidRPr="00652AD3">
              <w:rPr>
                <w:rFonts w:cstheme="minorHAnsi"/>
                <w:sz w:val="20"/>
                <w:szCs w:val="20"/>
              </w:rPr>
              <w:t>присваиваемый</w:t>
            </w:r>
            <w:r w:rsidRPr="00416584">
              <w:rPr>
                <w:rFonts w:cstheme="minorHAnsi"/>
                <w:sz w:val="20"/>
                <w:szCs w:val="20"/>
              </w:rPr>
              <w:t xml:space="preserve"> </w:t>
            </w:r>
            <w:r w:rsidRPr="00652AD3">
              <w:rPr>
                <w:rFonts w:cstheme="minorHAnsi"/>
                <w:sz w:val="20"/>
                <w:szCs w:val="20"/>
              </w:rPr>
              <w:t>номер</w:t>
            </w:r>
            <w:r w:rsidRPr="00416584">
              <w:rPr>
                <w:rFonts w:cstheme="minorHAnsi"/>
                <w:sz w:val="20"/>
                <w:szCs w:val="20"/>
              </w:rPr>
              <w:t xml:space="preserve"> </w:t>
            </w:r>
            <w:r w:rsidRPr="00652AD3">
              <w:rPr>
                <w:rFonts w:cstheme="minorHAnsi"/>
                <w:sz w:val="20"/>
                <w:szCs w:val="20"/>
              </w:rPr>
              <w:t>выписки</w:t>
            </w:r>
            <w:r w:rsidRPr="00416584">
              <w:rPr>
                <w:rFonts w:cstheme="minorHAnsi"/>
                <w:sz w:val="20"/>
                <w:szCs w:val="20"/>
              </w:rPr>
              <w:t xml:space="preserve">. </w:t>
            </w:r>
            <w:r w:rsidRPr="005A6453">
              <w:rPr>
                <w:rFonts w:cstheme="minorHAnsi"/>
                <w:bCs/>
                <w:sz w:val="20"/>
                <w:szCs w:val="20"/>
                <w:lang w:val="en-US"/>
              </w:rPr>
              <w:t>Pm</w:t>
            </w:r>
            <w:r w:rsidRPr="00416584">
              <w:rPr>
                <w:rFonts w:cstheme="minorHAnsi"/>
                <w:bCs/>
                <w:sz w:val="20"/>
                <w:szCs w:val="20"/>
              </w:rPr>
              <w:t>_</w:t>
            </w:r>
            <w:r w:rsidRPr="005A6453">
              <w:rPr>
                <w:rFonts w:cstheme="minorHAnsi"/>
                <w:bCs/>
                <w:sz w:val="20"/>
                <w:szCs w:val="20"/>
                <w:lang w:val="en-US"/>
              </w:rPr>
              <w:t>ClientBankStatement</w:t>
            </w:r>
            <w:r w:rsidRPr="00416584">
              <w:rPr>
                <w:rFonts w:cstheme="minorHAnsi"/>
                <w:bCs/>
                <w:sz w:val="20"/>
                <w:szCs w:val="20"/>
              </w:rPr>
              <w:t>.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Snum</w:t>
            </w:r>
          </w:p>
          <w:p w14:paraId="54728A3F" w14:textId="5849525E" w:rsidR="00CF126D" w:rsidRPr="00CF126D" w:rsidRDefault="00CF126D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ins w:id="254" w:author="Учетная запись Майкрософт" w:date="2025-08-22T15:57:00Z">
              <w:r>
                <w:rPr>
                  <w:rFonts w:cstheme="minorHAnsi"/>
                  <w:sz w:val="20"/>
                  <w:szCs w:val="20"/>
                </w:rPr>
                <w:t>Не доступно для редактирования.</w:t>
              </w:r>
            </w:ins>
          </w:p>
        </w:tc>
      </w:tr>
      <w:tr w:rsidR="005A6453" w:rsidRPr="00CF126D" w14:paraId="407F75F4" w14:textId="77777777" w:rsidTr="005262E2">
        <w:tc>
          <w:tcPr>
            <w:tcW w:w="1382" w:type="dxa"/>
          </w:tcPr>
          <w:p w14:paraId="7153B43E" w14:textId="77777777" w:rsidR="005A6453" w:rsidRPr="005A645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iCs/>
                <w:sz w:val="20"/>
                <w:szCs w:val="20"/>
                <w:lang w:val="en-US"/>
              </w:rPr>
              <w:t>dStatement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36916E" w14:textId="77777777" w:rsidR="005A6453" w:rsidRPr="005A6453" w:rsidRDefault="005A6453" w:rsidP="005A645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Дата</w:t>
            </w:r>
            <w:r w:rsidRPr="005A6453">
              <w:rPr>
                <w:rFonts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0"/>
                <w:szCs w:val="20"/>
              </w:rPr>
              <w:t>выписки</w:t>
            </w:r>
          </w:p>
        </w:tc>
        <w:tc>
          <w:tcPr>
            <w:tcW w:w="1133" w:type="dxa"/>
          </w:tcPr>
          <w:p w14:paraId="4F75F9CF" w14:textId="77777777" w:rsidR="005A6453" w:rsidRPr="00652AD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ftDateTime</w:t>
            </w:r>
          </w:p>
        </w:tc>
        <w:tc>
          <w:tcPr>
            <w:tcW w:w="5356" w:type="dxa"/>
          </w:tcPr>
          <w:p w14:paraId="3915C2C8" w14:textId="77777777" w:rsidR="005A6453" w:rsidRDefault="005A6453" w:rsidP="005A6453">
            <w:pPr>
              <w:pStyle w:val="a6"/>
              <w:ind w:left="0"/>
              <w:rPr>
                <w:ins w:id="255" w:author="Учетная запись Майкрософт" w:date="2025-08-22T15:58:00Z"/>
                <w:rFonts w:cstheme="minorHAnsi"/>
                <w:iCs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</w:rPr>
              <w:t>Дата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652AD3">
              <w:rPr>
                <w:rFonts w:cstheme="minorHAnsi"/>
                <w:sz w:val="20"/>
                <w:szCs w:val="20"/>
              </w:rPr>
              <w:t>выписки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.</w:t>
            </w:r>
            <w:r w:rsidRPr="00652AD3">
              <w:rPr>
                <w:rFonts w:cstheme="minorHAnsi"/>
                <w:bCs/>
                <w:sz w:val="20"/>
                <w:szCs w:val="20"/>
                <w:lang w:val="en-US"/>
              </w:rPr>
              <w:t xml:space="preserve"> Pm_ClientBankStatement.</w:t>
            </w:r>
            <w:r w:rsidRPr="00652AD3">
              <w:rPr>
                <w:rFonts w:cstheme="minorHAnsi"/>
                <w:iCs/>
                <w:sz w:val="20"/>
                <w:szCs w:val="20"/>
                <w:lang w:val="en-US"/>
              </w:rPr>
              <w:t>dStatement</w:t>
            </w:r>
            <w:r w:rsidRPr="007A7FCF">
              <w:rPr>
                <w:rFonts w:cstheme="minorHAnsi"/>
                <w:iCs/>
                <w:sz w:val="20"/>
                <w:szCs w:val="20"/>
                <w:lang w:val="en-US"/>
              </w:rPr>
              <w:t>.</w:t>
            </w:r>
          </w:p>
          <w:p w14:paraId="7BFD53A9" w14:textId="12DE40A9" w:rsidR="00CF126D" w:rsidRPr="007A7FCF" w:rsidRDefault="00CF126D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ins w:id="256" w:author="Учетная запись Майкрософт" w:date="2025-08-22T15:58:00Z">
              <w:r>
                <w:rPr>
                  <w:rFonts w:cstheme="minorHAnsi"/>
                  <w:sz w:val="20"/>
                  <w:szCs w:val="20"/>
                </w:rPr>
                <w:t>Не доступно для редактирования.</w:t>
              </w:r>
            </w:ins>
          </w:p>
        </w:tc>
      </w:tr>
      <w:tr w:rsidR="005A6453" w:rsidRPr="00CF126D" w14:paraId="5C4373D1" w14:textId="77777777" w:rsidTr="005262E2">
        <w:tc>
          <w:tcPr>
            <w:tcW w:w="1382" w:type="dxa"/>
          </w:tcPr>
          <w:p w14:paraId="74DCD958" w14:textId="77777777" w:rsidR="005A6453" w:rsidRPr="00652AD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idObjectType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78AFEA7" w14:textId="77777777" w:rsidR="005A6453" w:rsidRPr="00652AD3" w:rsidRDefault="005A6453" w:rsidP="005A6453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Тип объекта</w:t>
            </w:r>
          </w:p>
        </w:tc>
        <w:tc>
          <w:tcPr>
            <w:tcW w:w="1133" w:type="dxa"/>
          </w:tcPr>
          <w:p w14:paraId="0A5825E9" w14:textId="77777777" w:rsidR="005A6453" w:rsidRPr="00652AD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5356" w:type="dxa"/>
          </w:tcPr>
          <w:p w14:paraId="73634A3D" w14:textId="77777777" w:rsidR="005A6453" w:rsidRDefault="005A6453" w:rsidP="005A6453">
            <w:pPr>
              <w:pStyle w:val="a6"/>
              <w:ind w:left="0"/>
              <w:rPr>
                <w:ins w:id="257" w:author="Учетная запись Майкрософт" w:date="2025-08-22T15:58:00Z"/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Тип</w:t>
            </w:r>
            <w:r w:rsidRPr="003A12A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объекта</w:t>
            </w:r>
            <w:r w:rsidRPr="003A12A8">
              <w:rPr>
                <w:rFonts w:cstheme="minorHAnsi"/>
                <w:sz w:val="20"/>
                <w:szCs w:val="20"/>
                <w:lang w:val="en-US"/>
              </w:rPr>
              <w:t xml:space="preserve">. </w:t>
            </w:r>
            <w:r w:rsidRPr="00652AD3">
              <w:rPr>
                <w:rFonts w:cstheme="minorHAnsi"/>
                <w:bCs/>
                <w:sz w:val="20"/>
                <w:szCs w:val="20"/>
                <w:lang w:val="en-US"/>
              </w:rPr>
              <w:t>Pm_ClientBankStatement.</w:t>
            </w:r>
            <w:r>
              <w:rPr>
                <w:rFonts w:cstheme="minorHAnsi"/>
                <w:sz w:val="20"/>
                <w:szCs w:val="20"/>
                <w:lang w:val="en-US"/>
              </w:rPr>
              <w:t>idObjectType</w:t>
            </w:r>
            <w:r w:rsidRPr="003A12A8">
              <w:rPr>
                <w:rFonts w:cstheme="minorHAnsi"/>
                <w:sz w:val="20"/>
                <w:szCs w:val="20"/>
                <w:lang w:val="en-US"/>
              </w:rPr>
              <w:t xml:space="preserve">. </w:t>
            </w:r>
            <w:r>
              <w:rPr>
                <w:rFonts w:cstheme="minorHAnsi"/>
                <w:sz w:val="20"/>
                <w:szCs w:val="20"/>
              </w:rPr>
              <w:t>Хедлайн</w:t>
            </w:r>
            <w:r w:rsidRPr="00693916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  <w:p w14:paraId="72B31BEE" w14:textId="432404DD" w:rsidR="00CF126D" w:rsidRPr="00693916" w:rsidRDefault="00CF126D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ins w:id="258" w:author="Учетная запись Майкрософт" w:date="2025-08-22T15:58:00Z">
              <w:r>
                <w:rPr>
                  <w:rFonts w:cstheme="minorHAnsi"/>
                  <w:sz w:val="20"/>
                  <w:szCs w:val="20"/>
                </w:rPr>
                <w:t>Не доступно для редактирования.</w:t>
              </w:r>
            </w:ins>
          </w:p>
        </w:tc>
      </w:tr>
      <w:tr w:rsidR="005A6453" w:rsidRPr="003A12A8" w14:paraId="2830E40E" w14:textId="77777777" w:rsidTr="005262E2">
        <w:tc>
          <w:tcPr>
            <w:tcW w:w="1382" w:type="dxa"/>
          </w:tcPr>
          <w:p w14:paraId="22BF0A98" w14:textId="77777777" w:rsidR="005A6453" w:rsidRPr="00652AD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idState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0631C1" w14:textId="77777777" w:rsidR="005A6453" w:rsidRPr="003A12A8" w:rsidRDefault="005A6453" w:rsidP="005A645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Состояние</w:t>
            </w:r>
          </w:p>
        </w:tc>
        <w:tc>
          <w:tcPr>
            <w:tcW w:w="1133" w:type="dxa"/>
          </w:tcPr>
          <w:p w14:paraId="06AF6600" w14:textId="77777777" w:rsidR="005A6453" w:rsidRPr="00652AD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5356" w:type="dxa"/>
          </w:tcPr>
          <w:p w14:paraId="18F7A0F8" w14:textId="77777777" w:rsidR="005A6453" w:rsidRDefault="005A6453" w:rsidP="005A6453">
            <w:pPr>
              <w:pStyle w:val="a6"/>
              <w:ind w:left="0"/>
              <w:rPr>
                <w:ins w:id="259" w:author="Учетная запись Майкрософт" w:date="2025-08-22T15:53:00Z"/>
                <w:rFonts w:cstheme="minorHAnsi"/>
                <w:sz w:val="20"/>
                <w:szCs w:val="20"/>
              </w:rPr>
            </w:pPr>
            <w:r w:rsidRPr="00AB4AAD">
              <w:rPr>
                <w:rFonts w:cstheme="minorHAnsi"/>
                <w:sz w:val="20"/>
                <w:szCs w:val="20"/>
              </w:rPr>
              <w:t>Состояние</w:t>
            </w:r>
            <w:r w:rsidRPr="00693916">
              <w:rPr>
                <w:rFonts w:cstheme="minorHAnsi"/>
                <w:sz w:val="20"/>
                <w:szCs w:val="20"/>
              </w:rPr>
              <w:t xml:space="preserve"> </w:t>
            </w:r>
            <w:r w:rsidRPr="00AB4AAD">
              <w:rPr>
                <w:rFonts w:cstheme="minorHAnsi"/>
                <w:sz w:val="20"/>
                <w:szCs w:val="20"/>
              </w:rPr>
              <w:t>банковской</w:t>
            </w:r>
            <w:r w:rsidRPr="00693916">
              <w:rPr>
                <w:rFonts w:cstheme="minorHAnsi"/>
                <w:sz w:val="20"/>
                <w:szCs w:val="20"/>
              </w:rPr>
              <w:t xml:space="preserve"> </w:t>
            </w:r>
            <w:r w:rsidRPr="00AB4AAD">
              <w:rPr>
                <w:rFonts w:cstheme="minorHAnsi"/>
                <w:sz w:val="20"/>
                <w:szCs w:val="20"/>
              </w:rPr>
              <w:t>выписки</w:t>
            </w:r>
            <w:r w:rsidRPr="00693916">
              <w:rPr>
                <w:rFonts w:cstheme="minorHAnsi"/>
                <w:sz w:val="20"/>
                <w:szCs w:val="20"/>
              </w:rPr>
              <w:t xml:space="preserve">. </w:t>
            </w:r>
            <w:r w:rsidRPr="003A12A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693916">
              <w:rPr>
                <w:rFonts w:cstheme="minorHAnsi"/>
                <w:sz w:val="20"/>
                <w:szCs w:val="20"/>
              </w:rPr>
              <w:t>_</w:t>
            </w:r>
            <w:r w:rsidRPr="003A12A8">
              <w:rPr>
                <w:rFonts w:cstheme="minorHAnsi"/>
                <w:sz w:val="20"/>
                <w:szCs w:val="20"/>
                <w:lang w:val="en-US"/>
              </w:rPr>
              <w:t>ClientBankStatement</w:t>
            </w:r>
            <w:r w:rsidRPr="00693916">
              <w:rPr>
                <w:rFonts w:cstheme="minorHAnsi"/>
                <w:sz w:val="20"/>
                <w:szCs w:val="20"/>
              </w:rPr>
              <w:t>.</w:t>
            </w:r>
            <w:r w:rsidRPr="003A12A8">
              <w:rPr>
                <w:rFonts w:cstheme="minorHAnsi"/>
                <w:sz w:val="20"/>
                <w:szCs w:val="20"/>
                <w:lang w:val="en-US"/>
              </w:rPr>
              <w:t>id</w:t>
            </w:r>
            <w:r w:rsidRPr="00AB4AAD">
              <w:rPr>
                <w:rFonts w:cstheme="minorHAnsi"/>
                <w:sz w:val="20"/>
                <w:szCs w:val="20"/>
                <w:lang w:val="en-US"/>
              </w:rPr>
              <w:t>State</w:t>
            </w:r>
            <w:r w:rsidRPr="00693916">
              <w:rPr>
                <w:rFonts w:cstheme="minorHAnsi"/>
                <w:sz w:val="20"/>
                <w:szCs w:val="20"/>
              </w:rPr>
              <w:t xml:space="preserve">. </w:t>
            </w:r>
            <w:r>
              <w:rPr>
                <w:rFonts w:cstheme="minorHAnsi"/>
                <w:sz w:val="20"/>
                <w:szCs w:val="20"/>
              </w:rPr>
              <w:t>Хедлайн</w:t>
            </w:r>
            <w:r w:rsidRPr="00693916">
              <w:rPr>
                <w:rFonts w:cstheme="minorHAnsi"/>
                <w:sz w:val="20"/>
                <w:szCs w:val="20"/>
              </w:rPr>
              <w:t>.</w:t>
            </w:r>
          </w:p>
          <w:p w14:paraId="2C670A67" w14:textId="77777777" w:rsidR="00CF126D" w:rsidRDefault="00CF126D" w:rsidP="005A6453">
            <w:pPr>
              <w:pStyle w:val="a6"/>
              <w:ind w:left="0"/>
              <w:rPr>
                <w:ins w:id="260" w:author="Учетная запись Майкрософт" w:date="2025-08-22T15:57:00Z"/>
                <w:rFonts w:cstheme="minorHAnsi"/>
                <w:sz w:val="20"/>
                <w:szCs w:val="20"/>
              </w:rPr>
            </w:pPr>
            <w:ins w:id="261" w:author="Учетная запись Майкрософт" w:date="2025-08-22T15:56:00Z">
              <w:r w:rsidRPr="00CF126D">
                <w:rPr>
                  <w:rFonts w:cstheme="minorHAnsi"/>
                  <w:sz w:val="20"/>
                  <w:szCs w:val="20"/>
                </w:rPr>
                <w:t xml:space="preserve">Редактируется путем выбора из выпадающего списка одного из значений: </w:t>
              </w:r>
            </w:ins>
          </w:p>
          <w:p w14:paraId="0AC44870" w14:textId="77777777" w:rsidR="00CF126D" w:rsidRDefault="00CF126D" w:rsidP="005A6453">
            <w:pPr>
              <w:pStyle w:val="a6"/>
              <w:ind w:left="0"/>
              <w:rPr>
                <w:ins w:id="262" w:author="Учетная запись Майкрософт" w:date="2025-08-22T15:57:00Z"/>
                <w:rFonts w:cstheme="minorHAnsi"/>
                <w:sz w:val="20"/>
                <w:szCs w:val="20"/>
              </w:rPr>
            </w:pPr>
            <w:ins w:id="263" w:author="Учетная запись Майкрософт" w:date="2025-08-22T15:56:00Z">
              <w:r w:rsidRPr="00CF126D">
                <w:rPr>
                  <w:rFonts w:cstheme="minorHAnsi"/>
                  <w:sz w:val="20"/>
                  <w:szCs w:val="20"/>
                </w:rPr>
                <w:t xml:space="preserve">• «Итоговая» (Pm_ClientBankStatement.idStateMC = 200), </w:t>
              </w:r>
            </w:ins>
          </w:p>
          <w:p w14:paraId="6CE574DD" w14:textId="77777777" w:rsidR="00CF126D" w:rsidRDefault="00CF126D" w:rsidP="005A6453">
            <w:pPr>
              <w:pStyle w:val="a6"/>
              <w:ind w:left="0"/>
              <w:rPr>
                <w:ins w:id="264" w:author="Учетная запись Майкрософт" w:date="2025-08-22T15:57:00Z"/>
                <w:rFonts w:cstheme="minorHAnsi"/>
                <w:sz w:val="20"/>
                <w:szCs w:val="20"/>
                <w:lang w:val="en-US"/>
              </w:rPr>
            </w:pPr>
            <w:ins w:id="265" w:author="Учетная запись Майкрософт" w:date="2025-08-22T15:56:00Z">
              <w:r w:rsidRPr="00CF126D">
                <w:rPr>
                  <w:rFonts w:cstheme="minorHAnsi"/>
                  <w:sz w:val="20"/>
                  <w:szCs w:val="20"/>
                  <w:lang w:val="en-US"/>
                </w:rPr>
                <w:t>• «</w:t>
              </w:r>
              <w:r w:rsidRPr="00CF126D">
                <w:rPr>
                  <w:rFonts w:cstheme="minorHAnsi"/>
                  <w:sz w:val="20"/>
                  <w:szCs w:val="20"/>
                </w:rPr>
                <w:t>Обработано</w:t>
              </w:r>
              <w:r w:rsidRPr="00CF126D">
                <w:rPr>
                  <w:rFonts w:cstheme="minorHAnsi"/>
                  <w:sz w:val="20"/>
                  <w:szCs w:val="20"/>
                  <w:lang w:val="en-US"/>
                </w:rPr>
                <w:t xml:space="preserve"> </w:t>
              </w:r>
              <w:r w:rsidRPr="00CF126D">
                <w:rPr>
                  <w:rFonts w:cstheme="minorHAnsi"/>
                  <w:sz w:val="20"/>
                  <w:szCs w:val="20"/>
                </w:rPr>
                <w:t>ФинУпр</w:t>
              </w:r>
              <w:r w:rsidRPr="00CF126D">
                <w:rPr>
                  <w:rFonts w:cstheme="minorHAnsi"/>
                  <w:sz w:val="20"/>
                  <w:szCs w:val="20"/>
                  <w:lang w:val="en-US"/>
                </w:rPr>
                <w:t xml:space="preserve">» (Pm_ClientBankStatement.idStateMC = 250). </w:t>
              </w:r>
            </w:ins>
          </w:p>
          <w:p w14:paraId="11E8B9E9" w14:textId="39C13620" w:rsidR="00CF126D" w:rsidRPr="00693916" w:rsidRDefault="00CF126D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ins w:id="266" w:author="Учетная запись Майкрософт" w:date="2025-08-22T15:56:00Z">
              <w:r w:rsidRPr="00CF126D">
                <w:rPr>
                  <w:rFonts w:cstheme="minorHAnsi"/>
                  <w:sz w:val="20"/>
                  <w:szCs w:val="20"/>
                </w:rPr>
                <w:t>И запуска функции смены состояния БВ, описанной в п.9.</w:t>
              </w:r>
            </w:ins>
          </w:p>
        </w:tc>
      </w:tr>
      <w:tr w:rsidR="005A6453" w:rsidRPr="003A12A8" w14:paraId="2439A774" w14:textId="77777777" w:rsidTr="005262E2">
        <w:tc>
          <w:tcPr>
            <w:tcW w:w="1382" w:type="dxa"/>
          </w:tcPr>
          <w:p w14:paraId="76A9C0B4" w14:textId="77777777" w:rsidR="005A6453" w:rsidRPr="003A12A8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3A12A8">
              <w:rPr>
                <w:rFonts w:cstheme="minorHAnsi"/>
                <w:sz w:val="20"/>
                <w:szCs w:val="20"/>
                <w:lang w:val="en-US"/>
              </w:rPr>
              <w:t>id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DepOwner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52AE80" w14:textId="77777777" w:rsidR="005A6453" w:rsidRPr="003A12A8" w:rsidRDefault="005A6453" w:rsidP="005A645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Организация</w:t>
            </w:r>
          </w:p>
        </w:tc>
        <w:tc>
          <w:tcPr>
            <w:tcW w:w="1133" w:type="dxa"/>
          </w:tcPr>
          <w:p w14:paraId="23FD611C" w14:textId="77777777" w:rsidR="005A6453" w:rsidRPr="003A12A8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5356" w:type="dxa"/>
          </w:tcPr>
          <w:p w14:paraId="57DB721E" w14:textId="77777777" w:rsidR="005A6453" w:rsidRDefault="005A6453" w:rsidP="005A6453">
            <w:pPr>
              <w:pStyle w:val="a6"/>
              <w:ind w:left="0"/>
              <w:rPr>
                <w:ins w:id="267" w:author="Учетная запись Майкрософт" w:date="2025-08-22T15:58:00Z"/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>Собственная</w:t>
            </w:r>
            <w:r w:rsidRPr="003A12A8">
              <w:rPr>
                <w:rFonts w:cstheme="minorHAnsi"/>
                <w:sz w:val="20"/>
                <w:szCs w:val="20"/>
              </w:rPr>
              <w:t xml:space="preserve"> </w:t>
            </w:r>
            <w:r w:rsidRPr="00652AD3">
              <w:rPr>
                <w:rFonts w:cstheme="minorHAnsi"/>
                <w:sz w:val="20"/>
                <w:szCs w:val="20"/>
              </w:rPr>
              <w:t>организация</w:t>
            </w:r>
            <w:r w:rsidRPr="003A12A8">
              <w:rPr>
                <w:rFonts w:cstheme="minorHAnsi"/>
                <w:sz w:val="20"/>
                <w:szCs w:val="20"/>
              </w:rPr>
              <w:t xml:space="preserve">. </w:t>
            </w:r>
            <w:r w:rsidRPr="005262E2">
              <w:rPr>
                <w:rFonts w:cstheme="minorHAnsi"/>
                <w:bCs/>
                <w:sz w:val="20"/>
                <w:szCs w:val="20"/>
                <w:lang w:val="en-US"/>
              </w:rPr>
              <w:t>Pm</w:t>
            </w:r>
            <w:r w:rsidRPr="003A12A8">
              <w:rPr>
                <w:rFonts w:cstheme="minorHAnsi"/>
                <w:bCs/>
                <w:sz w:val="20"/>
                <w:szCs w:val="20"/>
              </w:rPr>
              <w:t>_</w:t>
            </w:r>
            <w:r w:rsidRPr="005262E2">
              <w:rPr>
                <w:rFonts w:cstheme="minorHAnsi"/>
                <w:bCs/>
                <w:sz w:val="20"/>
                <w:szCs w:val="20"/>
                <w:lang w:val="en-US"/>
              </w:rPr>
              <w:t>ClientBankStatement</w:t>
            </w:r>
            <w:r w:rsidRPr="003A12A8">
              <w:rPr>
                <w:rFonts w:cstheme="minorHAnsi"/>
                <w:bCs/>
                <w:sz w:val="20"/>
                <w:szCs w:val="20"/>
              </w:rPr>
              <w:t>.</w:t>
            </w:r>
            <w:r w:rsidRPr="005262E2">
              <w:rPr>
                <w:rFonts w:cstheme="minorHAnsi"/>
                <w:sz w:val="20"/>
                <w:szCs w:val="20"/>
                <w:lang w:val="en-US"/>
              </w:rPr>
              <w:t>id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DepOwner</w:t>
            </w:r>
            <w:r w:rsidRPr="00693916">
              <w:rPr>
                <w:rFonts w:cstheme="minorHAnsi"/>
                <w:sz w:val="20"/>
                <w:szCs w:val="20"/>
              </w:rPr>
              <w:t xml:space="preserve">. </w:t>
            </w:r>
            <w:r>
              <w:rPr>
                <w:rFonts w:cstheme="minorHAnsi"/>
                <w:sz w:val="20"/>
                <w:szCs w:val="20"/>
              </w:rPr>
              <w:t>Хедлайн.</w:t>
            </w:r>
          </w:p>
          <w:p w14:paraId="4A832545" w14:textId="18B5CEF4" w:rsidR="00CF126D" w:rsidRPr="003A12A8" w:rsidRDefault="00CF126D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ins w:id="268" w:author="Учетная запись Майкрософт" w:date="2025-08-22T15:58:00Z">
              <w:r>
                <w:rPr>
                  <w:rFonts w:cstheme="minorHAnsi"/>
                  <w:sz w:val="20"/>
                  <w:szCs w:val="20"/>
                </w:rPr>
                <w:t>Не доступно для редактирования.</w:t>
              </w:r>
            </w:ins>
          </w:p>
        </w:tc>
      </w:tr>
      <w:tr w:rsidR="005A6453" w:rsidRPr="00652AD3" w14:paraId="1ADC8FDD" w14:textId="77777777" w:rsidTr="005262E2">
        <w:tc>
          <w:tcPr>
            <w:tcW w:w="1382" w:type="dxa"/>
          </w:tcPr>
          <w:p w14:paraId="52D9C962" w14:textId="77777777" w:rsidR="005A6453" w:rsidRPr="003A12A8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sAccount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80F8FF1" w14:textId="77777777" w:rsidR="005A6453" w:rsidRPr="00652AD3" w:rsidRDefault="005A6453" w:rsidP="005A6453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Расчетный счет</w:t>
            </w:r>
          </w:p>
        </w:tc>
        <w:tc>
          <w:tcPr>
            <w:tcW w:w="1133" w:type="dxa"/>
          </w:tcPr>
          <w:p w14:paraId="5811D423" w14:textId="77777777" w:rsidR="005A6453" w:rsidRPr="00652AD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5356" w:type="dxa"/>
          </w:tcPr>
          <w:p w14:paraId="11D12941" w14:textId="77777777" w:rsidR="005A6453" w:rsidRDefault="005A6453" w:rsidP="005A6453">
            <w:pPr>
              <w:pStyle w:val="a6"/>
              <w:ind w:left="0"/>
              <w:rPr>
                <w:ins w:id="269" w:author="Учетная запись Майкрософт" w:date="2025-08-22T15:58:00Z"/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</w:rPr>
              <w:t xml:space="preserve">Расчетный счет, по которому загружена выписка. </w:t>
            </w:r>
            <w:r w:rsidRPr="00652AD3">
              <w:rPr>
                <w:rFonts w:cstheme="minorHAnsi"/>
                <w:bCs/>
                <w:sz w:val="20"/>
                <w:szCs w:val="20"/>
              </w:rPr>
              <w:t>Pm_ClientBankStatement.</w:t>
            </w:r>
            <w:r w:rsidRPr="00652AD3">
              <w:rPr>
                <w:rFonts w:cstheme="minorHAnsi"/>
                <w:sz w:val="20"/>
                <w:szCs w:val="20"/>
                <w:lang w:val="en-US"/>
              </w:rPr>
              <w:t>sAccount</w:t>
            </w:r>
            <w:r w:rsidRPr="005262E2">
              <w:rPr>
                <w:rFonts w:cstheme="minorHAnsi"/>
                <w:sz w:val="20"/>
                <w:szCs w:val="20"/>
              </w:rPr>
              <w:t>.</w:t>
            </w:r>
          </w:p>
          <w:p w14:paraId="3F041669" w14:textId="20286873" w:rsidR="00CF126D" w:rsidRPr="00652AD3" w:rsidRDefault="00CF126D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ins w:id="270" w:author="Учетная запись Майкрософт" w:date="2025-08-22T15:58:00Z">
              <w:r>
                <w:rPr>
                  <w:rFonts w:cstheme="minorHAnsi"/>
                  <w:sz w:val="20"/>
                  <w:szCs w:val="20"/>
                </w:rPr>
                <w:t>Не доступно для редактирования.</w:t>
              </w:r>
            </w:ins>
          </w:p>
        </w:tc>
      </w:tr>
      <w:tr w:rsidR="005A6453" w:rsidRPr="00CF126D" w14:paraId="4410F36F" w14:textId="77777777" w:rsidTr="005262E2">
        <w:tc>
          <w:tcPr>
            <w:tcW w:w="1382" w:type="dxa"/>
          </w:tcPr>
          <w:p w14:paraId="1A87E356" w14:textId="77777777" w:rsidR="005A6453" w:rsidRPr="00652AD3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sBank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2909BF" w14:textId="77777777" w:rsidR="005A6453" w:rsidRPr="00652AD3" w:rsidRDefault="005A6453" w:rsidP="005A6453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Банк</w:t>
            </w:r>
          </w:p>
        </w:tc>
        <w:tc>
          <w:tcPr>
            <w:tcW w:w="1133" w:type="dxa"/>
          </w:tcPr>
          <w:p w14:paraId="4367C45F" w14:textId="77777777" w:rsidR="005A6453" w:rsidRPr="00AB4AAD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5356" w:type="dxa"/>
          </w:tcPr>
          <w:p w14:paraId="7EE53E22" w14:textId="77777777" w:rsidR="005A6453" w:rsidRPr="00AB4AAD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B4AAD">
              <w:rPr>
                <w:rFonts w:cstheme="minorHAnsi"/>
                <w:sz w:val="20"/>
                <w:szCs w:val="20"/>
              </w:rPr>
              <w:t xml:space="preserve">Наименование Банка, из которого пришла выписка. </w:t>
            </w:r>
            <w:r w:rsidRPr="00AB4AAD">
              <w:rPr>
                <w:rFonts w:cstheme="minorHAnsi"/>
                <w:sz w:val="20"/>
                <w:szCs w:val="20"/>
                <w:lang w:val="en-US"/>
              </w:rPr>
              <w:t xml:space="preserve">Bs_Bank.Caption, </w:t>
            </w:r>
            <w:r w:rsidRPr="00AB4AAD">
              <w:rPr>
                <w:rFonts w:cstheme="minorHAnsi"/>
                <w:sz w:val="20"/>
                <w:szCs w:val="20"/>
              </w:rPr>
              <w:t>где</w:t>
            </w:r>
            <w:r w:rsidRPr="00AB4AAD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</w:p>
          <w:p w14:paraId="493BC258" w14:textId="77777777" w:rsidR="005A6453" w:rsidRDefault="005A6453" w:rsidP="005A6453">
            <w:pPr>
              <w:pStyle w:val="a6"/>
              <w:ind w:left="0"/>
              <w:rPr>
                <w:ins w:id="271" w:author="Учетная запись Майкрософт" w:date="2025-08-22T15:58:00Z"/>
                <w:rFonts w:cstheme="minorHAnsi"/>
                <w:sz w:val="20"/>
                <w:szCs w:val="20"/>
                <w:lang w:val="en-US"/>
              </w:rPr>
            </w:pPr>
            <w:r w:rsidRPr="00AB4AAD">
              <w:rPr>
                <w:rFonts w:cstheme="minorHAnsi"/>
                <w:sz w:val="20"/>
                <w:szCs w:val="20"/>
                <w:lang w:val="en-US"/>
              </w:rPr>
              <w:t>Bs_Bank.id=Bs_BankAcc.idBank, Bs_BankAcc.sAccount=</w:t>
            </w:r>
            <w:r w:rsidRPr="00AB4AAD">
              <w:rPr>
                <w:rFonts w:cstheme="minorHAnsi"/>
                <w:bCs/>
                <w:sz w:val="20"/>
                <w:szCs w:val="20"/>
                <w:lang w:val="en-US"/>
              </w:rPr>
              <w:t>Pm_ClientBankStatement.</w:t>
            </w:r>
            <w:r w:rsidRPr="00AB4AAD">
              <w:rPr>
                <w:rFonts w:cstheme="minorHAnsi"/>
                <w:sz w:val="20"/>
                <w:szCs w:val="20"/>
                <w:lang w:val="en-US"/>
              </w:rPr>
              <w:t>sAccount.</w:t>
            </w:r>
          </w:p>
          <w:p w14:paraId="3B8DA573" w14:textId="149B7726" w:rsidR="00CF126D" w:rsidRPr="00AB4AAD" w:rsidRDefault="00CF126D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ins w:id="272" w:author="Учетная запись Майкрософт" w:date="2025-08-22T15:58:00Z">
              <w:r>
                <w:rPr>
                  <w:rFonts w:cstheme="minorHAnsi"/>
                  <w:sz w:val="20"/>
                  <w:szCs w:val="20"/>
                </w:rPr>
                <w:lastRenderedPageBreak/>
                <w:t>Не доступно для редактирования.</w:t>
              </w:r>
            </w:ins>
          </w:p>
        </w:tc>
      </w:tr>
      <w:tr w:rsidR="005A6453" w:rsidRPr="00ED44D5" w14:paraId="191C353B" w14:textId="77777777" w:rsidTr="005262E2">
        <w:tc>
          <w:tcPr>
            <w:tcW w:w="1382" w:type="dxa"/>
          </w:tcPr>
          <w:p w14:paraId="5957CE2D" w14:textId="77777777" w:rsidR="005A6453" w:rsidRPr="00ED44D5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sz w:val="20"/>
                <w:szCs w:val="20"/>
                <w:lang w:val="en-US"/>
              </w:rPr>
              <w:lastRenderedPageBreak/>
              <w:t>nBeginBalSum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8D80EC" w14:textId="77777777" w:rsidR="005A6453" w:rsidRPr="00ED44D5" w:rsidRDefault="005A6453" w:rsidP="005A6453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ED44D5">
              <w:rPr>
                <w:rFonts w:cstheme="minorHAnsi"/>
                <w:color w:val="000000"/>
                <w:sz w:val="20"/>
                <w:szCs w:val="20"/>
              </w:rPr>
              <w:t>Начальный остаток</w:t>
            </w:r>
          </w:p>
        </w:tc>
        <w:tc>
          <w:tcPr>
            <w:tcW w:w="1133" w:type="dxa"/>
          </w:tcPr>
          <w:p w14:paraId="079798C8" w14:textId="77777777" w:rsidR="005A6453" w:rsidRPr="00ED44D5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5356" w:type="dxa"/>
          </w:tcPr>
          <w:p w14:paraId="2B36A3BB" w14:textId="77777777" w:rsidR="005A6453" w:rsidRDefault="005A6453" w:rsidP="005A6453">
            <w:pPr>
              <w:rPr>
                <w:ins w:id="273" w:author="Учетная запись Майкрософт" w:date="2025-08-22T15:58:00Z"/>
                <w:sz w:val="20"/>
                <w:szCs w:val="20"/>
              </w:rPr>
            </w:pPr>
            <w:r w:rsidRPr="00ED44D5">
              <w:rPr>
                <w:sz w:val="20"/>
                <w:szCs w:val="20"/>
              </w:rPr>
              <w:t xml:space="preserve">Остаток денежных средств на расчетном счете в Банке на начало операционного дня, равного дате выписки. </w:t>
            </w:r>
            <w:r w:rsidRPr="00ED44D5">
              <w:rPr>
                <w:bCs/>
                <w:sz w:val="20"/>
                <w:szCs w:val="20"/>
              </w:rPr>
              <w:t>Pm_ClientBankStatement.</w:t>
            </w:r>
            <w:r w:rsidRPr="00ED44D5">
              <w:rPr>
                <w:sz w:val="20"/>
                <w:szCs w:val="20"/>
                <w:lang w:val="en-US"/>
              </w:rPr>
              <w:t>nBeginBalSum</w:t>
            </w:r>
            <w:r w:rsidRPr="005262E2">
              <w:rPr>
                <w:sz w:val="20"/>
                <w:szCs w:val="20"/>
              </w:rPr>
              <w:t>.</w:t>
            </w:r>
          </w:p>
          <w:p w14:paraId="5DCCE93A" w14:textId="6A33F5E0" w:rsidR="00CF126D" w:rsidRPr="00ED44D5" w:rsidRDefault="00CF126D" w:rsidP="005A6453">
            <w:pPr>
              <w:rPr>
                <w:sz w:val="20"/>
                <w:szCs w:val="20"/>
              </w:rPr>
            </w:pPr>
            <w:ins w:id="274" w:author="Учетная запись Майкрософт" w:date="2025-08-22T15:58:00Z">
              <w:r>
                <w:rPr>
                  <w:rFonts w:cstheme="minorHAnsi"/>
                  <w:sz w:val="20"/>
                  <w:szCs w:val="20"/>
                </w:rPr>
                <w:t>Не доступно для редактирования.</w:t>
              </w:r>
            </w:ins>
          </w:p>
        </w:tc>
      </w:tr>
      <w:tr w:rsidR="005A6453" w:rsidRPr="00ED44D5" w14:paraId="1D5DFA12" w14:textId="77777777" w:rsidTr="005262E2">
        <w:tc>
          <w:tcPr>
            <w:tcW w:w="1382" w:type="dxa"/>
          </w:tcPr>
          <w:p w14:paraId="6A32E622" w14:textId="77777777" w:rsidR="005A6453" w:rsidRPr="00ED44D5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sz w:val="20"/>
                <w:szCs w:val="20"/>
                <w:lang w:val="en-US"/>
              </w:rPr>
              <w:t>nSumIn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DB38E0E" w14:textId="77777777" w:rsidR="005A6453" w:rsidRPr="00ED44D5" w:rsidRDefault="005A6453" w:rsidP="005A6453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ED44D5">
              <w:rPr>
                <w:rFonts w:cstheme="minorHAnsi"/>
                <w:color w:val="000000"/>
                <w:sz w:val="20"/>
                <w:szCs w:val="20"/>
              </w:rPr>
              <w:t>Приход</w:t>
            </w:r>
          </w:p>
        </w:tc>
        <w:tc>
          <w:tcPr>
            <w:tcW w:w="1133" w:type="dxa"/>
          </w:tcPr>
          <w:p w14:paraId="2C5D718D" w14:textId="77777777" w:rsidR="005A6453" w:rsidRPr="00ED44D5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5356" w:type="dxa"/>
          </w:tcPr>
          <w:p w14:paraId="666C9460" w14:textId="77777777" w:rsidR="005A6453" w:rsidRDefault="005A6453" w:rsidP="005A6453">
            <w:pPr>
              <w:rPr>
                <w:ins w:id="275" w:author="Учетная запись Майкрософт" w:date="2025-08-22T15:58:00Z"/>
                <w:sz w:val="20"/>
                <w:szCs w:val="20"/>
              </w:rPr>
            </w:pPr>
            <w:r w:rsidRPr="00ED44D5">
              <w:rPr>
                <w:sz w:val="20"/>
                <w:szCs w:val="20"/>
              </w:rPr>
              <w:t xml:space="preserve">Сумма поступлений денежных средств на расчетный счет в Банке в течение операционного дня, равного дате выписки. </w:t>
            </w:r>
            <w:r w:rsidRPr="00ED44D5">
              <w:rPr>
                <w:bCs/>
                <w:sz w:val="20"/>
                <w:szCs w:val="20"/>
              </w:rPr>
              <w:t>Pm_ClientBankStatement.</w:t>
            </w:r>
            <w:r w:rsidRPr="00ED44D5">
              <w:rPr>
                <w:sz w:val="20"/>
                <w:szCs w:val="20"/>
                <w:lang w:val="en-US"/>
              </w:rPr>
              <w:t>nSumIn</w:t>
            </w:r>
            <w:r w:rsidRPr="005262E2">
              <w:rPr>
                <w:sz w:val="20"/>
                <w:szCs w:val="20"/>
              </w:rPr>
              <w:t>.</w:t>
            </w:r>
          </w:p>
          <w:p w14:paraId="17D9E61F" w14:textId="6E850655" w:rsidR="00CF126D" w:rsidRPr="00ED44D5" w:rsidRDefault="00CF126D" w:rsidP="005A6453">
            <w:pPr>
              <w:rPr>
                <w:sz w:val="20"/>
                <w:szCs w:val="20"/>
              </w:rPr>
            </w:pPr>
            <w:ins w:id="276" w:author="Учетная запись Майкрософт" w:date="2025-08-22T15:58:00Z">
              <w:r>
                <w:rPr>
                  <w:rFonts w:cstheme="minorHAnsi"/>
                  <w:sz w:val="20"/>
                  <w:szCs w:val="20"/>
                </w:rPr>
                <w:t>Не доступно для редактирования.</w:t>
              </w:r>
            </w:ins>
          </w:p>
        </w:tc>
      </w:tr>
      <w:tr w:rsidR="005A6453" w:rsidRPr="00ED44D5" w14:paraId="4B42CBD7" w14:textId="77777777" w:rsidTr="005262E2">
        <w:tc>
          <w:tcPr>
            <w:tcW w:w="1382" w:type="dxa"/>
          </w:tcPr>
          <w:p w14:paraId="394F50F7" w14:textId="77777777" w:rsidR="005A6453" w:rsidRPr="00ED44D5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sz w:val="20"/>
                <w:szCs w:val="20"/>
                <w:lang w:val="en-US"/>
              </w:rPr>
              <w:t>nSumOut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E1F810" w14:textId="77777777" w:rsidR="005A6453" w:rsidRPr="00ED44D5" w:rsidRDefault="005A6453" w:rsidP="005A6453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ED44D5">
              <w:rPr>
                <w:rFonts w:cstheme="minorHAnsi"/>
                <w:color w:val="000000"/>
                <w:sz w:val="20"/>
                <w:szCs w:val="20"/>
              </w:rPr>
              <w:t>Расход</w:t>
            </w:r>
          </w:p>
        </w:tc>
        <w:tc>
          <w:tcPr>
            <w:tcW w:w="1133" w:type="dxa"/>
          </w:tcPr>
          <w:p w14:paraId="21F6399C" w14:textId="77777777" w:rsidR="005A6453" w:rsidRPr="00ED44D5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5356" w:type="dxa"/>
          </w:tcPr>
          <w:p w14:paraId="0050D475" w14:textId="77777777" w:rsidR="005A6453" w:rsidRDefault="005A6453" w:rsidP="005A6453">
            <w:pPr>
              <w:rPr>
                <w:ins w:id="277" w:author="Учетная запись Майкрософт" w:date="2025-08-22T15:58:00Z"/>
                <w:sz w:val="20"/>
                <w:szCs w:val="20"/>
              </w:rPr>
            </w:pPr>
            <w:r w:rsidRPr="00ED44D5">
              <w:rPr>
                <w:sz w:val="20"/>
                <w:szCs w:val="20"/>
              </w:rPr>
              <w:t xml:space="preserve">Сумма списаний денежных средств с расчетного счета в Банке в течение операционного дня, равного дате выписки. </w:t>
            </w:r>
            <w:r w:rsidRPr="00ED44D5">
              <w:rPr>
                <w:bCs/>
                <w:sz w:val="20"/>
                <w:szCs w:val="20"/>
              </w:rPr>
              <w:t>Pm_ClientBankStatement.</w:t>
            </w:r>
            <w:r w:rsidRPr="00ED44D5">
              <w:rPr>
                <w:sz w:val="20"/>
                <w:szCs w:val="20"/>
                <w:lang w:val="en-US"/>
              </w:rPr>
              <w:t>nSumOut</w:t>
            </w:r>
            <w:r w:rsidRPr="005262E2">
              <w:rPr>
                <w:sz w:val="20"/>
                <w:szCs w:val="20"/>
              </w:rPr>
              <w:t>.</w:t>
            </w:r>
          </w:p>
          <w:p w14:paraId="7E0CC732" w14:textId="37F33D6F" w:rsidR="00CF126D" w:rsidRPr="00ED44D5" w:rsidRDefault="00CF126D" w:rsidP="005A6453">
            <w:pPr>
              <w:rPr>
                <w:sz w:val="20"/>
                <w:szCs w:val="20"/>
              </w:rPr>
            </w:pPr>
            <w:ins w:id="278" w:author="Учетная запись Майкрософт" w:date="2025-08-22T15:58:00Z">
              <w:r>
                <w:rPr>
                  <w:rFonts w:cstheme="minorHAnsi"/>
                  <w:sz w:val="20"/>
                  <w:szCs w:val="20"/>
                </w:rPr>
                <w:t>Не доступно для редактирования.</w:t>
              </w:r>
            </w:ins>
          </w:p>
        </w:tc>
      </w:tr>
      <w:tr w:rsidR="005A6453" w:rsidRPr="00ED44D5" w14:paraId="272408F1" w14:textId="77777777" w:rsidTr="005262E2">
        <w:tc>
          <w:tcPr>
            <w:tcW w:w="1382" w:type="dxa"/>
          </w:tcPr>
          <w:p w14:paraId="5C92C88D" w14:textId="77777777" w:rsidR="005A6453" w:rsidRPr="00ED44D5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sz w:val="20"/>
                <w:szCs w:val="20"/>
                <w:lang w:val="en-US"/>
              </w:rPr>
              <w:t>nEndBalSum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624B413" w14:textId="77777777" w:rsidR="005A6453" w:rsidRPr="00ED44D5" w:rsidRDefault="005A6453" w:rsidP="005A6453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ED44D5">
              <w:rPr>
                <w:rFonts w:cstheme="minorHAnsi"/>
                <w:color w:val="000000"/>
                <w:sz w:val="20"/>
                <w:szCs w:val="20"/>
              </w:rPr>
              <w:t>Конечный остаток</w:t>
            </w:r>
          </w:p>
        </w:tc>
        <w:tc>
          <w:tcPr>
            <w:tcW w:w="1133" w:type="dxa"/>
          </w:tcPr>
          <w:p w14:paraId="491CF121" w14:textId="77777777" w:rsidR="005A6453" w:rsidRPr="00ED44D5" w:rsidRDefault="005A6453" w:rsidP="005A64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D44D5"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5356" w:type="dxa"/>
          </w:tcPr>
          <w:p w14:paraId="09889642" w14:textId="77777777" w:rsidR="005A6453" w:rsidRDefault="005A6453" w:rsidP="005A6453">
            <w:pPr>
              <w:rPr>
                <w:ins w:id="279" w:author="Учетная запись Майкрософт" w:date="2025-08-22T15:58:00Z"/>
                <w:sz w:val="20"/>
                <w:szCs w:val="20"/>
              </w:rPr>
            </w:pPr>
            <w:r w:rsidRPr="00ED44D5">
              <w:rPr>
                <w:sz w:val="20"/>
                <w:szCs w:val="20"/>
              </w:rPr>
              <w:t xml:space="preserve">Остаток денежных средств на расчетном счете в Банке на конец операционного дня, равного дате выписки. </w:t>
            </w:r>
            <w:r w:rsidRPr="00ED44D5">
              <w:rPr>
                <w:bCs/>
                <w:sz w:val="20"/>
                <w:szCs w:val="20"/>
              </w:rPr>
              <w:t>Pm_ClientBankStatement.</w:t>
            </w:r>
            <w:r w:rsidRPr="00ED44D5">
              <w:rPr>
                <w:sz w:val="20"/>
                <w:szCs w:val="20"/>
                <w:lang w:val="en-US"/>
              </w:rPr>
              <w:t>nEndBalSum</w:t>
            </w:r>
            <w:r w:rsidRPr="005262E2">
              <w:rPr>
                <w:sz w:val="20"/>
                <w:szCs w:val="20"/>
              </w:rPr>
              <w:t>.</w:t>
            </w:r>
          </w:p>
          <w:p w14:paraId="765B499D" w14:textId="57F9160D" w:rsidR="00CF126D" w:rsidRPr="00ED44D5" w:rsidRDefault="00CF126D" w:rsidP="005A6453">
            <w:pPr>
              <w:rPr>
                <w:sz w:val="20"/>
                <w:szCs w:val="20"/>
              </w:rPr>
            </w:pPr>
            <w:ins w:id="280" w:author="Учетная запись Майкрософт" w:date="2025-08-22T15:58:00Z">
              <w:r>
                <w:rPr>
                  <w:rFonts w:cstheme="minorHAnsi"/>
                  <w:sz w:val="20"/>
                  <w:szCs w:val="20"/>
                </w:rPr>
                <w:t>Не доступно для редактирования.</w:t>
              </w:r>
            </w:ins>
          </w:p>
        </w:tc>
      </w:tr>
    </w:tbl>
    <w:p w14:paraId="2C77D799" w14:textId="1FC4D365" w:rsidR="002737CA" w:rsidRDefault="002737CA" w:rsidP="002737CA">
      <w:pPr>
        <w:pStyle w:val="a6"/>
        <w:spacing w:after="0"/>
        <w:ind w:left="284"/>
        <w:rPr>
          <w:rFonts w:cstheme="minorHAnsi"/>
          <w:color w:val="FF0000"/>
        </w:rPr>
      </w:pPr>
    </w:p>
    <w:p w14:paraId="00C55218" w14:textId="77777777" w:rsidR="00E97C18" w:rsidRPr="00CF126D" w:rsidRDefault="0034183E" w:rsidP="006D5C68">
      <w:pPr>
        <w:pStyle w:val="a6"/>
        <w:numPr>
          <w:ilvl w:val="0"/>
          <w:numId w:val="27"/>
        </w:numPr>
        <w:spacing w:after="0"/>
        <w:ind w:left="0" w:firstLine="284"/>
        <w:rPr>
          <w:rFonts w:cstheme="minorHAnsi"/>
          <w:strike/>
        </w:rPr>
      </w:pPr>
      <w:r w:rsidRPr="00CF126D">
        <w:rPr>
          <w:rFonts w:cstheme="minorHAnsi"/>
          <w:strike/>
        </w:rPr>
        <w:t xml:space="preserve">Пользователь </w:t>
      </w:r>
      <w:commentRangeStart w:id="281"/>
      <w:commentRangeStart w:id="282"/>
      <w:r w:rsidRPr="00CF126D">
        <w:rPr>
          <w:rFonts w:cstheme="minorHAnsi"/>
          <w:strike/>
        </w:rPr>
        <w:t>может</w:t>
      </w:r>
      <w:commentRangeEnd w:id="281"/>
      <w:r w:rsidR="004A082A" w:rsidRPr="00CF126D">
        <w:rPr>
          <w:rStyle w:val="ad"/>
          <w:strike/>
        </w:rPr>
        <w:commentReference w:id="281"/>
      </w:r>
      <w:commentRangeEnd w:id="282"/>
      <w:r w:rsidR="00D66D3B" w:rsidRPr="00CF126D">
        <w:rPr>
          <w:rStyle w:val="ad"/>
          <w:strike/>
        </w:rPr>
        <w:commentReference w:id="282"/>
      </w:r>
      <w:r w:rsidRPr="00CF126D">
        <w:rPr>
          <w:rFonts w:cstheme="minorHAnsi"/>
          <w:strike/>
        </w:rPr>
        <w:t xml:space="preserve"> редактировать только </w:t>
      </w:r>
      <w:r w:rsidR="00356524" w:rsidRPr="00CF126D">
        <w:rPr>
          <w:rFonts w:cstheme="minorHAnsi"/>
          <w:strike/>
        </w:rPr>
        <w:t>с</w:t>
      </w:r>
      <w:r w:rsidRPr="00CF126D">
        <w:rPr>
          <w:rFonts w:cstheme="minorHAnsi"/>
          <w:strike/>
        </w:rPr>
        <w:t>остояние банковской выписки (</w:t>
      </w:r>
      <w:r w:rsidRPr="00CF126D">
        <w:rPr>
          <w:rFonts w:cstheme="minorHAnsi"/>
          <w:strike/>
          <w:lang w:val="en-US"/>
        </w:rPr>
        <w:t>Pm</w:t>
      </w:r>
      <w:r w:rsidRPr="00CF126D">
        <w:rPr>
          <w:rFonts w:cstheme="minorHAnsi"/>
          <w:strike/>
        </w:rPr>
        <w:t>_</w:t>
      </w:r>
      <w:r w:rsidRPr="00CF126D">
        <w:rPr>
          <w:rFonts w:cstheme="minorHAnsi"/>
          <w:strike/>
          <w:lang w:val="en-US"/>
        </w:rPr>
        <w:t>ClientBankStatement</w:t>
      </w:r>
      <w:r w:rsidRPr="00CF126D">
        <w:rPr>
          <w:rFonts w:cstheme="minorHAnsi"/>
          <w:strike/>
        </w:rPr>
        <w:t>.</w:t>
      </w:r>
      <w:r w:rsidRPr="00CF126D">
        <w:rPr>
          <w:rFonts w:cstheme="minorHAnsi"/>
          <w:strike/>
          <w:lang w:val="en-US"/>
        </w:rPr>
        <w:t>idState</w:t>
      </w:r>
      <w:r w:rsidR="00E97C18" w:rsidRPr="00CF126D">
        <w:rPr>
          <w:rFonts w:cstheme="minorHAnsi"/>
          <w:strike/>
        </w:rPr>
        <w:t>) путем выбора из выпадающего списка одного из значений:</w:t>
      </w:r>
    </w:p>
    <w:p w14:paraId="1A1D8C49" w14:textId="2F4983BD" w:rsidR="00E97C18" w:rsidRPr="00CF126D" w:rsidRDefault="00E97C18" w:rsidP="00E97C18">
      <w:pPr>
        <w:pStyle w:val="a6"/>
        <w:spacing w:after="0"/>
        <w:ind w:left="284"/>
        <w:rPr>
          <w:rFonts w:cstheme="minorHAnsi"/>
          <w:strike/>
        </w:rPr>
      </w:pPr>
      <w:r w:rsidRPr="00CF126D">
        <w:rPr>
          <w:rFonts w:cstheme="minorHAnsi"/>
          <w:strike/>
        </w:rPr>
        <w:t>«</w:t>
      </w:r>
      <w:proofErr w:type="gramStart"/>
      <w:r w:rsidRPr="00CF126D">
        <w:rPr>
          <w:rFonts w:cstheme="minorHAnsi"/>
          <w:strike/>
        </w:rPr>
        <w:t>Итоговая»  (</w:t>
      </w:r>
      <w:proofErr w:type="gramEnd"/>
      <w:r w:rsidRPr="00CF126D">
        <w:rPr>
          <w:rFonts w:cstheme="minorHAnsi"/>
          <w:strike/>
          <w:lang w:val="en-US"/>
        </w:rPr>
        <w:t>Pm</w:t>
      </w:r>
      <w:r w:rsidRPr="00CF126D">
        <w:rPr>
          <w:rFonts w:cstheme="minorHAnsi"/>
          <w:strike/>
        </w:rPr>
        <w:t>_</w:t>
      </w:r>
      <w:r w:rsidRPr="00CF126D">
        <w:rPr>
          <w:rFonts w:cstheme="minorHAnsi"/>
          <w:strike/>
          <w:lang w:val="en-US"/>
        </w:rPr>
        <w:t>ClientBankStatement</w:t>
      </w:r>
      <w:r w:rsidRPr="00CF126D">
        <w:rPr>
          <w:rFonts w:cstheme="minorHAnsi"/>
          <w:strike/>
        </w:rPr>
        <w:t>.</w:t>
      </w:r>
      <w:r w:rsidRPr="00CF126D">
        <w:rPr>
          <w:rFonts w:cstheme="minorHAnsi"/>
          <w:strike/>
          <w:lang w:val="en-US"/>
        </w:rPr>
        <w:t>idStateMC</w:t>
      </w:r>
      <w:r w:rsidRPr="00CF126D">
        <w:rPr>
          <w:rFonts w:cstheme="minorHAnsi"/>
          <w:strike/>
        </w:rPr>
        <w:t xml:space="preserve"> = 200</w:t>
      </w:r>
      <w:r w:rsidR="00894602" w:rsidRPr="00CF126D">
        <w:rPr>
          <w:rFonts w:cstheme="minorHAnsi"/>
          <w:strike/>
        </w:rPr>
        <w:t>),</w:t>
      </w:r>
    </w:p>
    <w:p w14:paraId="5EB7A425" w14:textId="324FA7ED" w:rsidR="00E97C18" w:rsidRPr="00CF126D" w:rsidRDefault="00E97C18" w:rsidP="00E97C18">
      <w:pPr>
        <w:pStyle w:val="a6"/>
        <w:spacing w:after="0"/>
        <w:ind w:left="284"/>
        <w:rPr>
          <w:rFonts w:cstheme="minorHAnsi"/>
          <w:strike/>
        </w:rPr>
      </w:pPr>
      <w:r w:rsidRPr="00CF126D">
        <w:rPr>
          <w:rFonts w:cstheme="minorHAnsi"/>
          <w:strike/>
        </w:rPr>
        <w:t xml:space="preserve"> «Обработано ФинУпр» (</w:t>
      </w:r>
      <w:r w:rsidRPr="00CF126D">
        <w:rPr>
          <w:rFonts w:cstheme="minorHAnsi"/>
          <w:strike/>
          <w:lang w:val="en-US"/>
        </w:rPr>
        <w:t>Pm</w:t>
      </w:r>
      <w:r w:rsidRPr="00CF126D">
        <w:rPr>
          <w:rFonts w:cstheme="minorHAnsi"/>
          <w:strike/>
        </w:rPr>
        <w:t>_</w:t>
      </w:r>
      <w:r w:rsidRPr="00CF126D">
        <w:rPr>
          <w:rFonts w:cstheme="minorHAnsi"/>
          <w:strike/>
          <w:lang w:val="en-US"/>
        </w:rPr>
        <w:t>ClientBankStatement</w:t>
      </w:r>
      <w:r w:rsidRPr="00CF126D">
        <w:rPr>
          <w:rFonts w:cstheme="minorHAnsi"/>
          <w:strike/>
        </w:rPr>
        <w:t>.</w:t>
      </w:r>
      <w:r w:rsidRPr="00CF126D">
        <w:rPr>
          <w:rFonts w:cstheme="minorHAnsi"/>
          <w:strike/>
          <w:lang w:val="en-US"/>
        </w:rPr>
        <w:t>idStateMC</w:t>
      </w:r>
      <w:r w:rsidRPr="00CF126D">
        <w:rPr>
          <w:rFonts w:cstheme="minorHAnsi"/>
          <w:strike/>
        </w:rPr>
        <w:t xml:space="preserve"> = 250)</w:t>
      </w:r>
      <w:r w:rsidR="00894602" w:rsidRPr="00CF126D">
        <w:rPr>
          <w:rFonts w:cstheme="minorHAnsi"/>
          <w:strike/>
        </w:rPr>
        <w:t>.</w:t>
      </w:r>
    </w:p>
    <w:p w14:paraId="6BFE0BD9" w14:textId="2CEB1B24" w:rsidR="00CE459D" w:rsidRPr="00CF126D" w:rsidRDefault="0092240D" w:rsidP="00E452C5">
      <w:pPr>
        <w:pStyle w:val="a6"/>
        <w:spacing w:after="0"/>
        <w:ind w:left="284"/>
        <w:rPr>
          <w:rFonts w:cstheme="minorHAnsi"/>
          <w:strike/>
        </w:rPr>
      </w:pPr>
      <w:r w:rsidRPr="00CF126D">
        <w:rPr>
          <w:rFonts w:cstheme="minorHAnsi"/>
          <w:strike/>
        </w:rPr>
        <w:t xml:space="preserve">Если пользователь выбирает состояние БВ = «Обработано </w:t>
      </w:r>
      <w:r w:rsidR="008B14D9" w:rsidRPr="00CF126D">
        <w:rPr>
          <w:rFonts w:cstheme="minorHAnsi"/>
          <w:strike/>
        </w:rPr>
        <w:t>Ф</w:t>
      </w:r>
      <w:r w:rsidR="0041712D" w:rsidRPr="00CF126D">
        <w:rPr>
          <w:rFonts w:cstheme="minorHAnsi"/>
          <w:strike/>
        </w:rPr>
        <w:t>ин</w:t>
      </w:r>
      <w:r w:rsidR="008B14D9" w:rsidRPr="00CF126D">
        <w:rPr>
          <w:rFonts w:cstheme="minorHAnsi"/>
          <w:strike/>
        </w:rPr>
        <w:t>У</w:t>
      </w:r>
      <w:r w:rsidR="0041712D" w:rsidRPr="00CF126D">
        <w:rPr>
          <w:rFonts w:cstheme="minorHAnsi"/>
          <w:strike/>
        </w:rPr>
        <w:t>пр</w:t>
      </w:r>
      <w:r w:rsidRPr="00CF126D">
        <w:rPr>
          <w:rFonts w:cstheme="minorHAnsi"/>
          <w:strike/>
        </w:rPr>
        <w:t>»</w:t>
      </w:r>
      <w:r w:rsidR="00B030B6" w:rsidRPr="00CF126D">
        <w:rPr>
          <w:rFonts w:cstheme="minorHAnsi"/>
          <w:strike/>
        </w:rPr>
        <w:t xml:space="preserve"> (</w:t>
      </w:r>
      <w:r w:rsidR="00B030B6" w:rsidRPr="00CF126D">
        <w:rPr>
          <w:rFonts w:cstheme="minorHAnsi"/>
          <w:strike/>
          <w:lang w:val="en-US"/>
        </w:rPr>
        <w:t>Pm</w:t>
      </w:r>
      <w:r w:rsidR="00B030B6" w:rsidRPr="00CF126D">
        <w:rPr>
          <w:rFonts w:cstheme="minorHAnsi"/>
          <w:strike/>
        </w:rPr>
        <w:t>_</w:t>
      </w:r>
      <w:r w:rsidR="00B030B6" w:rsidRPr="00CF126D">
        <w:rPr>
          <w:rFonts w:cstheme="minorHAnsi"/>
          <w:strike/>
          <w:lang w:val="en-US"/>
        </w:rPr>
        <w:t>ClientBankStatement</w:t>
      </w:r>
      <w:r w:rsidR="00B030B6" w:rsidRPr="00CF126D">
        <w:rPr>
          <w:rFonts w:cstheme="minorHAnsi"/>
          <w:strike/>
        </w:rPr>
        <w:t>.</w:t>
      </w:r>
      <w:r w:rsidR="00B030B6" w:rsidRPr="00CF126D">
        <w:rPr>
          <w:rFonts w:cstheme="minorHAnsi"/>
          <w:strike/>
          <w:lang w:val="en-US"/>
        </w:rPr>
        <w:t>idStateMC</w:t>
      </w:r>
      <w:r w:rsidR="00B030B6" w:rsidRPr="00CF126D">
        <w:rPr>
          <w:rFonts w:cstheme="minorHAnsi"/>
          <w:strike/>
        </w:rPr>
        <w:t xml:space="preserve"> = 250)</w:t>
      </w:r>
      <w:r w:rsidRPr="00CF126D">
        <w:rPr>
          <w:rFonts w:cstheme="minorHAnsi"/>
          <w:strike/>
        </w:rPr>
        <w:t xml:space="preserve">, то выполнить алгоритм, описанный в </w:t>
      </w:r>
      <w:r w:rsidRPr="00CF126D">
        <w:rPr>
          <w:rFonts w:cstheme="minorHAnsi"/>
          <w:strike/>
          <w:highlight w:val="yellow"/>
        </w:rPr>
        <w:t>ТЗ</w:t>
      </w:r>
      <w:r w:rsidR="00356524" w:rsidRPr="00CF126D">
        <w:rPr>
          <w:rFonts w:cstheme="minorHAnsi"/>
          <w:strike/>
          <w:highlight w:val="yellow"/>
        </w:rPr>
        <w:t xml:space="preserve"> </w:t>
      </w:r>
      <w:r w:rsidRPr="00CF126D">
        <w:rPr>
          <w:rFonts w:cstheme="minorHAnsi"/>
          <w:strike/>
          <w:highlight w:val="yellow"/>
        </w:rPr>
        <w:t>«</w:t>
      </w:r>
      <w:r w:rsidRPr="00CF126D">
        <w:rPr>
          <w:strike/>
          <w:highlight w:val="yellow"/>
        </w:rPr>
        <w:t xml:space="preserve">Смена состояния БВ на «Обработано </w:t>
      </w:r>
      <w:r w:rsidR="008B14D9" w:rsidRPr="00CF126D">
        <w:rPr>
          <w:strike/>
          <w:highlight w:val="yellow"/>
        </w:rPr>
        <w:t>Ф</w:t>
      </w:r>
      <w:r w:rsidR="002863B2" w:rsidRPr="00CF126D">
        <w:rPr>
          <w:strike/>
          <w:highlight w:val="yellow"/>
        </w:rPr>
        <w:t>ин</w:t>
      </w:r>
      <w:r w:rsidR="008B14D9" w:rsidRPr="00CF126D">
        <w:rPr>
          <w:strike/>
          <w:highlight w:val="yellow"/>
        </w:rPr>
        <w:t>У</w:t>
      </w:r>
      <w:r w:rsidR="002863B2" w:rsidRPr="00CF126D">
        <w:rPr>
          <w:strike/>
          <w:highlight w:val="yellow"/>
        </w:rPr>
        <w:t>пр</w:t>
      </w:r>
      <w:r w:rsidRPr="00CF126D">
        <w:rPr>
          <w:strike/>
          <w:highlight w:val="yellow"/>
        </w:rPr>
        <w:t xml:space="preserve">» (ДП </w:t>
      </w:r>
      <w:r w:rsidRPr="00CF126D">
        <w:rPr>
          <w:strike/>
          <w:highlight w:val="yellow"/>
          <w:lang w:val="en-US"/>
        </w:rPr>
        <w:t>XXXD</w:t>
      </w:r>
      <w:r w:rsidRPr="00CF126D">
        <w:rPr>
          <w:strike/>
          <w:highlight w:val="yellow"/>
        </w:rPr>
        <w:t>).</w:t>
      </w:r>
    </w:p>
    <w:p w14:paraId="07499239" w14:textId="628FBEAD" w:rsidR="002863B2" w:rsidRPr="00CF126D" w:rsidRDefault="002863B2" w:rsidP="002863B2">
      <w:pPr>
        <w:pStyle w:val="a6"/>
        <w:spacing w:after="0"/>
        <w:ind w:left="284"/>
        <w:rPr>
          <w:rFonts w:cstheme="minorHAnsi"/>
          <w:strike/>
        </w:rPr>
      </w:pPr>
      <w:r w:rsidRPr="00CF126D">
        <w:rPr>
          <w:rFonts w:cstheme="minorHAnsi"/>
          <w:strike/>
        </w:rPr>
        <w:t>Если пользователь выбирает состояние БВ = «Итоговая» (</w:t>
      </w:r>
      <w:r w:rsidRPr="00CF126D">
        <w:rPr>
          <w:rFonts w:cstheme="minorHAnsi"/>
          <w:strike/>
          <w:lang w:val="en-US"/>
        </w:rPr>
        <w:t>Pm</w:t>
      </w:r>
      <w:r w:rsidRPr="00CF126D">
        <w:rPr>
          <w:rFonts w:cstheme="minorHAnsi"/>
          <w:strike/>
        </w:rPr>
        <w:t>_</w:t>
      </w:r>
      <w:r w:rsidRPr="00CF126D">
        <w:rPr>
          <w:rFonts w:cstheme="minorHAnsi"/>
          <w:strike/>
          <w:lang w:val="en-US"/>
        </w:rPr>
        <w:t>ClientBankStatement</w:t>
      </w:r>
      <w:r w:rsidRPr="00CF126D">
        <w:rPr>
          <w:rFonts w:cstheme="minorHAnsi"/>
          <w:strike/>
        </w:rPr>
        <w:t>.</w:t>
      </w:r>
      <w:r w:rsidRPr="00CF126D">
        <w:rPr>
          <w:rFonts w:cstheme="minorHAnsi"/>
          <w:strike/>
          <w:lang w:val="en-US"/>
        </w:rPr>
        <w:t>idStateMC</w:t>
      </w:r>
      <w:r w:rsidRPr="00CF126D">
        <w:rPr>
          <w:rFonts w:cstheme="minorHAnsi"/>
          <w:strike/>
        </w:rPr>
        <w:t>) = 200 («Итоговая»), то выполнить алгоритм, описанный в п.2</w:t>
      </w:r>
    </w:p>
    <w:p w14:paraId="11C38776" w14:textId="77777777" w:rsidR="002863B2" w:rsidRPr="00CF126D" w:rsidRDefault="002863B2" w:rsidP="002863B2">
      <w:pPr>
        <w:pStyle w:val="a6"/>
        <w:numPr>
          <w:ilvl w:val="0"/>
          <w:numId w:val="27"/>
        </w:numPr>
        <w:spacing w:after="0"/>
        <w:ind w:left="0" w:firstLine="284"/>
        <w:rPr>
          <w:rFonts w:cstheme="minorHAnsi"/>
          <w:strike/>
        </w:rPr>
      </w:pPr>
      <w:r w:rsidRPr="00CF126D">
        <w:rPr>
          <w:rFonts w:cstheme="minorHAnsi"/>
          <w:strike/>
        </w:rPr>
        <w:t>Если состояние БВ «Обработано ФинУпр» (</w:t>
      </w:r>
      <w:r w:rsidRPr="00CF126D">
        <w:rPr>
          <w:rFonts w:cstheme="minorHAnsi"/>
          <w:strike/>
          <w:lang w:val="en-US"/>
        </w:rPr>
        <w:t>Pm</w:t>
      </w:r>
      <w:r w:rsidRPr="00CF126D">
        <w:rPr>
          <w:rFonts w:cstheme="minorHAnsi"/>
          <w:strike/>
        </w:rPr>
        <w:t>_</w:t>
      </w:r>
      <w:r w:rsidRPr="00CF126D">
        <w:rPr>
          <w:rFonts w:cstheme="minorHAnsi"/>
          <w:strike/>
          <w:lang w:val="en-US"/>
        </w:rPr>
        <w:t>ClientBankStatement</w:t>
      </w:r>
      <w:r w:rsidRPr="00CF126D">
        <w:rPr>
          <w:rFonts w:cstheme="minorHAnsi"/>
          <w:strike/>
        </w:rPr>
        <w:t>.</w:t>
      </w:r>
      <w:r w:rsidRPr="00CF126D">
        <w:rPr>
          <w:rFonts w:cstheme="minorHAnsi"/>
          <w:strike/>
          <w:lang w:val="en-US"/>
        </w:rPr>
        <w:t>idStateMC</w:t>
      </w:r>
      <w:r w:rsidRPr="00CF126D">
        <w:rPr>
          <w:rFonts w:cstheme="minorHAnsi"/>
          <w:strike/>
        </w:rPr>
        <w:t xml:space="preserve"> = 250), то пользователь может изменить только это поле в интерфейсе обработки БВ. Перевести состояние в «Итоговая» (</w:t>
      </w:r>
      <w:r w:rsidRPr="00CF126D">
        <w:rPr>
          <w:rFonts w:cstheme="minorHAnsi"/>
          <w:strike/>
          <w:lang w:val="en-US"/>
        </w:rPr>
        <w:t>MC</w:t>
      </w:r>
      <w:r w:rsidRPr="00CF126D">
        <w:rPr>
          <w:rFonts w:cstheme="minorHAnsi"/>
          <w:strike/>
        </w:rPr>
        <w:t xml:space="preserve"> = 200).</w:t>
      </w:r>
      <w:r w:rsidRPr="00CF126D">
        <w:rPr>
          <w:rStyle w:val="ad"/>
          <w:strike/>
        </w:rPr>
        <w:commentReference w:id="283"/>
      </w:r>
    </w:p>
    <w:p w14:paraId="3F569B62" w14:textId="4C46089D" w:rsidR="005B46E6" w:rsidRPr="00CF126D" w:rsidRDefault="0062419C" w:rsidP="00CC1427">
      <w:pPr>
        <w:pStyle w:val="a6"/>
        <w:numPr>
          <w:ilvl w:val="0"/>
          <w:numId w:val="27"/>
        </w:numPr>
        <w:spacing w:after="0"/>
        <w:ind w:left="0" w:firstLine="284"/>
        <w:jc w:val="both"/>
        <w:rPr>
          <w:rFonts w:cstheme="minorHAnsi"/>
          <w:strike/>
        </w:rPr>
      </w:pPr>
      <w:r w:rsidRPr="00CF126D">
        <w:rPr>
          <w:rFonts w:cstheme="minorHAnsi"/>
          <w:strike/>
        </w:rPr>
        <w:t xml:space="preserve">Вносить изменения в </w:t>
      </w:r>
      <w:r w:rsidR="00CC1427" w:rsidRPr="00CF126D">
        <w:rPr>
          <w:rFonts w:cstheme="minorHAnsi"/>
          <w:strike/>
        </w:rPr>
        <w:t xml:space="preserve">данные выборок в </w:t>
      </w:r>
      <w:r w:rsidRPr="00CF126D">
        <w:rPr>
          <w:rFonts w:cstheme="minorHAnsi"/>
          <w:strike/>
        </w:rPr>
        <w:t xml:space="preserve">интерфейсе </w:t>
      </w:r>
      <w:commentRangeStart w:id="284"/>
      <w:commentRangeStart w:id="285"/>
      <w:r w:rsidRPr="00CF126D">
        <w:rPr>
          <w:rFonts w:cstheme="minorHAnsi"/>
          <w:strike/>
        </w:rPr>
        <w:t xml:space="preserve">обработки </w:t>
      </w:r>
      <w:commentRangeEnd w:id="284"/>
      <w:r w:rsidR="00AF5E1A" w:rsidRPr="00CF126D">
        <w:rPr>
          <w:rStyle w:val="ad"/>
          <w:strike/>
        </w:rPr>
        <w:commentReference w:id="284"/>
      </w:r>
      <w:commentRangeEnd w:id="285"/>
      <w:r w:rsidR="002961F2" w:rsidRPr="00CF126D">
        <w:rPr>
          <w:rStyle w:val="ad"/>
          <w:strike/>
        </w:rPr>
        <w:commentReference w:id="285"/>
      </w:r>
      <w:r w:rsidRPr="00CF126D">
        <w:rPr>
          <w:rFonts w:cstheme="minorHAnsi"/>
          <w:strike/>
        </w:rPr>
        <w:t xml:space="preserve">БВ можно только если </w:t>
      </w:r>
      <w:r w:rsidR="00123AAA" w:rsidRPr="00CF126D">
        <w:rPr>
          <w:rFonts w:cstheme="minorHAnsi"/>
          <w:strike/>
        </w:rPr>
        <w:t>состояние БВ (</w:t>
      </w:r>
      <w:r w:rsidR="00123AAA" w:rsidRPr="00CF126D">
        <w:rPr>
          <w:rFonts w:cstheme="minorHAnsi"/>
          <w:strike/>
          <w:lang w:val="en-US"/>
        </w:rPr>
        <w:t>Pm</w:t>
      </w:r>
      <w:r w:rsidR="00123AAA" w:rsidRPr="00CF126D">
        <w:rPr>
          <w:rFonts w:cstheme="minorHAnsi"/>
          <w:strike/>
        </w:rPr>
        <w:t>_</w:t>
      </w:r>
      <w:r w:rsidR="00123AAA" w:rsidRPr="00CF126D">
        <w:rPr>
          <w:rFonts w:cstheme="minorHAnsi"/>
          <w:strike/>
          <w:lang w:val="en-US"/>
        </w:rPr>
        <w:t>ClientBankStatement</w:t>
      </w:r>
      <w:r w:rsidR="00123AAA" w:rsidRPr="00CF126D">
        <w:rPr>
          <w:rFonts w:cstheme="minorHAnsi"/>
          <w:strike/>
        </w:rPr>
        <w:t>.</w:t>
      </w:r>
      <w:r w:rsidR="00123AAA" w:rsidRPr="00CF126D">
        <w:rPr>
          <w:rFonts w:cstheme="minorHAnsi"/>
          <w:strike/>
          <w:lang w:val="en-US"/>
        </w:rPr>
        <w:t>idState</w:t>
      </w:r>
      <w:r w:rsidR="00B6787B" w:rsidRPr="00CF126D">
        <w:rPr>
          <w:rFonts w:cstheme="minorHAnsi"/>
          <w:strike/>
          <w:lang w:val="en-US"/>
        </w:rPr>
        <w:t>MC</w:t>
      </w:r>
      <w:r w:rsidR="00123AAA" w:rsidRPr="00CF126D">
        <w:rPr>
          <w:rFonts w:cstheme="minorHAnsi"/>
          <w:strike/>
        </w:rPr>
        <w:t xml:space="preserve">) </w:t>
      </w:r>
      <w:r w:rsidRPr="00CF126D">
        <w:rPr>
          <w:rFonts w:cstheme="minorHAnsi"/>
          <w:strike/>
        </w:rPr>
        <w:t>=</w:t>
      </w:r>
      <w:r w:rsidR="00123AAA" w:rsidRPr="00CF126D">
        <w:rPr>
          <w:rFonts w:cstheme="minorHAnsi"/>
          <w:strike/>
        </w:rPr>
        <w:t xml:space="preserve"> </w:t>
      </w:r>
      <w:r w:rsidR="00967E5C" w:rsidRPr="00CF126D">
        <w:rPr>
          <w:rFonts w:cstheme="minorHAnsi"/>
          <w:strike/>
        </w:rPr>
        <w:t>200 (</w:t>
      </w:r>
      <w:r w:rsidR="00123AAA" w:rsidRPr="00CF126D">
        <w:rPr>
          <w:rFonts w:cstheme="minorHAnsi"/>
          <w:strike/>
        </w:rPr>
        <w:t>«Итоговая»</w:t>
      </w:r>
      <w:r w:rsidR="00967E5C" w:rsidRPr="00CF126D">
        <w:rPr>
          <w:rFonts w:cstheme="minorHAnsi"/>
          <w:strike/>
        </w:rPr>
        <w:t>)</w:t>
      </w:r>
      <w:r w:rsidRPr="00CF126D">
        <w:rPr>
          <w:rFonts w:cstheme="minorHAnsi"/>
          <w:strike/>
        </w:rPr>
        <w:t xml:space="preserve">, иначе </w:t>
      </w:r>
      <w:r w:rsidR="00123AAA" w:rsidRPr="00CF126D">
        <w:rPr>
          <w:rFonts w:cstheme="minorHAnsi"/>
          <w:strike/>
        </w:rPr>
        <w:t xml:space="preserve">данные </w:t>
      </w:r>
      <w:r w:rsidR="00CC1427" w:rsidRPr="00CF126D">
        <w:rPr>
          <w:rFonts w:cstheme="minorHAnsi"/>
          <w:strike/>
        </w:rPr>
        <w:t xml:space="preserve">выборок </w:t>
      </w:r>
      <w:r w:rsidR="00123AAA" w:rsidRPr="00CF126D">
        <w:rPr>
          <w:rFonts w:cstheme="minorHAnsi"/>
          <w:strike/>
        </w:rPr>
        <w:t xml:space="preserve">в интерфейсе доступны только для просмотра. </w:t>
      </w:r>
      <w:r w:rsidR="005B46E6" w:rsidRPr="00CF126D">
        <w:rPr>
          <w:rFonts w:cstheme="minorHAnsi"/>
          <w:strike/>
        </w:rPr>
        <w:t>Таблица с полями, доступными для редактирования</w:t>
      </w:r>
      <w:r w:rsidR="00CC1427" w:rsidRPr="00CF126D">
        <w:rPr>
          <w:rFonts w:cstheme="minorHAnsi"/>
          <w:strike/>
        </w:rPr>
        <w:t xml:space="preserve"> в состоянии «Итоговая»</w:t>
      </w:r>
      <w:r w:rsidR="00A304D4" w:rsidRPr="00CF126D">
        <w:rPr>
          <w:rFonts w:cstheme="minorHAnsi"/>
          <w:strike/>
        </w:rPr>
        <w:t>,</w:t>
      </w:r>
      <w:r w:rsidR="00CC1427" w:rsidRPr="00CF126D">
        <w:rPr>
          <w:rFonts w:cstheme="minorHAnsi"/>
          <w:strike/>
        </w:rPr>
        <w:t xml:space="preserve"> описана в п.3.2.1 (ниже).</w:t>
      </w:r>
      <w:r w:rsidR="00A304D4" w:rsidRPr="00CF126D">
        <w:rPr>
          <w:rFonts w:cstheme="minorHAnsi"/>
          <w:strike/>
        </w:rPr>
        <w:t xml:space="preserve"> При изменении состояния БВ на «Обработано ФинУпр» закрыть все доступные для редактирования поля и функции.</w:t>
      </w:r>
    </w:p>
    <w:p w14:paraId="02A1F93D" w14:textId="77777777" w:rsidR="00356524" w:rsidRPr="00DB293D" w:rsidRDefault="00356524" w:rsidP="00123AAA">
      <w:pPr>
        <w:pStyle w:val="a6"/>
        <w:spacing w:after="0"/>
        <w:ind w:left="0" w:firstLine="284"/>
        <w:rPr>
          <w:rFonts w:cstheme="minorHAnsi"/>
          <w:color w:val="FF0000"/>
        </w:rPr>
      </w:pPr>
    </w:p>
    <w:p w14:paraId="7B2BFD2B" w14:textId="7E7DADAE" w:rsidR="004D5575" w:rsidRPr="00B61F68" w:rsidRDefault="00E76C20" w:rsidP="00EF1B85">
      <w:pPr>
        <w:pStyle w:val="2"/>
        <w:numPr>
          <w:ilvl w:val="1"/>
          <w:numId w:val="16"/>
        </w:numPr>
        <w:spacing w:before="0"/>
        <w:contextualSpacing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286" w:name="_Toc205374560"/>
      <w:r w:rsidRPr="00B61F68">
        <w:rPr>
          <w:rFonts w:asciiTheme="minorHAnsi" w:hAnsiTheme="minorHAnsi" w:cstheme="minorHAnsi"/>
          <w:b/>
          <w:color w:val="auto"/>
          <w:sz w:val="22"/>
          <w:szCs w:val="22"/>
        </w:rPr>
        <w:t>Закладка «Документы Выписки»</w:t>
      </w:r>
      <w:r w:rsidR="00526CC2" w:rsidRPr="00B61F68">
        <w:rPr>
          <w:rFonts w:asciiTheme="minorHAnsi" w:hAnsiTheme="minorHAnsi" w:cstheme="minorHAnsi"/>
          <w:b/>
          <w:color w:val="auto"/>
          <w:sz w:val="22"/>
          <w:szCs w:val="22"/>
        </w:rPr>
        <w:t xml:space="preserve"> – ЧТЗ №</w:t>
      </w:r>
      <w:r w:rsidR="00526CC2" w:rsidRPr="00B61F68">
        <w:rPr>
          <w:rFonts w:asciiTheme="minorHAnsi" w:hAnsiTheme="minorHAnsi" w:cstheme="minorHAnsi"/>
          <w:b/>
          <w:color w:val="auto"/>
          <w:sz w:val="22"/>
          <w:szCs w:val="22"/>
          <w:lang w:val="en-US"/>
        </w:rPr>
        <w:t>XXX</w:t>
      </w:r>
      <w:r w:rsidR="00526CC2" w:rsidRPr="00B61F68">
        <w:rPr>
          <w:rFonts w:asciiTheme="minorHAnsi" w:hAnsiTheme="minorHAnsi" w:cstheme="minorHAnsi"/>
          <w:b/>
          <w:color w:val="auto"/>
          <w:sz w:val="22"/>
          <w:szCs w:val="22"/>
        </w:rPr>
        <w:t xml:space="preserve"> п.6.3.2.2</w:t>
      </w:r>
      <w:bookmarkEnd w:id="286"/>
      <w:r w:rsidR="00B97F05" w:rsidRPr="00B61F68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</w:p>
    <w:p w14:paraId="17C7E012" w14:textId="77777777" w:rsidR="00C20540" w:rsidRDefault="00C20540" w:rsidP="00C20540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>Закладка «Документы выписки» содержит:</w:t>
      </w:r>
    </w:p>
    <w:p w14:paraId="69EBBEBF" w14:textId="7953B320" w:rsidR="00C20540" w:rsidRDefault="00C20540" w:rsidP="00EF1B85">
      <w:pPr>
        <w:pStyle w:val="a6"/>
        <w:numPr>
          <w:ilvl w:val="0"/>
          <w:numId w:val="17"/>
        </w:numPr>
        <w:spacing w:after="0"/>
        <w:ind w:left="0" w:firstLine="284"/>
        <w:rPr>
          <w:rFonts w:cstheme="minorHAnsi"/>
        </w:rPr>
      </w:pPr>
      <w:r>
        <w:rPr>
          <w:rFonts w:cstheme="minorHAnsi"/>
        </w:rPr>
        <w:t xml:space="preserve">Первый раздел с </w:t>
      </w:r>
      <w:ins w:id="287" w:author="Учетная запись Майкрософт" w:date="2025-08-18T08:26:00Z">
        <w:r w:rsidR="00D23607" w:rsidRPr="00D23607">
          <w:rPr>
            <w:rFonts w:cstheme="minorHAnsi"/>
          </w:rPr>
          <w:t>данны</w:t>
        </w:r>
        <w:r w:rsidR="00D23607">
          <w:rPr>
            <w:rFonts w:cstheme="minorHAnsi"/>
          </w:rPr>
          <w:t>ми</w:t>
        </w:r>
        <w:r w:rsidR="00D23607" w:rsidRPr="00D23607">
          <w:rPr>
            <w:rFonts w:cstheme="minorHAnsi"/>
          </w:rPr>
          <w:t xml:space="preserve"> выборок из классов </w:t>
        </w:r>
      </w:ins>
      <w:ins w:id="288" w:author="Учетная запись Майкрософт" w:date="2025-08-18T08:32:00Z">
        <w:r w:rsidR="00AB7165">
          <w:rPr>
            <w:rFonts w:cstheme="minorHAnsi"/>
          </w:rPr>
          <w:t>с</w:t>
        </w:r>
      </w:ins>
      <w:ins w:id="289" w:author="Учетная запись Майкрософт" w:date="2025-08-18T08:26:00Z">
        <w:r w:rsidR="00D23607" w:rsidRPr="00D23607">
          <w:rPr>
            <w:rFonts w:cstheme="minorHAnsi"/>
          </w:rPr>
          <w:t xml:space="preserve"> отображени</w:t>
        </w:r>
      </w:ins>
      <w:ins w:id="290" w:author="Учетная запись Майкрософт" w:date="2025-08-18T08:32:00Z">
        <w:r w:rsidR="00AB7165">
          <w:rPr>
            <w:rFonts w:cstheme="minorHAnsi"/>
          </w:rPr>
          <w:t>ем</w:t>
        </w:r>
      </w:ins>
      <w:ins w:id="291" w:author="Учетная запись Майкрософт" w:date="2025-08-18T08:26:00Z">
        <w:r w:rsidR="00D23607" w:rsidRPr="00D23607">
          <w:rPr>
            <w:rFonts w:cstheme="minorHAnsi"/>
          </w:rPr>
          <w:t xml:space="preserve"> </w:t>
        </w:r>
      </w:ins>
      <w:ins w:id="292" w:author="Учетная запись Майкрософт" w:date="2025-08-18T08:33:00Z">
        <w:r w:rsidR="00AB7165">
          <w:rPr>
            <w:rFonts w:cstheme="minorHAnsi"/>
          </w:rPr>
          <w:t xml:space="preserve">в </w:t>
        </w:r>
      </w:ins>
      <w:proofErr w:type="gramStart"/>
      <w:ins w:id="293" w:author="Учетная запись Майкрософт" w:date="2025-08-18T08:26:00Z">
        <w:r w:rsidR="00D23607" w:rsidRPr="00D23607">
          <w:rPr>
            <w:rFonts w:cstheme="minorHAnsi"/>
          </w:rPr>
          <w:t>списк</w:t>
        </w:r>
      </w:ins>
      <w:ins w:id="294" w:author="Учетная запись Майкрософт" w:date="2025-08-18T08:33:00Z">
        <w:r w:rsidR="00AB7165">
          <w:rPr>
            <w:rFonts w:cstheme="minorHAnsi"/>
          </w:rPr>
          <w:t>е</w:t>
        </w:r>
      </w:ins>
      <w:ins w:id="295" w:author="Учетная запись Майкрософт" w:date="2025-08-18T08:26:00Z">
        <w:r w:rsidR="00D23607">
          <w:rPr>
            <w:rFonts w:cstheme="minorHAnsi"/>
          </w:rPr>
          <w:t xml:space="preserve"> </w:t>
        </w:r>
      </w:ins>
      <w:del w:id="296" w:author="Учетная запись Майкрософт" w:date="2025-08-18T08:26:00Z">
        <w:r w:rsidDel="00D23607">
          <w:rPr>
            <w:rFonts w:cstheme="minorHAnsi"/>
          </w:rPr>
          <w:delText xml:space="preserve">основной </w:delText>
        </w:r>
      </w:del>
      <w:del w:id="297" w:author="Учетная запись Майкрософт" w:date="2025-08-18T08:22:00Z">
        <w:r w:rsidDel="00D23607">
          <w:rPr>
            <w:rFonts w:cstheme="minorHAnsi"/>
          </w:rPr>
          <w:delText>таблицей</w:delText>
        </w:r>
      </w:del>
      <w:r>
        <w:rPr>
          <w:rFonts w:cstheme="minorHAnsi"/>
        </w:rPr>
        <w:t>,</w:t>
      </w:r>
      <w:proofErr w:type="gramEnd"/>
      <w:r>
        <w:rPr>
          <w:rFonts w:cstheme="minorHAnsi"/>
        </w:rPr>
        <w:t xml:space="preserve"> панелью инструментов и фильтрации. Вверху экрана.</w:t>
      </w:r>
    </w:p>
    <w:p w14:paraId="140185AC" w14:textId="77777777" w:rsidR="00C20540" w:rsidRDefault="00C20540" w:rsidP="00EF1B85">
      <w:pPr>
        <w:pStyle w:val="a6"/>
        <w:numPr>
          <w:ilvl w:val="0"/>
          <w:numId w:val="17"/>
        </w:numPr>
        <w:spacing w:after="0"/>
        <w:ind w:left="0" w:firstLine="284"/>
        <w:rPr>
          <w:rFonts w:cstheme="minorHAnsi"/>
        </w:rPr>
      </w:pPr>
      <w:r>
        <w:rPr>
          <w:rFonts w:cstheme="minorHAnsi"/>
        </w:rPr>
        <w:t xml:space="preserve">Второй раздел с блоком «Назначение платежа». Внизу экрана, слева. </w:t>
      </w:r>
    </w:p>
    <w:p w14:paraId="1971DA9F" w14:textId="5C13B091" w:rsidR="00C20540" w:rsidRDefault="00C20540" w:rsidP="00EF1B85">
      <w:pPr>
        <w:pStyle w:val="a6"/>
        <w:numPr>
          <w:ilvl w:val="0"/>
          <w:numId w:val="17"/>
        </w:numPr>
        <w:spacing w:after="0"/>
        <w:ind w:left="0" w:firstLine="284"/>
        <w:rPr>
          <w:rFonts w:cstheme="minorHAnsi"/>
        </w:rPr>
      </w:pPr>
      <w:r>
        <w:rPr>
          <w:rFonts w:cstheme="minorHAnsi"/>
        </w:rPr>
        <w:t xml:space="preserve">Третий раздел с закладкой распределение по СП с заголовком, </w:t>
      </w:r>
      <w:ins w:id="298" w:author="Учетная запись Майкрософт" w:date="2025-08-18T08:27:00Z">
        <w:r w:rsidR="00AB7165" w:rsidRPr="00D23607">
          <w:rPr>
            <w:rFonts w:cstheme="minorHAnsi"/>
          </w:rPr>
          <w:t>данны</w:t>
        </w:r>
        <w:r w:rsidR="00AB7165">
          <w:rPr>
            <w:rFonts w:cstheme="minorHAnsi"/>
          </w:rPr>
          <w:t>ми</w:t>
        </w:r>
        <w:r w:rsidR="00AB7165" w:rsidRPr="00D23607">
          <w:rPr>
            <w:rFonts w:cstheme="minorHAnsi"/>
          </w:rPr>
          <w:t xml:space="preserve"> выборок из классов </w:t>
        </w:r>
      </w:ins>
      <w:ins w:id="299" w:author="Учетная запись Майкрософт" w:date="2025-08-18T08:33:00Z">
        <w:r w:rsidR="00AB7165">
          <w:rPr>
            <w:rFonts w:cstheme="minorHAnsi"/>
          </w:rPr>
          <w:t>с</w:t>
        </w:r>
      </w:ins>
      <w:ins w:id="300" w:author="Учетная запись Майкрософт" w:date="2025-08-18T08:27:00Z">
        <w:r w:rsidR="00AB7165" w:rsidRPr="00D23607">
          <w:rPr>
            <w:rFonts w:cstheme="minorHAnsi"/>
          </w:rPr>
          <w:t xml:space="preserve"> отображени</w:t>
        </w:r>
      </w:ins>
      <w:ins w:id="301" w:author="Учетная запись Майкрософт" w:date="2025-08-18T08:33:00Z">
        <w:r w:rsidR="00AB7165">
          <w:rPr>
            <w:rFonts w:cstheme="minorHAnsi"/>
          </w:rPr>
          <w:t>ем в</w:t>
        </w:r>
      </w:ins>
      <w:ins w:id="302" w:author="Учетная запись Майкрософт" w:date="2025-08-18T08:27:00Z">
        <w:r w:rsidR="00AB7165" w:rsidRPr="00D23607">
          <w:rPr>
            <w:rFonts w:cstheme="minorHAnsi"/>
          </w:rPr>
          <w:t xml:space="preserve"> списк</w:t>
        </w:r>
      </w:ins>
      <w:ins w:id="303" w:author="Учетная запись Майкрософт" w:date="2025-08-18T08:33:00Z">
        <w:r w:rsidR="00AB7165">
          <w:rPr>
            <w:rFonts w:cstheme="minorHAnsi"/>
          </w:rPr>
          <w:t>е</w:t>
        </w:r>
      </w:ins>
      <w:del w:id="304" w:author="Учетная запись Майкрософт" w:date="2025-08-18T08:23:00Z">
        <w:r w:rsidDel="00D23607">
          <w:rPr>
            <w:rFonts w:cstheme="minorHAnsi"/>
          </w:rPr>
          <w:delText>основной таблицей</w:delText>
        </w:r>
      </w:del>
      <w:r>
        <w:rPr>
          <w:rFonts w:cstheme="minorHAnsi"/>
        </w:rPr>
        <w:t xml:space="preserve"> и панелью инструментов. Внизу экрана справа.</w:t>
      </w:r>
    </w:p>
    <w:p w14:paraId="3FDCD603" w14:textId="528AD31F" w:rsidR="00C20540" w:rsidRDefault="00C20540" w:rsidP="00C20540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>Расположение разделов</w:t>
      </w:r>
      <w:r w:rsidR="00812647">
        <w:rPr>
          <w:rFonts w:cstheme="minorHAnsi"/>
        </w:rPr>
        <w:t xml:space="preserve"> на экране</w:t>
      </w:r>
      <w:r>
        <w:rPr>
          <w:rFonts w:cstheme="minorHAnsi"/>
        </w:rPr>
        <w:t xml:space="preserve"> отмечено цифрами на рисунке:</w:t>
      </w:r>
    </w:p>
    <w:p w14:paraId="160AF92C" w14:textId="77777777" w:rsidR="00C20540" w:rsidRDefault="00C20540" w:rsidP="00C20540">
      <w:pPr>
        <w:pStyle w:val="a6"/>
        <w:spacing w:after="0"/>
        <w:ind w:left="0" w:firstLine="284"/>
        <w:rPr>
          <w:rFonts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36B40183" wp14:editId="32AAD3B1">
            <wp:extent cx="6119495" cy="22479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DCC9" w14:textId="77777777" w:rsidR="00C20540" w:rsidRDefault="00C20540" w:rsidP="00C20540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>Второй и третий раздел – не отображаются по умолчанию при открытии интерфейса обработки БВ из списка. Они становятся доступны для просмотра при нажатии на кнопку «Детализация» в заголовочной части интерфейса обработки БВ.</w:t>
      </w:r>
    </w:p>
    <w:p w14:paraId="01F3CFA8" w14:textId="77777777" w:rsidR="00C20540" w:rsidRDefault="00C20540" w:rsidP="00C20540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>Горизонтальный сплиттер между разделом 1 и разделами 2 и 3 сделать возможным для перетаскивания с целью изменения размеров разделов экрана.</w:t>
      </w:r>
    </w:p>
    <w:p w14:paraId="01722232" w14:textId="77777777" w:rsidR="00C20540" w:rsidRDefault="00C20540" w:rsidP="00C20540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>Вертикальный сплиттер между разделом 2 и 3 сделать возможным для перетаскивания с целью изменения размеров разделов экрана.</w:t>
      </w:r>
    </w:p>
    <w:p w14:paraId="12969A8E" w14:textId="77777777" w:rsidR="00C20540" w:rsidRDefault="00C20540" w:rsidP="00C20540">
      <w:pPr>
        <w:pStyle w:val="a6"/>
        <w:spacing w:after="0"/>
        <w:ind w:left="0" w:firstLine="284"/>
      </w:pPr>
      <w:r>
        <w:rPr>
          <w:rFonts w:cstheme="minorHAnsi"/>
        </w:rPr>
        <w:t>При отображении разделов 2 и 3, после нажатия на кнопку «Детализация», пропорции разделов следующие: раздел 1 занимает половину экрана по горизонтали. Раздел 2 занимает ¼ от общего пространства раздела 2 и 3.</w:t>
      </w:r>
    </w:p>
    <w:p w14:paraId="404E52B6" w14:textId="77777777" w:rsidR="00C20540" w:rsidRPr="00C20540" w:rsidRDefault="00C20540" w:rsidP="00C20540"/>
    <w:p w14:paraId="0C96DE74" w14:textId="19CA591B" w:rsidR="007B063E" w:rsidRPr="00E76C20" w:rsidRDefault="00AA4E4C" w:rsidP="00AA4E4C">
      <w:pPr>
        <w:pStyle w:val="3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305" w:name="_Toc205374561"/>
      <w:r w:rsidRPr="00C72477">
        <w:rPr>
          <w:rFonts w:asciiTheme="minorHAnsi" w:hAnsiTheme="minorHAnsi" w:cstheme="minorHAnsi"/>
          <w:b/>
          <w:color w:val="auto"/>
          <w:sz w:val="22"/>
          <w:szCs w:val="22"/>
        </w:rPr>
        <w:t xml:space="preserve">3.2.1 </w:t>
      </w:r>
      <w:r w:rsidR="007C32B7" w:rsidRPr="00C72477">
        <w:rPr>
          <w:rFonts w:asciiTheme="minorHAnsi" w:hAnsiTheme="minorHAnsi" w:cstheme="minorHAnsi"/>
          <w:b/>
          <w:color w:val="auto"/>
          <w:sz w:val="22"/>
          <w:szCs w:val="22"/>
        </w:rPr>
        <w:t>Первый раздел</w:t>
      </w:r>
      <w:r w:rsidR="004D5575" w:rsidRPr="00C7247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закладки «Документы выписки»</w:t>
      </w:r>
      <w:r w:rsidR="00526CC2" w:rsidRPr="00C7247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– ЧТЗ №</w:t>
      </w:r>
      <w:r w:rsidR="00526CC2" w:rsidRPr="00C72477">
        <w:rPr>
          <w:rFonts w:asciiTheme="minorHAnsi" w:hAnsiTheme="minorHAnsi" w:cstheme="minorHAnsi"/>
          <w:b/>
          <w:color w:val="auto"/>
          <w:sz w:val="22"/>
          <w:szCs w:val="22"/>
          <w:lang w:val="en-US"/>
        </w:rPr>
        <w:t>XXX</w:t>
      </w:r>
      <w:r w:rsidR="00526CC2" w:rsidRPr="00C7247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п.6.3.2.2.1</w:t>
      </w:r>
      <w:bookmarkEnd w:id="305"/>
      <w:r w:rsidR="00B97F05" w:rsidRPr="00C7247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</w:p>
    <w:p w14:paraId="4D64CA31" w14:textId="093699E1" w:rsidR="005624E8" w:rsidRPr="00C50509" w:rsidRDefault="007C32B7" w:rsidP="00C50509">
      <w:pPr>
        <w:pStyle w:val="a6"/>
        <w:spacing w:after="0"/>
        <w:ind w:left="0" w:firstLine="284"/>
        <w:rPr>
          <w:rFonts w:cstheme="minorHAnsi"/>
        </w:rPr>
      </w:pPr>
      <w:r w:rsidRPr="007019A1">
        <w:rPr>
          <w:rFonts w:cstheme="minorHAnsi"/>
        </w:rPr>
        <w:t>Первый раздел з</w:t>
      </w:r>
      <w:r w:rsidR="00832175" w:rsidRPr="007019A1">
        <w:rPr>
          <w:rFonts w:cstheme="minorHAnsi"/>
        </w:rPr>
        <w:t>акладк</w:t>
      </w:r>
      <w:r w:rsidRPr="007019A1">
        <w:rPr>
          <w:rFonts w:cstheme="minorHAnsi"/>
        </w:rPr>
        <w:t>и</w:t>
      </w:r>
      <w:r w:rsidR="00832175" w:rsidRPr="007019A1">
        <w:rPr>
          <w:rFonts w:cstheme="minorHAnsi"/>
        </w:rPr>
        <w:t xml:space="preserve"> «Документы выписки» содержит панель инструментов с операциями, </w:t>
      </w:r>
      <w:r w:rsidR="00832175" w:rsidRPr="00C50509">
        <w:rPr>
          <w:rFonts w:cstheme="minorHAnsi"/>
        </w:rPr>
        <w:t xml:space="preserve">панель фильтрации и </w:t>
      </w:r>
      <w:del w:id="306" w:author="Учетная запись Майкрософт" w:date="2025-08-18T08:24:00Z">
        <w:r w:rsidR="00AA0687" w:rsidRPr="00C50509" w:rsidDel="00D23607">
          <w:rPr>
            <w:rFonts w:cstheme="minorHAnsi"/>
          </w:rPr>
          <w:delText>основную таблицу</w:delText>
        </w:r>
        <w:r w:rsidR="00B46B56" w:rsidRPr="00C50509" w:rsidDel="00D23607">
          <w:rPr>
            <w:rFonts w:cstheme="minorHAnsi"/>
          </w:rPr>
          <w:delText xml:space="preserve"> </w:delText>
        </w:r>
      </w:del>
      <w:ins w:id="307" w:author="Учетная запись Майкрософт" w:date="2025-08-18T08:25:00Z">
        <w:r w:rsidR="00D23607" w:rsidRPr="00D23607">
          <w:rPr>
            <w:rFonts w:cstheme="minorHAnsi"/>
          </w:rPr>
          <w:t>данные выборок из классов </w:t>
        </w:r>
      </w:ins>
      <w:ins w:id="308" w:author="Учетная запись Майкрософт" w:date="2025-08-18T08:33:00Z">
        <w:r w:rsidR="00AB7165">
          <w:rPr>
            <w:rFonts w:cstheme="minorHAnsi"/>
          </w:rPr>
          <w:t>с</w:t>
        </w:r>
      </w:ins>
      <w:ins w:id="309" w:author="Учетная запись Майкрософт" w:date="2025-08-18T08:25:00Z">
        <w:r w:rsidR="00D23607" w:rsidRPr="00D23607">
          <w:rPr>
            <w:rFonts w:cstheme="minorHAnsi"/>
          </w:rPr>
          <w:t xml:space="preserve"> отображени</w:t>
        </w:r>
      </w:ins>
      <w:ins w:id="310" w:author="Учетная запись Майкрософт" w:date="2025-08-18T08:33:00Z">
        <w:r w:rsidR="00AB7165">
          <w:rPr>
            <w:rFonts w:cstheme="minorHAnsi"/>
          </w:rPr>
          <w:t>ем в</w:t>
        </w:r>
      </w:ins>
      <w:ins w:id="311" w:author="Учетная запись Майкрософт" w:date="2025-08-18T08:25:00Z">
        <w:r w:rsidR="00D23607" w:rsidRPr="00D23607">
          <w:rPr>
            <w:rFonts w:cstheme="minorHAnsi"/>
          </w:rPr>
          <w:t xml:space="preserve"> списк</w:t>
        </w:r>
      </w:ins>
      <w:ins w:id="312" w:author="Учетная запись Майкрософт" w:date="2025-08-18T08:33:00Z">
        <w:r w:rsidR="00AB7165">
          <w:rPr>
            <w:rFonts w:cstheme="minorHAnsi"/>
          </w:rPr>
          <w:t>е</w:t>
        </w:r>
      </w:ins>
      <w:ins w:id="313" w:author="Учетная запись Майкрософт" w:date="2025-08-18T08:25:00Z">
        <w:r w:rsidR="00D23607">
          <w:rPr>
            <w:rFonts w:cstheme="minorHAnsi"/>
          </w:rPr>
          <w:t xml:space="preserve"> </w:t>
        </w:r>
      </w:ins>
      <w:r w:rsidR="00B46B56" w:rsidRPr="00C50509">
        <w:rPr>
          <w:rFonts w:cstheme="minorHAnsi"/>
        </w:rPr>
        <w:t xml:space="preserve">и предназначена для работы со списком загруженных документов </w:t>
      </w:r>
      <w:r w:rsidR="00313AF8" w:rsidRPr="00C50509">
        <w:rPr>
          <w:rFonts w:cstheme="minorHAnsi"/>
        </w:rPr>
        <w:t xml:space="preserve">БВ </w:t>
      </w:r>
      <w:r w:rsidR="00B46B56" w:rsidRPr="00C50509">
        <w:rPr>
          <w:rFonts w:cstheme="minorHAnsi"/>
        </w:rPr>
        <w:t xml:space="preserve">специалистом </w:t>
      </w:r>
      <w:r w:rsidR="00C14450" w:rsidRPr="00C50509">
        <w:rPr>
          <w:rFonts w:cstheme="minorHAnsi"/>
        </w:rPr>
        <w:t xml:space="preserve">Отдела текущих платежей (ОТП) </w:t>
      </w:r>
      <w:r w:rsidR="00B46B56" w:rsidRPr="00C50509">
        <w:rPr>
          <w:rFonts w:cstheme="minorHAnsi"/>
        </w:rPr>
        <w:t>Финансового Управления</w:t>
      </w:r>
      <w:r w:rsidR="00C14450" w:rsidRPr="00C50509">
        <w:rPr>
          <w:rFonts w:cstheme="minorHAnsi"/>
        </w:rPr>
        <w:t xml:space="preserve"> (</w:t>
      </w:r>
      <w:r w:rsidR="008B14D9">
        <w:rPr>
          <w:rFonts w:cstheme="minorHAnsi"/>
        </w:rPr>
        <w:t>ФУ</w:t>
      </w:r>
      <w:r w:rsidR="00C14450" w:rsidRPr="00C50509">
        <w:rPr>
          <w:rFonts w:cstheme="minorHAnsi"/>
        </w:rPr>
        <w:t>)</w:t>
      </w:r>
      <w:r w:rsidR="00832175" w:rsidRPr="00C50509">
        <w:rPr>
          <w:rFonts w:cstheme="minorHAnsi"/>
        </w:rPr>
        <w:t>.</w:t>
      </w:r>
    </w:p>
    <w:p w14:paraId="763B6CF6" w14:textId="640ED243" w:rsidR="0096056D" w:rsidRPr="007019A1" w:rsidRDefault="00C50509" w:rsidP="00C50509">
      <w:pPr>
        <w:pStyle w:val="a6"/>
        <w:spacing w:after="0"/>
        <w:ind w:left="0" w:firstLine="284"/>
        <w:rPr>
          <w:rFonts w:cstheme="minorHAnsi"/>
          <w:u w:val="single"/>
        </w:rPr>
      </w:pPr>
      <w:r>
        <w:rPr>
          <w:rFonts w:cstheme="minorHAnsi"/>
        </w:rPr>
        <w:t>1.</w:t>
      </w:r>
      <w:r w:rsidR="00832175" w:rsidRPr="00C50509">
        <w:rPr>
          <w:rFonts w:cstheme="minorHAnsi"/>
        </w:rPr>
        <w:t>Панель инструментов закладки «Документы выписки» расположена в левой части экрана и содержит следующие</w:t>
      </w:r>
      <w:r w:rsidR="00832175" w:rsidRPr="007019A1">
        <w:rPr>
          <w:rFonts w:cstheme="minorHAnsi"/>
        </w:rPr>
        <w:t xml:space="preserve"> операции, в порядке, указанном сверху вниз:</w:t>
      </w:r>
    </w:p>
    <w:p w14:paraId="60D00650" w14:textId="77777777" w:rsidR="0096056D" w:rsidRPr="007019A1" w:rsidRDefault="0096056D" w:rsidP="00EF1B85">
      <w:pPr>
        <w:pStyle w:val="a8"/>
        <w:numPr>
          <w:ilvl w:val="0"/>
          <w:numId w:val="5"/>
        </w:numPr>
        <w:spacing w:before="0" w:beforeAutospacing="0" w:after="0" w:afterAutospacing="0"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7019A1">
        <w:rPr>
          <w:rFonts w:asciiTheme="minorHAnsi" w:hAnsiTheme="minorHAnsi" w:cstheme="minorHAnsi"/>
          <w:sz w:val="22"/>
          <w:szCs w:val="22"/>
        </w:rPr>
        <w:t xml:space="preserve">Обновить – запускает обновление данных в списке выборки. Операция </w:t>
      </w:r>
      <w:r w:rsidRPr="007019A1">
        <w:rPr>
          <w:rFonts w:asciiTheme="minorHAnsi" w:hAnsiTheme="minorHAnsi" w:cstheme="minorHAnsi"/>
          <w:sz w:val="22"/>
          <w:szCs w:val="22"/>
          <w:lang w:val="en-US"/>
        </w:rPr>
        <w:t>refresh</w:t>
      </w:r>
      <w:r w:rsidRPr="007019A1">
        <w:rPr>
          <w:rFonts w:asciiTheme="minorHAnsi" w:hAnsiTheme="minorHAnsi" w:cstheme="minorHAnsi"/>
          <w:sz w:val="22"/>
          <w:szCs w:val="22"/>
        </w:rPr>
        <w:t>,</w:t>
      </w:r>
      <w:r w:rsidRPr="007019A1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7019A1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7019A1">
        <w:rPr>
          <w:rFonts w:asciiTheme="minorHAnsi" w:hAnsiTheme="minorHAnsi" w:cstheme="minorHAnsi"/>
          <w:sz w:val="22"/>
          <w:szCs w:val="22"/>
        </w:rPr>
        <w:t xml:space="preserve"> = 0.</w:t>
      </w:r>
      <w:r w:rsidR="004A52EA" w:rsidRPr="007019A1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78F0919" w14:textId="5AFCEA75" w:rsidR="0096056D" w:rsidRPr="007019A1" w:rsidRDefault="0096056D" w:rsidP="00EF1B85">
      <w:pPr>
        <w:pStyle w:val="a8"/>
        <w:numPr>
          <w:ilvl w:val="0"/>
          <w:numId w:val="5"/>
        </w:numPr>
        <w:spacing w:before="0" w:beforeAutospacing="0" w:after="0" w:afterAutospacing="0"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7019A1">
        <w:rPr>
          <w:rFonts w:asciiTheme="minorHAnsi" w:hAnsiTheme="minorHAnsi" w:cstheme="minorHAnsi"/>
          <w:sz w:val="22"/>
          <w:szCs w:val="22"/>
        </w:rPr>
        <w:t xml:space="preserve">Детализация – открывает </w:t>
      </w:r>
      <w:r w:rsidR="00812647">
        <w:rPr>
          <w:rFonts w:asciiTheme="minorHAnsi" w:hAnsiTheme="minorHAnsi" w:cstheme="minorHAnsi"/>
          <w:sz w:val="22"/>
          <w:szCs w:val="22"/>
        </w:rPr>
        <w:t>второй и третий раздел экрана для</w:t>
      </w:r>
      <w:r w:rsidRPr="007019A1">
        <w:rPr>
          <w:rFonts w:asciiTheme="minorHAnsi" w:hAnsiTheme="minorHAnsi" w:cstheme="minorHAnsi"/>
          <w:sz w:val="22"/>
          <w:szCs w:val="22"/>
        </w:rPr>
        <w:t xml:space="preserve"> выделенно</w:t>
      </w:r>
      <w:r w:rsidR="00812647">
        <w:rPr>
          <w:rFonts w:asciiTheme="minorHAnsi" w:hAnsiTheme="minorHAnsi" w:cstheme="minorHAnsi"/>
          <w:sz w:val="22"/>
          <w:szCs w:val="22"/>
        </w:rPr>
        <w:t>го</w:t>
      </w:r>
      <w:r w:rsidRPr="007019A1">
        <w:rPr>
          <w:rFonts w:asciiTheme="minorHAnsi" w:hAnsiTheme="minorHAnsi" w:cstheme="minorHAnsi"/>
          <w:sz w:val="22"/>
          <w:szCs w:val="22"/>
        </w:rPr>
        <w:t xml:space="preserve"> документ</w:t>
      </w:r>
      <w:r w:rsidR="00812647">
        <w:rPr>
          <w:rFonts w:asciiTheme="minorHAnsi" w:hAnsiTheme="minorHAnsi" w:cstheme="minorHAnsi"/>
          <w:sz w:val="22"/>
          <w:szCs w:val="22"/>
        </w:rPr>
        <w:t>а</w:t>
      </w:r>
      <w:r w:rsidRPr="007019A1">
        <w:rPr>
          <w:rFonts w:asciiTheme="minorHAnsi" w:hAnsiTheme="minorHAnsi" w:cstheme="minorHAnsi"/>
          <w:sz w:val="22"/>
          <w:szCs w:val="22"/>
        </w:rPr>
        <w:t xml:space="preserve"> БВ. Операция </w:t>
      </w:r>
      <w:r w:rsidRPr="007019A1">
        <w:rPr>
          <w:rFonts w:asciiTheme="minorHAnsi" w:hAnsiTheme="minorHAnsi" w:cstheme="minorHAnsi"/>
          <w:sz w:val="22"/>
          <w:szCs w:val="22"/>
          <w:lang w:val="en-US"/>
        </w:rPr>
        <w:t>ShowTab</w:t>
      </w:r>
      <w:r w:rsidRPr="007019A1">
        <w:rPr>
          <w:rFonts w:asciiTheme="minorHAnsi" w:hAnsiTheme="minorHAnsi" w:cstheme="minorHAnsi"/>
          <w:sz w:val="22"/>
          <w:szCs w:val="22"/>
        </w:rPr>
        <w:t xml:space="preserve">, </w:t>
      </w:r>
      <w:r w:rsidRPr="007019A1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7019A1">
        <w:rPr>
          <w:rFonts w:asciiTheme="minorHAnsi" w:hAnsiTheme="minorHAnsi" w:cstheme="minorHAnsi"/>
          <w:sz w:val="22"/>
          <w:szCs w:val="22"/>
        </w:rPr>
        <w:t xml:space="preserve"> = 43.</w:t>
      </w:r>
    </w:p>
    <w:p w14:paraId="355CDC59" w14:textId="4D27D1FD" w:rsidR="00817D2B" w:rsidRPr="007019A1" w:rsidRDefault="009F254A" w:rsidP="00EF1B85">
      <w:pPr>
        <w:pStyle w:val="a8"/>
        <w:numPr>
          <w:ilvl w:val="0"/>
          <w:numId w:val="5"/>
        </w:numPr>
        <w:spacing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7019A1">
        <w:rPr>
          <w:rFonts w:asciiTheme="minorHAnsi" w:hAnsiTheme="minorHAnsi" w:cstheme="minorHAnsi"/>
          <w:sz w:val="22"/>
          <w:szCs w:val="22"/>
        </w:rPr>
        <w:t>Открыть документ</w:t>
      </w:r>
      <w:r w:rsidR="00817D2B" w:rsidRPr="007019A1">
        <w:rPr>
          <w:rFonts w:asciiTheme="minorHAnsi" w:hAnsiTheme="minorHAnsi" w:cstheme="minorHAnsi"/>
          <w:sz w:val="22"/>
          <w:szCs w:val="22"/>
        </w:rPr>
        <w:t xml:space="preserve"> – открывает</w:t>
      </w:r>
      <w:r w:rsidR="00A359DC" w:rsidRPr="007019A1">
        <w:rPr>
          <w:rFonts w:asciiTheme="minorHAnsi" w:hAnsiTheme="minorHAnsi" w:cstheme="minorHAnsi"/>
          <w:sz w:val="22"/>
          <w:szCs w:val="22"/>
        </w:rPr>
        <w:t xml:space="preserve"> на просмотр</w:t>
      </w:r>
      <w:r w:rsidR="00817D2B" w:rsidRPr="007019A1">
        <w:rPr>
          <w:rFonts w:asciiTheme="minorHAnsi" w:hAnsiTheme="minorHAnsi" w:cstheme="minorHAnsi"/>
          <w:sz w:val="22"/>
          <w:szCs w:val="22"/>
        </w:rPr>
        <w:t xml:space="preserve"> </w:t>
      </w:r>
      <w:r w:rsidR="00B42CA0" w:rsidRPr="007019A1">
        <w:rPr>
          <w:rFonts w:asciiTheme="minorHAnsi" w:hAnsiTheme="minorHAnsi" w:cstheme="minorHAnsi"/>
          <w:sz w:val="22"/>
          <w:szCs w:val="22"/>
        </w:rPr>
        <w:t>ПП/ВПП</w:t>
      </w:r>
      <w:r w:rsidR="00B41736" w:rsidRPr="007019A1">
        <w:rPr>
          <w:rFonts w:asciiTheme="minorHAnsi" w:hAnsiTheme="minorHAnsi" w:cstheme="minorHAnsi"/>
          <w:sz w:val="22"/>
          <w:szCs w:val="22"/>
        </w:rPr>
        <w:t xml:space="preserve">, связанное с </w:t>
      </w:r>
      <w:r w:rsidR="00C86E63" w:rsidRPr="007019A1">
        <w:rPr>
          <w:rFonts w:asciiTheme="minorHAnsi" w:hAnsiTheme="minorHAnsi" w:cstheme="minorHAnsi"/>
          <w:sz w:val="22"/>
          <w:szCs w:val="22"/>
        </w:rPr>
        <w:t>выделенн</w:t>
      </w:r>
      <w:r w:rsidR="00B41736" w:rsidRPr="007019A1">
        <w:rPr>
          <w:rFonts w:asciiTheme="minorHAnsi" w:hAnsiTheme="minorHAnsi" w:cstheme="minorHAnsi"/>
          <w:sz w:val="22"/>
          <w:szCs w:val="22"/>
        </w:rPr>
        <w:t>ым</w:t>
      </w:r>
      <w:r w:rsidR="00817D2B" w:rsidRPr="007019A1">
        <w:rPr>
          <w:rFonts w:asciiTheme="minorHAnsi" w:hAnsiTheme="minorHAnsi" w:cstheme="minorHAnsi"/>
          <w:sz w:val="22"/>
          <w:szCs w:val="22"/>
        </w:rPr>
        <w:t xml:space="preserve"> в списке </w:t>
      </w:r>
      <w:r w:rsidR="00B41736" w:rsidRPr="007019A1">
        <w:rPr>
          <w:rFonts w:asciiTheme="minorHAnsi" w:hAnsiTheme="minorHAnsi" w:cstheme="minorHAnsi"/>
          <w:sz w:val="22"/>
          <w:szCs w:val="22"/>
        </w:rPr>
        <w:t>документом</w:t>
      </w:r>
      <w:r w:rsidR="00210DC5" w:rsidRPr="007019A1">
        <w:rPr>
          <w:rFonts w:asciiTheme="minorHAnsi" w:hAnsiTheme="minorHAnsi" w:cstheme="minorHAnsi"/>
          <w:sz w:val="22"/>
          <w:szCs w:val="22"/>
        </w:rPr>
        <w:t xml:space="preserve"> выписки (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Pm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OrderBankOut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gid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</w:rPr>
        <w:t xml:space="preserve"> / 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Pm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OrderBankIn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gid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</w:rPr>
        <w:t xml:space="preserve"> = 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Pm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CBStatementDoc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210DC5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gidPayDoc</w:t>
      </w:r>
      <w:r w:rsidR="00210DC5" w:rsidRPr="007019A1">
        <w:rPr>
          <w:rFonts w:asciiTheme="minorHAnsi" w:hAnsiTheme="minorHAnsi" w:cstheme="minorHAnsi"/>
          <w:sz w:val="22"/>
          <w:szCs w:val="22"/>
        </w:rPr>
        <w:t>),</w:t>
      </w:r>
      <w:r w:rsidR="002A28B9" w:rsidRPr="007019A1">
        <w:rPr>
          <w:rFonts w:asciiTheme="minorHAnsi" w:hAnsiTheme="minorHAnsi" w:cstheme="minorHAnsi"/>
          <w:sz w:val="22"/>
          <w:szCs w:val="22"/>
        </w:rPr>
        <w:t xml:space="preserve"> </w:t>
      </w:r>
      <w:r w:rsidR="00817D2B" w:rsidRPr="007019A1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="00817D2B" w:rsidRPr="007019A1">
        <w:rPr>
          <w:rFonts w:asciiTheme="minorHAnsi" w:hAnsiTheme="minorHAnsi" w:cstheme="minorHAnsi"/>
          <w:sz w:val="22"/>
          <w:szCs w:val="22"/>
        </w:rPr>
        <w:t xml:space="preserve"> = 18. </w:t>
      </w:r>
    </w:p>
    <w:p w14:paraId="467E1B1F" w14:textId="45E25F19" w:rsidR="00F52551" w:rsidRDefault="00F52551" w:rsidP="00EF1B85">
      <w:pPr>
        <w:pStyle w:val="a8"/>
        <w:numPr>
          <w:ilvl w:val="0"/>
          <w:numId w:val="5"/>
        </w:numPr>
        <w:spacing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Дополнительно – открывает подменю из операций</w:t>
      </w:r>
      <w:r w:rsidR="00786489">
        <w:rPr>
          <w:rFonts w:asciiTheme="minorHAnsi" w:hAnsiTheme="minorHAnsi" w:cstheme="minorHAnsi"/>
          <w:sz w:val="22"/>
          <w:szCs w:val="22"/>
        </w:rPr>
        <w:t xml:space="preserve"> панели инструментов</w:t>
      </w:r>
      <w:r w:rsidR="00AE6B46">
        <w:rPr>
          <w:rFonts w:asciiTheme="minorHAnsi" w:hAnsiTheme="minorHAnsi" w:cstheme="minorHAnsi"/>
          <w:sz w:val="22"/>
          <w:szCs w:val="22"/>
        </w:rPr>
        <w:t xml:space="preserve"> заголовочной части</w:t>
      </w:r>
      <w:r w:rsidR="00786489">
        <w:rPr>
          <w:rFonts w:asciiTheme="minorHAnsi" w:hAnsiTheme="minorHAnsi" w:cstheme="minorHAnsi"/>
          <w:sz w:val="22"/>
          <w:szCs w:val="22"/>
        </w:rPr>
        <w:t xml:space="preserve"> интерфейса (п.</w:t>
      </w:r>
      <w:r w:rsidR="003E1970">
        <w:rPr>
          <w:rFonts w:asciiTheme="minorHAnsi" w:hAnsiTheme="minorHAnsi" w:cstheme="minorHAnsi"/>
          <w:sz w:val="22"/>
          <w:szCs w:val="22"/>
        </w:rPr>
        <w:t>3.</w:t>
      </w:r>
      <w:r w:rsidR="00786489">
        <w:rPr>
          <w:rFonts w:asciiTheme="minorHAnsi" w:hAnsiTheme="minorHAnsi" w:cstheme="minorHAnsi"/>
          <w:sz w:val="22"/>
          <w:szCs w:val="22"/>
        </w:rPr>
        <w:t>1</w:t>
      </w:r>
      <w:r w:rsidR="003E1970">
        <w:rPr>
          <w:rFonts w:asciiTheme="minorHAnsi" w:hAnsiTheme="minorHAnsi" w:cstheme="minorHAnsi"/>
          <w:sz w:val="22"/>
          <w:szCs w:val="22"/>
        </w:rPr>
        <w:t xml:space="preserve"> ТЗ</w:t>
      </w:r>
      <w:r w:rsidR="00786489">
        <w:rPr>
          <w:rFonts w:asciiTheme="minorHAnsi" w:hAnsiTheme="minorHAnsi" w:cstheme="minorHAnsi"/>
          <w:sz w:val="22"/>
          <w:szCs w:val="22"/>
        </w:rPr>
        <w:t>)</w:t>
      </w:r>
      <w:r w:rsidR="00786489" w:rsidRPr="00786489">
        <w:rPr>
          <w:rFonts w:asciiTheme="minorHAnsi" w:hAnsiTheme="minorHAnsi" w:cstheme="minorHAnsi"/>
          <w:sz w:val="22"/>
          <w:szCs w:val="22"/>
        </w:rPr>
        <w:t xml:space="preserve"> </w:t>
      </w:r>
      <w:r w:rsidR="00786489">
        <w:rPr>
          <w:rFonts w:asciiTheme="minorHAnsi" w:hAnsiTheme="minorHAnsi" w:cstheme="minorHAnsi"/>
          <w:sz w:val="22"/>
          <w:szCs w:val="22"/>
        </w:rPr>
        <w:t>в перечисленном сверху вниз порядке</w:t>
      </w:r>
      <w:r w:rsidR="00221EF4">
        <w:rPr>
          <w:rFonts w:asciiTheme="minorHAnsi" w:hAnsiTheme="minorHAnsi" w:cstheme="minorHAnsi"/>
          <w:sz w:val="22"/>
          <w:szCs w:val="22"/>
        </w:rPr>
        <w:t xml:space="preserve">. Использовать </w:t>
      </w:r>
      <w:r w:rsidR="00BC507A">
        <w:rPr>
          <w:rFonts w:asciiTheme="minorHAnsi" w:hAnsiTheme="minorHAnsi" w:cstheme="minorHAnsi"/>
          <w:sz w:val="22"/>
          <w:szCs w:val="22"/>
        </w:rPr>
        <w:t>соответствующие</w:t>
      </w:r>
      <w:r w:rsidR="00061459">
        <w:rPr>
          <w:rFonts w:asciiTheme="minorHAnsi" w:hAnsiTheme="minorHAnsi" w:cstheme="minorHAnsi"/>
          <w:sz w:val="22"/>
          <w:szCs w:val="22"/>
        </w:rPr>
        <w:t xml:space="preserve"> операциям</w:t>
      </w:r>
      <w:r w:rsidR="00BC507A">
        <w:rPr>
          <w:rFonts w:asciiTheme="minorHAnsi" w:hAnsiTheme="minorHAnsi" w:cstheme="minorHAnsi"/>
          <w:sz w:val="22"/>
          <w:szCs w:val="22"/>
        </w:rPr>
        <w:t xml:space="preserve"> </w:t>
      </w:r>
      <w:r w:rsidR="00BC507A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="00BC507A" w:rsidRPr="00AE6B46">
        <w:rPr>
          <w:rFonts w:asciiTheme="minorHAnsi" w:hAnsiTheme="minorHAnsi" w:cstheme="minorHAnsi"/>
          <w:sz w:val="22"/>
          <w:szCs w:val="22"/>
        </w:rPr>
        <w:t>.</w:t>
      </w:r>
    </w:p>
    <w:p w14:paraId="6EE35777" w14:textId="1EBDBC29" w:rsidR="00786489" w:rsidRDefault="00BC507A" w:rsidP="00EF1B85">
      <w:pPr>
        <w:pStyle w:val="a8"/>
        <w:numPr>
          <w:ilvl w:val="0"/>
          <w:numId w:val="6"/>
        </w:numPr>
        <w:spacing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commentRangeStart w:id="314"/>
      <w:commentRangeStart w:id="315"/>
      <w:r>
        <w:rPr>
          <w:rFonts w:asciiTheme="minorHAnsi" w:hAnsiTheme="minorHAnsi" w:cstheme="minorHAnsi"/>
          <w:sz w:val="22"/>
          <w:szCs w:val="22"/>
        </w:rPr>
        <w:t>Интерпретация</w:t>
      </w:r>
      <w:r w:rsidR="00477D60">
        <w:rPr>
          <w:rFonts w:asciiTheme="minorHAnsi" w:hAnsiTheme="minorHAnsi" w:cstheme="minorHAnsi"/>
          <w:sz w:val="22"/>
          <w:szCs w:val="22"/>
        </w:rPr>
        <w:t xml:space="preserve"> (</w:t>
      </w:r>
      <w:r w:rsidR="00477D60" w:rsidRPr="00C776CA">
        <w:rPr>
          <w:rFonts w:asciiTheme="minorHAnsi" w:hAnsiTheme="minorHAnsi" w:cstheme="minorHAnsi"/>
          <w:sz w:val="22"/>
          <w:szCs w:val="22"/>
        </w:rPr>
        <w:t>«Интерпретировать документ выписки»</w:t>
      </w:r>
      <w:r w:rsidR="00477D60">
        <w:rPr>
          <w:rFonts w:asciiTheme="minorHAnsi" w:hAnsiTheme="minorHAnsi" w:cstheme="minorHAnsi"/>
          <w:sz w:val="22"/>
          <w:szCs w:val="22"/>
        </w:rPr>
        <w:t>)</w:t>
      </w:r>
      <w:r w:rsidR="00221EF4" w:rsidRPr="00477D60">
        <w:rPr>
          <w:rFonts w:asciiTheme="minorHAnsi" w:hAnsiTheme="minorHAnsi" w:cstheme="minorHAnsi"/>
          <w:strike/>
          <w:sz w:val="22"/>
          <w:szCs w:val="22"/>
        </w:rPr>
        <w:t>,</w:t>
      </w:r>
      <w:r w:rsidRPr="00477D60">
        <w:rPr>
          <w:rFonts w:asciiTheme="minorHAnsi" w:hAnsiTheme="minorHAnsi" w:cstheme="minorHAnsi"/>
          <w:strike/>
          <w:sz w:val="22"/>
          <w:szCs w:val="22"/>
        </w:rPr>
        <w:t xml:space="preserve"> с двумя </w:t>
      </w:r>
      <w:r w:rsidR="008B7879" w:rsidRPr="00477D60">
        <w:rPr>
          <w:rFonts w:asciiTheme="minorHAnsi" w:hAnsiTheme="minorHAnsi" w:cstheme="minorHAnsi"/>
          <w:strike/>
          <w:sz w:val="22"/>
          <w:szCs w:val="22"/>
        </w:rPr>
        <w:t>под</w:t>
      </w:r>
      <w:r w:rsidRPr="00477D60">
        <w:rPr>
          <w:rFonts w:asciiTheme="minorHAnsi" w:hAnsiTheme="minorHAnsi" w:cstheme="minorHAnsi"/>
          <w:strike/>
          <w:sz w:val="22"/>
          <w:szCs w:val="22"/>
        </w:rPr>
        <w:t>операциями.</w:t>
      </w:r>
      <w:commentRangeEnd w:id="314"/>
      <w:r w:rsidR="00226A04" w:rsidRPr="00477D60">
        <w:rPr>
          <w:rStyle w:val="ad"/>
          <w:rFonts w:asciiTheme="minorHAnsi" w:eastAsiaTheme="minorHAnsi" w:hAnsiTheme="minorHAnsi" w:cstheme="minorBidi"/>
          <w:strike/>
          <w:lang w:eastAsia="en-US"/>
        </w:rPr>
        <w:commentReference w:id="314"/>
      </w:r>
      <w:commentRangeEnd w:id="315"/>
      <w:r w:rsidR="002961F2" w:rsidRPr="00477D60">
        <w:rPr>
          <w:rStyle w:val="ad"/>
          <w:rFonts w:asciiTheme="minorHAnsi" w:eastAsiaTheme="minorHAnsi" w:hAnsiTheme="minorHAnsi" w:cstheme="minorBidi"/>
          <w:strike/>
          <w:lang w:eastAsia="en-US"/>
        </w:rPr>
        <w:commentReference w:id="315"/>
      </w:r>
    </w:p>
    <w:p w14:paraId="229F5CF4" w14:textId="46E9A3DA" w:rsidR="00BC507A" w:rsidRDefault="00BC507A" w:rsidP="00EF1B85">
      <w:pPr>
        <w:pStyle w:val="a8"/>
        <w:numPr>
          <w:ilvl w:val="0"/>
          <w:numId w:val="6"/>
        </w:numPr>
        <w:spacing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Массовый ввод </w:t>
      </w:r>
      <w:r w:rsidR="00CB23F7">
        <w:rPr>
          <w:rFonts w:asciiTheme="minorHAnsi" w:hAnsiTheme="minorHAnsi" w:cstheme="minorHAnsi"/>
          <w:sz w:val="22"/>
          <w:szCs w:val="22"/>
        </w:rPr>
        <w:t>аналитик распределения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56BDC5B2" w14:textId="26D9F59D" w:rsidR="00221EF4" w:rsidRDefault="00B35368" w:rsidP="00EF1B85">
      <w:pPr>
        <w:pStyle w:val="a8"/>
        <w:numPr>
          <w:ilvl w:val="0"/>
          <w:numId w:val="6"/>
        </w:numPr>
        <w:spacing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Массово изменить состояние</w:t>
      </w:r>
      <w:r w:rsidR="0087010E">
        <w:rPr>
          <w:rFonts w:asciiTheme="minorHAnsi" w:hAnsiTheme="minorHAnsi" w:cstheme="minorHAnsi"/>
          <w:sz w:val="22"/>
          <w:szCs w:val="22"/>
        </w:rPr>
        <w:t>.</w:t>
      </w:r>
    </w:p>
    <w:p w14:paraId="07631AF1" w14:textId="1460F9FC" w:rsidR="00BC507A" w:rsidRDefault="00BC507A" w:rsidP="00EF1B85">
      <w:pPr>
        <w:pStyle w:val="a8"/>
        <w:numPr>
          <w:ilvl w:val="0"/>
          <w:numId w:val="6"/>
        </w:numPr>
        <w:spacing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Печать</w:t>
      </w:r>
      <w:r w:rsidR="00CB23F7">
        <w:rPr>
          <w:rFonts w:asciiTheme="minorHAnsi" w:hAnsiTheme="minorHAnsi" w:cstheme="minorHAnsi"/>
          <w:sz w:val="22"/>
          <w:szCs w:val="22"/>
        </w:rPr>
        <w:t>.</w:t>
      </w:r>
    </w:p>
    <w:p w14:paraId="1ABF7377" w14:textId="127E61D0" w:rsidR="00D548A8" w:rsidDel="00D606C0" w:rsidRDefault="00F52551" w:rsidP="00BF5C51">
      <w:pPr>
        <w:pStyle w:val="a8"/>
        <w:spacing w:line="259" w:lineRule="auto"/>
        <w:ind w:firstLine="284"/>
        <w:contextualSpacing/>
        <w:rPr>
          <w:del w:id="316" w:author="Учетная запись Майкрософт" w:date="2025-08-22T15:59:00Z"/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Операция </w:t>
      </w:r>
      <w:r>
        <w:rPr>
          <w:rFonts w:asciiTheme="minorHAnsi" w:hAnsiTheme="minorHAnsi" w:cstheme="minorHAnsi"/>
          <w:sz w:val="22"/>
          <w:szCs w:val="22"/>
          <w:lang w:val="en-US"/>
        </w:rPr>
        <w:t>ExtraOperations, iImage = 47</w:t>
      </w:r>
      <w:r w:rsidR="00B6508E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14:paraId="3DBD4DD6" w14:textId="157B234F" w:rsidR="0096056D" w:rsidDel="00D606C0" w:rsidRDefault="0096056D" w:rsidP="00D606C0">
      <w:pPr>
        <w:pStyle w:val="a8"/>
        <w:spacing w:line="259" w:lineRule="auto"/>
        <w:ind w:firstLine="284"/>
        <w:contextualSpacing/>
        <w:rPr>
          <w:del w:id="317" w:author="Учетная запись Майкрософт" w:date="2025-08-22T15:59:00Z"/>
          <w:rFonts w:asciiTheme="minorHAnsi" w:hAnsiTheme="minorHAnsi" w:cstheme="minorHAnsi"/>
          <w:sz w:val="22"/>
          <w:szCs w:val="22"/>
        </w:rPr>
        <w:pPrChange w:id="318" w:author="Учетная запись Майкрософт" w:date="2025-08-22T15:59:00Z">
          <w:pPr>
            <w:pStyle w:val="a8"/>
            <w:spacing w:before="0" w:beforeAutospacing="0" w:after="0" w:afterAutospacing="0" w:line="259" w:lineRule="auto"/>
            <w:ind w:firstLine="284"/>
            <w:contextualSpacing/>
          </w:pPr>
        </w:pPrChange>
      </w:pPr>
    </w:p>
    <w:p w14:paraId="225FD54C" w14:textId="300650C3" w:rsidR="005F706D" w:rsidDel="00D606C0" w:rsidRDefault="005F706D" w:rsidP="0096056D">
      <w:pPr>
        <w:pStyle w:val="a8"/>
        <w:spacing w:before="0" w:beforeAutospacing="0" w:after="0" w:afterAutospacing="0" w:line="259" w:lineRule="auto"/>
        <w:ind w:left="567"/>
        <w:contextualSpacing/>
        <w:rPr>
          <w:del w:id="319" w:author="Учетная запись Майкрософт" w:date="2025-08-22T15:59:00Z"/>
          <w:rFonts w:asciiTheme="minorHAnsi" w:hAnsiTheme="minorHAnsi" w:cstheme="minorHAnsi"/>
          <w:sz w:val="22"/>
          <w:szCs w:val="22"/>
        </w:rPr>
      </w:pPr>
    </w:p>
    <w:p w14:paraId="5186942F" w14:textId="7D55121E" w:rsidR="005F706D" w:rsidDel="00D606C0" w:rsidRDefault="005F706D" w:rsidP="0096056D">
      <w:pPr>
        <w:pStyle w:val="a8"/>
        <w:spacing w:before="0" w:beforeAutospacing="0" w:after="0" w:afterAutospacing="0" w:line="259" w:lineRule="auto"/>
        <w:ind w:left="567"/>
        <w:contextualSpacing/>
        <w:rPr>
          <w:del w:id="320" w:author="Учетная запись Майкрософт" w:date="2025-08-22T15:59:00Z"/>
          <w:rFonts w:asciiTheme="minorHAnsi" w:hAnsiTheme="minorHAnsi" w:cstheme="minorHAnsi"/>
          <w:sz w:val="22"/>
          <w:szCs w:val="22"/>
        </w:rPr>
      </w:pPr>
    </w:p>
    <w:p w14:paraId="32EFA52B" w14:textId="43A4FB77" w:rsidR="005F706D" w:rsidDel="00D606C0" w:rsidRDefault="005F706D" w:rsidP="0096056D">
      <w:pPr>
        <w:pStyle w:val="a8"/>
        <w:spacing w:before="0" w:beforeAutospacing="0" w:after="0" w:afterAutospacing="0" w:line="259" w:lineRule="auto"/>
        <w:ind w:left="567"/>
        <w:contextualSpacing/>
        <w:rPr>
          <w:del w:id="321" w:author="Учетная запись Майкрософт" w:date="2025-08-22T15:59:00Z"/>
          <w:rFonts w:asciiTheme="minorHAnsi" w:hAnsiTheme="minorHAnsi" w:cstheme="minorHAnsi"/>
          <w:sz w:val="22"/>
          <w:szCs w:val="22"/>
        </w:rPr>
      </w:pPr>
    </w:p>
    <w:p w14:paraId="528A4011" w14:textId="2B4FD3BB" w:rsidR="005F706D" w:rsidDel="00D606C0" w:rsidRDefault="005F706D" w:rsidP="0096056D">
      <w:pPr>
        <w:pStyle w:val="a8"/>
        <w:spacing w:before="0" w:beforeAutospacing="0" w:after="0" w:afterAutospacing="0" w:line="259" w:lineRule="auto"/>
        <w:ind w:left="567"/>
        <w:contextualSpacing/>
        <w:rPr>
          <w:del w:id="322" w:author="Учетная запись Майкрософт" w:date="2025-08-22T15:59:00Z"/>
          <w:rFonts w:asciiTheme="minorHAnsi" w:hAnsiTheme="minorHAnsi" w:cstheme="minorHAnsi"/>
          <w:sz w:val="22"/>
          <w:szCs w:val="22"/>
        </w:rPr>
      </w:pPr>
    </w:p>
    <w:p w14:paraId="1CC8AE09" w14:textId="77777777" w:rsidR="005F706D" w:rsidRDefault="005F706D" w:rsidP="0096056D">
      <w:pPr>
        <w:pStyle w:val="a8"/>
        <w:spacing w:before="0" w:beforeAutospacing="0" w:after="0" w:afterAutospacing="0" w:line="259" w:lineRule="auto"/>
        <w:ind w:left="567"/>
        <w:contextualSpacing/>
        <w:rPr>
          <w:rFonts w:asciiTheme="minorHAnsi" w:hAnsiTheme="minorHAnsi" w:cstheme="minorHAnsi"/>
          <w:sz w:val="22"/>
          <w:szCs w:val="22"/>
        </w:rPr>
      </w:pPr>
    </w:p>
    <w:p w14:paraId="59C94B49" w14:textId="77777777" w:rsidR="005F706D" w:rsidRDefault="005F706D" w:rsidP="00EF1B85">
      <w:pPr>
        <w:pStyle w:val="a6"/>
        <w:numPr>
          <w:ilvl w:val="1"/>
          <w:numId w:val="3"/>
        </w:numPr>
        <w:spacing w:after="0" w:line="240" w:lineRule="auto"/>
        <w:ind w:left="0" w:firstLine="284"/>
        <w:rPr>
          <w:rFonts w:cstheme="minorHAnsi"/>
        </w:rPr>
        <w:sectPr w:rsidR="005F706D" w:rsidSect="00166C0E">
          <w:pgSz w:w="11906" w:h="16838"/>
          <w:pgMar w:top="1134" w:right="850" w:bottom="1134" w:left="1276" w:header="708" w:footer="708" w:gutter="0"/>
          <w:cols w:space="708"/>
          <w:docGrid w:linePitch="360"/>
        </w:sectPr>
      </w:pPr>
    </w:p>
    <w:p w14:paraId="1A5A1C51" w14:textId="16DD3CB4" w:rsidR="00D548A8" w:rsidRPr="005D280E" w:rsidRDefault="00C50509" w:rsidP="00C50509">
      <w:pPr>
        <w:pStyle w:val="a6"/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>2.</w:t>
      </w:r>
      <w:del w:id="323" w:author="Учетная запись Майкрософт" w:date="2025-08-18T16:03:00Z">
        <w:r w:rsidR="00120E25" w:rsidRPr="005D280E" w:rsidDel="00962D84">
          <w:rPr>
            <w:rFonts w:cstheme="minorHAnsi"/>
          </w:rPr>
          <w:delText>П</w:delText>
        </w:r>
        <w:r w:rsidR="0086304A" w:rsidRPr="005D280E" w:rsidDel="00962D84">
          <w:rPr>
            <w:rFonts w:cstheme="minorHAnsi"/>
          </w:rPr>
          <w:delText xml:space="preserve">араметры фильтрации </w:delText>
        </w:r>
      </w:del>
      <w:del w:id="324" w:author="Учетная запись Майкрософт" w:date="2025-08-18T16:02:00Z">
        <w:r w:rsidR="0086304A" w:rsidRPr="005D280E" w:rsidDel="00962D84">
          <w:rPr>
            <w:rFonts w:cstheme="minorHAnsi"/>
          </w:rPr>
          <w:delText xml:space="preserve">расположены </w:delText>
        </w:r>
        <w:r w:rsidR="00120E25" w:rsidRPr="005D280E" w:rsidDel="00962D84">
          <w:rPr>
            <w:rFonts w:cstheme="minorHAnsi"/>
          </w:rPr>
          <w:delText xml:space="preserve">над </w:delText>
        </w:r>
      </w:del>
      <w:del w:id="325" w:author="Учетная запись Майкрософт" w:date="2025-08-18T08:29:00Z">
        <w:r w:rsidR="00AA0687" w:rsidRPr="005D280E" w:rsidDel="00AB7165">
          <w:rPr>
            <w:rFonts w:cstheme="minorHAnsi"/>
          </w:rPr>
          <w:delText>основной таблицей</w:delText>
        </w:r>
        <w:r w:rsidR="00120E25" w:rsidRPr="005D280E" w:rsidDel="00AB7165">
          <w:rPr>
            <w:rFonts w:cstheme="minorHAnsi"/>
          </w:rPr>
          <w:delText xml:space="preserve"> </w:delText>
        </w:r>
      </w:del>
      <w:del w:id="326" w:author="Учетная запись Майкрософт" w:date="2025-08-18T16:03:00Z">
        <w:r w:rsidR="00120E25" w:rsidRPr="005D280E" w:rsidDel="00962D84">
          <w:rPr>
            <w:rFonts w:cstheme="minorHAnsi"/>
          </w:rPr>
          <w:delText xml:space="preserve">и </w:delText>
        </w:r>
        <w:r w:rsidR="00A51398" w:rsidRPr="005D280E" w:rsidDel="00962D84">
          <w:rPr>
            <w:rFonts w:cstheme="minorHAnsi"/>
          </w:rPr>
          <w:delText>накладывают</w:delText>
        </w:r>
        <w:r w:rsidR="00120E25" w:rsidRPr="005D280E" w:rsidDel="00962D84">
          <w:rPr>
            <w:rFonts w:cstheme="minorHAnsi"/>
          </w:rPr>
          <w:delText xml:space="preserve"> </w:delText>
        </w:r>
        <w:r w:rsidR="0086304A" w:rsidRPr="005D280E" w:rsidDel="00962D84">
          <w:rPr>
            <w:rFonts w:cstheme="minorHAnsi"/>
          </w:rPr>
          <w:delText>указанные в таблице ограничения</w:delText>
        </w:r>
        <w:r w:rsidR="00AA0687" w:rsidRPr="005D280E" w:rsidDel="00962D84">
          <w:rPr>
            <w:rFonts w:cstheme="minorHAnsi"/>
          </w:rPr>
          <w:delText>.</w:delText>
        </w:r>
      </w:del>
      <w:ins w:id="327" w:author="Учетная запись Майкрософт" w:date="2025-08-18T16:03:00Z">
        <w:r w:rsidR="00962D84">
          <w:rPr>
            <w:rFonts w:cstheme="minorHAnsi"/>
          </w:rPr>
          <w:t xml:space="preserve"> Фильтры отображения выборки. </w:t>
        </w:r>
      </w:ins>
    </w:p>
    <w:tbl>
      <w:tblPr>
        <w:tblStyle w:val="a5"/>
        <w:tblW w:w="15279" w:type="dxa"/>
        <w:tblInd w:w="-431" w:type="dxa"/>
        <w:tblLook w:val="04A0" w:firstRow="1" w:lastRow="0" w:firstColumn="1" w:lastColumn="0" w:noHBand="0" w:noVBand="1"/>
      </w:tblPr>
      <w:tblGrid>
        <w:gridCol w:w="1358"/>
        <w:gridCol w:w="1685"/>
        <w:gridCol w:w="1006"/>
        <w:gridCol w:w="933"/>
        <w:gridCol w:w="4901"/>
        <w:gridCol w:w="5396"/>
      </w:tblGrid>
      <w:tr w:rsidR="00670F25" w14:paraId="3686994F" w14:textId="77777777" w:rsidTr="008C4A31">
        <w:trPr>
          <w:tblHeader/>
        </w:trPr>
        <w:tc>
          <w:tcPr>
            <w:tcW w:w="1419" w:type="dxa"/>
            <w:shd w:val="clear" w:color="auto" w:fill="E7E6E6" w:themeFill="background2"/>
          </w:tcPr>
          <w:p w14:paraId="0DFD1F61" w14:textId="77777777" w:rsidR="00670F25" w:rsidRDefault="00670F25" w:rsidP="0096056D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Системное имя поля</w:t>
            </w:r>
          </w:p>
        </w:tc>
        <w:tc>
          <w:tcPr>
            <w:tcW w:w="1685" w:type="dxa"/>
            <w:shd w:val="clear" w:color="auto" w:fill="E7E6E6" w:themeFill="background2"/>
          </w:tcPr>
          <w:p w14:paraId="42A97872" w14:textId="77777777" w:rsidR="00670F25" w:rsidRDefault="00670F25" w:rsidP="0096056D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Наименование поля</w:t>
            </w:r>
          </w:p>
        </w:tc>
        <w:tc>
          <w:tcPr>
            <w:tcW w:w="1006" w:type="dxa"/>
            <w:shd w:val="clear" w:color="auto" w:fill="E7E6E6" w:themeFill="background2"/>
          </w:tcPr>
          <w:p w14:paraId="7A7E8DB2" w14:textId="77777777" w:rsidR="00670F25" w:rsidRDefault="00670F25" w:rsidP="0096056D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Тип данных</w:t>
            </w:r>
          </w:p>
        </w:tc>
        <w:tc>
          <w:tcPr>
            <w:tcW w:w="933" w:type="dxa"/>
            <w:shd w:val="clear" w:color="auto" w:fill="E7E6E6" w:themeFill="background2"/>
          </w:tcPr>
          <w:p w14:paraId="640ECF29" w14:textId="77777777" w:rsidR="00670F25" w:rsidRPr="00670F25" w:rsidRDefault="001008B0" w:rsidP="001008B0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Знач.п</w:t>
            </w:r>
            <w:r w:rsidR="00670F25">
              <w:rPr>
                <w:rFonts w:asciiTheme="minorHAnsi" w:hAnsiTheme="minorHAnsi" w:cstheme="minorHAnsi"/>
                <w:sz w:val="22"/>
                <w:szCs w:val="22"/>
              </w:rPr>
              <w:t>о умолч.</w:t>
            </w:r>
          </w:p>
        </w:tc>
        <w:tc>
          <w:tcPr>
            <w:tcW w:w="10236" w:type="dxa"/>
            <w:gridSpan w:val="2"/>
            <w:shd w:val="clear" w:color="auto" w:fill="E7E6E6" w:themeFill="background2"/>
          </w:tcPr>
          <w:p w14:paraId="272E4E82" w14:textId="278E8271" w:rsidR="00670F25" w:rsidRDefault="00670F25" w:rsidP="0096056D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Описание</w:t>
            </w:r>
            <w:r w:rsidR="00B12372">
              <w:rPr>
                <w:rFonts w:asciiTheme="minorHAnsi" w:hAnsiTheme="minorHAnsi" w:cstheme="minorHAnsi"/>
                <w:sz w:val="22"/>
                <w:szCs w:val="22"/>
              </w:rPr>
              <w:t xml:space="preserve"> (накладываемые ограничения)</w:t>
            </w:r>
          </w:p>
        </w:tc>
      </w:tr>
      <w:tr w:rsidR="00860DED" w:rsidRPr="003252DE" w14:paraId="290FAE3B" w14:textId="77777777" w:rsidTr="008C4A31">
        <w:tc>
          <w:tcPr>
            <w:tcW w:w="1419" w:type="dxa"/>
          </w:tcPr>
          <w:p w14:paraId="64B43B7F" w14:textId="77777777" w:rsidR="00860DED" w:rsidRPr="00C76606" w:rsidRDefault="00860DED" w:rsidP="0096056D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C76606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sNumDoc</w:t>
            </w:r>
          </w:p>
        </w:tc>
        <w:tc>
          <w:tcPr>
            <w:tcW w:w="1685" w:type="dxa"/>
          </w:tcPr>
          <w:p w14:paraId="715B6222" w14:textId="77777777" w:rsidR="00860DED" w:rsidRPr="00056559" w:rsidRDefault="00860DED" w:rsidP="00D73751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№ Док-та </w:t>
            </w:r>
          </w:p>
        </w:tc>
        <w:tc>
          <w:tcPr>
            <w:tcW w:w="1006" w:type="dxa"/>
          </w:tcPr>
          <w:p w14:paraId="59D09AE0" w14:textId="77777777" w:rsidR="00860DED" w:rsidRPr="00056559" w:rsidRDefault="00860DED" w:rsidP="003F45D5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33" w:type="dxa"/>
          </w:tcPr>
          <w:p w14:paraId="32D26C33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7290" w:type="dxa"/>
          </w:tcPr>
          <w:p w14:paraId="4D8DBEC9" w14:textId="77777777" w:rsidR="00860DED" w:rsidRPr="00056559" w:rsidRDefault="00860DED" w:rsidP="00D92F7D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056559">
              <w:rPr>
                <w:rFonts w:cstheme="minorHAnsi"/>
                <w:sz w:val="20"/>
                <w:szCs w:val="20"/>
              </w:rPr>
              <w:t xml:space="preserve">Номер платежного документа в банковской выписке. Ограничивает </w:t>
            </w:r>
            <w:r w:rsidRPr="00056559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Pm_OrderBankOut.sNumDoc</w:t>
            </w:r>
            <w:r w:rsidRPr="00056559">
              <w:rPr>
                <w:rFonts w:eastAsia="Times New Roman" w:cstheme="minorHAnsi"/>
                <w:color w:val="000000"/>
                <w:sz w:val="20"/>
                <w:szCs w:val="20"/>
              </w:rPr>
              <w:t>.</w:t>
            </w:r>
          </w:p>
        </w:tc>
        <w:tc>
          <w:tcPr>
            <w:tcW w:w="2946" w:type="dxa"/>
            <w:vMerge w:val="restart"/>
            <w:vAlign w:val="center"/>
          </w:tcPr>
          <w:p w14:paraId="51DD1230" w14:textId="45F28DA9" w:rsidR="00860DED" w:rsidRPr="00056559" w:rsidRDefault="00860DED" w:rsidP="00D92F7D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Реализовано в интерфейсе «Банк» -</w:t>
            </w:r>
            <w:r w:rsidRPr="009D4AE4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&gt; 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«Банковская выписка» -&gt; «Документы </w:t>
            </w:r>
            <w:commentRangeStart w:id="328"/>
            <w:commentRangeStart w:id="329"/>
            <w:r>
              <w:rPr>
                <w:rFonts w:eastAsia="Times New Roman" w:cstheme="minorHAnsi"/>
                <w:color w:val="000000"/>
                <w:sz w:val="20"/>
                <w:szCs w:val="20"/>
              </w:rPr>
              <w:t>выписки</w:t>
            </w:r>
            <w:commentRangeEnd w:id="328"/>
            <w:r w:rsidR="00226A04" w:rsidRPr="002961F2">
              <w:rPr>
                <w:rFonts w:eastAsia="Times New Roman" w:cstheme="minorHAnsi"/>
                <w:color w:val="000000"/>
                <w:sz w:val="20"/>
                <w:szCs w:val="20"/>
              </w:rPr>
              <w:commentReference w:id="328"/>
            </w:r>
            <w:commentRangeEnd w:id="329"/>
            <w:r w:rsidR="002961F2">
              <w:rPr>
                <w:rStyle w:val="ad"/>
              </w:rPr>
              <w:commentReference w:id="329"/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>»</w:t>
            </w:r>
            <w:r w:rsidR="002961F2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(</w:t>
            </w:r>
            <w:r w:rsidR="002961F2" w:rsidRPr="002961F2">
              <w:rPr>
                <w:rFonts w:eastAsia="Times New Roman" w:cstheme="minorHAnsi"/>
                <w:color w:val="000000"/>
                <w:sz w:val="20"/>
                <w:szCs w:val="20"/>
              </w:rPr>
              <w:t>Pm_CBStatementDocOverrideAvi.List_idClientBankStatement</w:t>
            </w:r>
            <w:r w:rsidR="002961F2">
              <w:rPr>
                <w:rFonts w:eastAsia="Times New Roman" w:cstheme="minorHAnsi"/>
                <w:color w:val="000000"/>
                <w:sz w:val="20"/>
                <w:szCs w:val="20"/>
              </w:rPr>
              <w:t>)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>.</w:t>
            </w:r>
          </w:p>
        </w:tc>
      </w:tr>
      <w:tr w:rsidR="00860DED" w:rsidRPr="003252DE" w14:paraId="2D2F2492" w14:textId="77777777" w:rsidTr="008C4A31">
        <w:tc>
          <w:tcPr>
            <w:tcW w:w="1419" w:type="dxa"/>
          </w:tcPr>
          <w:p w14:paraId="599BCB66" w14:textId="77777777" w:rsidR="00860DED" w:rsidRPr="00056559" w:rsidRDefault="00860DED" w:rsidP="005F706D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bInDoc</w:t>
            </w:r>
          </w:p>
        </w:tc>
        <w:tc>
          <w:tcPr>
            <w:tcW w:w="1685" w:type="dxa"/>
          </w:tcPr>
          <w:p w14:paraId="48D6EA36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Входящие</w:t>
            </w:r>
          </w:p>
        </w:tc>
        <w:tc>
          <w:tcPr>
            <w:tcW w:w="1006" w:type="dxa"/>
          </w:tcPr>
          <w:p w14:paraId="77E3F181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7EB4E489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7290" w:type="dxa"/>
          </w:tcPr>
          <w:p w14:paraId="7CB05394" w14:textId="746F20A8" w:rsidR="00860DED" w:rsidRPr="00056559" w:rsidRDefault="00860DED" w:rsidP="00067853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в </w:t>
            </w:r>
            <w:del w:id="330" w:author="Учетная запись Майкрософт" w:date="2025-08-18T08:30:00Z">
              <w:r w:rsidDel="00AB7165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</w:del>
            <w:proofErr w:type="gramStart"/>
            <w:ins w:id="331" w:author="Учетная запись Майкрософт" w:date="2025-08-18T08:30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 xml:space="preserve">список </w:t>
              </w:r>
              <w:r w:rsidR="00AB7165">
                <w:rPr>
                  <w:rFonts w:asciiTheme="minorHAnsi" w:hAnsiTheme="minorHAnsi" w:cstheme="minorHAnsi"/>
                  <w:sz w:val="20"/>
                  <w:szCs w:val="20"/>
                </w:rPr>
                <w:t xml:space="preserve"> данны</w:t>
              </w:r>
            </w:ins>
            <w:ins w:id="332" w:author="Учетная запись Майкрософт" w:date="2025-08-18T08:49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х</w:t>
              </w:r>
            </w:ins>
            <w:proofErr w:type="gramEnd"/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 выводить записи по условию </w:t>
            </w:r>
            <w:r w:rsidRPr="0005655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Pm_CBStatementDoc.nDirection = «1», иначе – не выводить.</w:t>
            </w:r>
          </w:p>
        </w:tc>
        <w:tc>
          <w:tcPr>
            <w:tcW w:w="2946" w:type="dxa"/>
            <w:vMerge/>
          </w:tcPr>
          <w:p w14:paraId="13833FB1" w14:textId="77777777" w:rsidR="00860DED" w:rsidRPr="00056559" w:rsidRDefault="00860DED" w:rsidP="00A2412B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60DED" w:rsidRPr="003252DE" w14:paraId="598D32BB" w14:textId="77777777" w:rsidTr="008C4A31">
        <w:tc>
          <w:tcPr>
            <w:tcW w:w="1419" w:type="dxa"/>
          </w:tcPr>
          <w:p w14:paraId="049AC285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bOutDoc</w:t>
            </w:r>
          </w:p>
        </w:tc>
        <w:tc>
          <w:tcPr>
            <w:tcW w:w="1685" w:type="dxa"/>
          </w:tcPr>
          <w:p w14:paraId="402514C0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Исходящие</w:t>
            </w:r>
          </w:p>
        </w:tc>
        <w:tc>
          <w:tcPr>
            <w:tcW w:w="1006" w:type="dxa"/>
          </w:tcPr>
          <w:p w14:paraId="6999D893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4E165C8A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7290" w:type="dxa"/>
          </w:tcPr>
          <w:p w14:paraId="4AE8EB81" w14:textId="6A81F72E" w:rsidR="00860DED" w:rsidRPr="00056559" w:rsidRDefault="00860DED" w:rsidP="00067853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в </w:t>
            </w:r>
            <w:ins w:id="333" w:author="Учетная запись Майкрософт" w:date="2025-08-18T08:31:00Z">
              <w:r w:rsidR="00AB7165">
                <w:rPr>
                  <w:rFonts w:asciiTheme="minorHAnsi" w:hAnsiTheme="minorHAnsi" w:cstheme="minorHAnsi"/>
                  <w:sz w:val="20"/>
                  <w:szCs w:val="20"/>
                </w:rPr>
                <w:t xml:space="preserve">список </w:t>
              </w:r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данных</w:t>
              </w:r>
            </w:ins>
            <w:del w:id="334" w:author="Учетная запись Майкрософт" w:date="2025-08-18T08:31:00Z">
              <w:r w:rsidDel="00AB7165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</w:del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 выводить записи по условию </w:t>
            </w:r>
            <w:r w:rsidRPr="0005655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Pm_CBStatementDoc.nDirection = «-1», иначе – не выводить.</w:t>
            </w:r>
          </w:p>
        </w:tc>
        <w:tc>
          <w:tcPr>
            <w:tcW w:w="2946" w:type="dxa"/>
            <w:vMerge/>
          </w:tcPr>
          <w:p w14:paraId="649F97BE" w14:textId="77777777" w:rsidR="00860DED" w:rsidRPr="00056559" w:rsidRDefault="00860DED" w:rsidP="00A2412B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860DED" w:rsidRPr="003252DE" w14:paraId="26270B8A" w14:textId="77777777" w:rsidTr="00E82264">
        <w:tc>
          <w:tcPr>
            <w:tcW w:w="1419" w:type="dxa"/>
          </w:tcPr>
          <w:p w14:paraId="18E0208E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bError</w:t>
            </w:r>
          </w:p>
        </w:tc>
        <w:tc>
          <w:tcPr>
            <w:tcW w:w="1685" w:type="dxa"/>
          </w:tcPr>
          <w:p w14:paraId="694D9B49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С ошибками</w:t>
            </w:r>
          </w:p>
        </w:tc>
        <w:tc>
          <w:tcPr>
            <w:tcW w:w="1006" w:type="dxa"/>
          </w:tcPr>
          <w:p w14:paraId="614B2618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1B015A1C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236" w:type="dxa"/>
            <w:gridSpan w:val="2"/>
          </w:tcPr>
          <w:p w14:paraId="4FF5DCDE" w14:textId="42948CD5" w:rsidR="00860DED" w:rsidRPr="007857A9" w:rsidRDefault="00860DED" w:rsidP="00067853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в </w:t>
            </w:r>
            <w:ins w:id="335" w:author="Учетная запись Майкрософт" w:date="2025-08-18T08:31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 xml:space="preserve">список </w:t>
              </w:r>
              <w:r w:rsidR="00AB7165">
                <w:rPr>
                  <w:rFonts w:asciiTheme="minorHAnsi" w:hAnsiTheme="minorHAnsi" w:cstheme="minorHAnsi"/>
                  <w:sz w:val="20"/>
                  <w:szCs w:val="20"/>
                </w:rPr>
                <w:t>данны</w:t>
              </w:r>
            </w:ins>
            <w:ins w:id="336" w:author="Учетная запись Майкрософт" w:date="2025-08-18T08:49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х</w:t>
              </w:r>
            </w:ins>
            <w:ins w:id="337" w:author="Учетная запись Майкрософт" w:date="2025-08-18T08:31:00Z">
              <w:r w:rsidR="00AB7165" w:rsidRPr="007857A9" w:rsidDel="00AB7165">
                <w:rPr>
                  <w:rFonts w:asciiTheme="minorHAnsi" w:hAnsiTheme="minorHAnsi" w:cstheme="minorHAnsi"/>
                  <w:sz w:val="20"/>
                  <w:szCs w:val="20"/>
                </w:rPr>
                <w:t xml:space="preserve"> </w:t>
              </w:r>
            </w:ins>
            <w:del w:id="338" w:author="Учетная запись Майкрософт" w:date="2025-08-18T08:31:00Z">
              <w:r w:rsidRPr="007857A9" w:rsidDel="00AB7165">
                <w:rPr>
                  <w:rFonts w:asciiTheme="minorHAnsi" w:hAnsiTheme="minorHAnsi" w:cstheme="minorHAnsi"/>
                  <w:sz w:val="20"/>
                  <w:szCs w:val="20"/>
                </w:rPr>
                <w:delText xml:space="preserve">основную таблицу </w:delText>
              </w:r>
            </w:del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выводить записи по условию </w:t>
            </w:r>
            <w:r w:rsidRPr="007857A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</w:t>
            </w:r>
            <w:r w:rsidR="007857A9" w:rsidRPr="007857A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sIndicator</w:t>
            </w: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7857A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&lt;&gt; ‘’</w:t>
            </w: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7857A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иначе – не выводить.</w:t>
            </w:r>
          </w:p>
        </w:tc>
      </w:tr>
      <w:tr w:rsidR="00860DED" w:rsidRPr="003252DE" w14:paraId="65BC1195" w14:textId="77777777" w:rsidTr="00E82264">
        <w:tc>
          <w:tcPr>
            <w:tcW w:w="1419" w:type="dxa"/>
          </w:tcPr>
          <w:p w14:paraId="42F26D46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bNoError</w:t>
            </w:r>
          </w:p>
        </w:tc>
        <w:tc>
          <w:tcPr>
            <w:tcW w:w="1685" w:type="dxa"/>
          </w:tcPr>
          <w:p w14:paraId="6956DC7C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Без ошибок</w:t>
            </w:r>
          </w:p>
        </w:tc>
        <w:tc>
          <w:tcPr>
            <w:tcW w:w="1006" w:type="dxa"/>
          </w:tcPr>
          <w:p w14:paraId="44557AE1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1E57F0EB" w14:textId="77777777" w:rsidR="00860DED" w:rsidRPr="00056559" w:rsidRDefault="00860DED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236" w:type="dxa"/>
            <w:gridSpan w:val="2"/>
          </w:tcPr>
          <w:p w14:paraId="683C209D" w14:textId="30A8BA07" w:rsidR="00860DED" w:rsidRPr="007857A9" w:rsidRDefault="00860DED" w:rsidP="00067853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в </w:t>
            </w:r>
            <w:ins w:id="339" w:author="Учетная запись Майкрософт" w:date="2025-08-18T08:31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 xml:space="preserve">список </w:t>
              </w:r>
              <w:r w:rsidR="00AB7165">
                <w:rPr>
                  <w:rFonts w:asciiTheme="minorHAnsi" w:hAnsiTheme="minorHAnsi" w:cstheme="minorHAnsi"/>
                  <w:sz w:val="20"/>
                  <w:szCs w:val="20"/>
                </w:rPr>
                <w:t>данны</w:t>
              </w:r>
            </w:ins>
            <w:ins w:id="340" w:author="Учетная запись Майкрософт" w:date="2025-08-18T08:49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х</w:t>
              </w:r>
            </w:ins>
            <w:ins w:id="341" w:author="Учетная запись Майкрософт" w:date="2025-08-18T08:31:00Z">
              <w:r w:rsidR="00AB7165" w:rsidRPr="007857A9" w:rsidDel="00AB7165">
                <w:rPr>
                  <w:rFonts w:asciiTheme="minorHAnsi" w:hAnsiTheme="minorHAnsi" w:cstheme="minorHAnsi"/>
                  <w:sz w:val="20"/>
                  <w:szCs w:val="20"/>
                </w:rPr>
                <w:t xml:space="preserve"> </w:t>
              </w:r>
            </w:ins>
            <w:del w:id="342" w:author="Учетная запись Майкрософт" w:date="2025-08-18T08:31:00Z">
              <w:r w:rsidRPr="007857A9" w:rsidDel="00AB7165">
                <w:rPr>
                  <w:rFonts w:asciiTheme="minorHAnsi" w:hAnsiTheme="minorHAnsi" w:cstheme="minorHAnsi"/>
                  <w:sz w:val="20"/>
                  <w:szCs w:val="20"/>
                </w:rPr>
                <w:delText xml:space="preserve">основную таблицу </w:delText>
              </w:r>
            </w:del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выводить записи по условию </w:t>
            </w:r>
            <w:r w:rsidRPr="007857A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</w:t>
            </w:r>
            <w:r w:rsidR="007857A9" w:rsidRPr="007857A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sIndicator</w:t>
            </w: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7857A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= ‘’</w:t>
            </w: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7857A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иначе – не выводить.</w:t>
            </w:r>
          </w:p>
        </w:tc>
      </w:tr>
      <w:tr w:rsidR="00670F25" w:rsidRPr="003252DE" w14:paraId="07588091" w14:textId="77777777" w:rsidTr="008C4A31">
        <w:tc>
          <w:tcPr>
            <w:tcW w:w="1419" w:type="dxa"/>
          </w:tcPr>
          <w:p w14:paraId="7AFB6634" w14:textId="77777777" w:rsidR="00670F25" w:rsidRPr="00A5646D" w:rsidRDefault="00A5646D" w:rsidP="007D797A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</w:pPr>
            <w:r w:rsidRPr="00A5646D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940542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A5646D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NotDone</w:t>
            </w:r>
          </w:p>
        </w:tc>
        <w:tc>
          <w:tcPr>
            <w:tcW w:w="1685" w:type="dxa"/>
          </w:tcPr>
          <w:p w14:paraId="198CDA5F" w14:textId="77777777" w:rsidR="00670F25" w:rsidRPr="00A5646D" w:rsidRDefault="00670F25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A5646D">
              <w:rPr>
                <w:rFonts w:asciiTheme="minorHAnsi" w:hAnsiTheme="minorHAnsi" w:cstheme="minorHAnsi"/>
                <w:sz w:val="20"/>
                <w:szCs w:val="20"/>
              </w:rPr>
              <w:t>Необработанные документы</w:t>
            </w:r>
          </w:p>
        </w:tc>
        <w:tc>
          <w:tcPr>
            <w:tcW w:w="1006" w:type="dxa"/>
          </w:tcPr>
          <w:p w14:paraId="4BA21D31" w14:textId="77777777" w:rsidR="00670F25" w:rsidRPr="00A5646D" w:rsidRDefault="00670F25" w:rsidP="007D797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A5646D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2546C0DC" w14:textId="427036C8" w:rsidR="00670F25" w:rsidRPr="00A5646D" w:rsidRDefault="00527800" w:rsidP="008F3F6A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236" w:type="dxa"/>
            <w:gridSpan w:val="2"/>
          </w:tcPr>
          <w:p w14:paraId="26618C85" w14:textId="0A5DBDC7" w:rsidR="00670F25" w:rsidRPr="0050767E" w:rsidRDefault="0050767E" w:rsidP="0050767E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</w:t>
            </w:r>
            <w:r w:rsidR="00AA0687"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в </w:t>
            </w:r>
            <w:ins w:id="343" w:author="Учетная запись Майкрософт" w:date="2025-08-18T08:31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список данных</w:t>
              </w:r>
              <w:r w:rsidR="00AB7165" w:rsidDel="00AB7165">
                <w:rPr>
                  <w:rFonts w:asciiTheme="minorHAnsi" w:hAnsiTheme="minorHAnsi" w:cstheme="minorHAnsi"/>
                  <w:sz w:val="20"/>
                  <w:szCs w:val="20"/>
                </w:rPr>
                <w:t xml:space="preserve"> </w:t>
              </w:r>
            </w:ins>
            <w:del w:id="344" w:author="Учетная запись Майкрософт" w:date="2025-08-18T08:31:00Z">
              <w:r w:rsidR="00AA0687" w:rsidDel="00AB7165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  <w:r w:rsidR="00AA0687" w:rsidRPr="00056559" w:rsidDel="00AB7165">
                <w:rPr>
                  <w:rFonts w:asciiTheme="minorHAnsi" w:hAnsiTheme="minorHAnsi" w:cstheme="minorHAnsi"/>
                  <w:sz w:val="20"/>
                  <w:szCs w:val="20"/>
                </w:rPr>
                <w:delText xml:space="preserve"> </w:delText>
              </w:r>
            </w:del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выводить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только необработанные документы: </w:t>
            </w:r>
            <w:r w:rsidRPr="0005655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</w:t>
            </w:r>
            <w:r w:rsidR="005364E1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idStateMC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&lt;</w:t>
            </w:r>
            <w:r w:rsidR="005364E1" w:rsidRPr="005364E1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200</w:t>
            </w:r>
            <w:proofErr w:type="gramEnd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r w:rsidR="005364E1" w:rsidRPr="005364E1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(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«Обработано </w:t>
            </w:r>
            <w:r w:rsidR="008B14D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ФУ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»</w:t>
            </w:r>
            <w:r w:rsidR="005364E1" w:rsidRPr="005364E1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</w:t>
            </w:r>
          </w:p>
        </w:tc>
      </w:tr>
      <w:tr w:rsidR="00E432E5" w:rsidRPr="003252DE" w14:paraId="1E6053B6" w14:textId="77777777" w:rsidTr="008C4A31">
        <w:tc>
          <w:tcPr>
            <w:tcW w:w="1419" w:type="dxa"/>
          </w:tcPr>
          <w:p w14:paraId="5F16888E" w14:textId="091E23D8" w:rsidR="00E432E5" w:rsidRPr="00A5646D" w:rsidRDefault="00E432E5" w:rsidP="00E432E5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</w:pPr>
            <w:r w:rsidRPr="00A5646D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940542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A5646D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Done</w:t>
            </w:r>
          </w:p>
        </w:tc>
        <w:tc>
          <w:tcPr>
            <w:tcW w:w="1685" w:type="dxa"/>
          </w:tcPr>
          <w:p w14:paraId="7E818C45" w14:textId="1E302C2F" w:rsidR="00E432E5" w:rsidRPr="00A5646D" w:rsidRDefault="00E432E5" w:rsidP="00E432E5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A5646D">
              <w:rPr>
                <w:rFonts w:asciiTheme="minorHAnsi" w:hAnsiTheme="minorHAnsi" w:cstheme="minorHAnsi"/>
                <w:sz w:val="20"/>
                <w:szCs w:val="20"/>
              </w:rPr>
              <w:t>бработанные документы</w:t>
            </w:r>
          </w:p>
        </w:tc>
        <w:tc>
          <w:tcPr>
            <w:tcW w:w="1006" w:type="dxa"/>
          </w:tcPr>
          <w:p w14:paraId="4AEF275B" w14:textId="20BE5C5D" w:rsidR="00E432E5" w:rsidRPr="00A5646D" w:rsidRDefault="00E432E5" w:rsidP="00E432E5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A5646D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53C5A44D" w14:textId="690D7750" w:rsidR="00E432E5" w:rsidRPr="00A5646D" w:rsidRDefault="00527800" w:rsidP="00E432E5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236" w:type="dxa"/>
            <w:gridSpan w:val="2"/>
          </w:tcPr>
          <w:p w14:paraId="603CFA6F" w14:textId="6838E684" w:rsidR="00E432E5" w:rsidRPr="00056559" w:rsidRDefault="00E432E5" w:rsidP="00E432E5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</w:t>
            </w:r>
            <w:r w:rsidR="00AA0687"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в </w:t>
            </w:r>
            <w:ins w:id="345" w:author="Учетная запись Майкрософт" w:date="2025-08-18T08:31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список данных</w:t>
              </w:r>
            </w:ins>
            <w:del w:id="346" w:author="Учетная запись Майкрософт" w:date="2025-08-18T08:31:00Z">
              <w:r w:rsidR="00AA0687" w:rsidDel="00AB7165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</w:del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 выводить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только обработанные документы: </w:t>
            </w:r>
            <w:r w:rsidRPr="0005655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</w:t>
            </w:r>
            <w:r w:rsidR="005364E1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idStateMC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= </w:t>
            </w:r>
            <w:commentRangeStart w:id="347"/>
            <w:commentRangeStart w:id="348"/>
            <w:r w:rsidR="005364E1" w:rsidRPr="005364E1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200</w:t>
            </w:r>
            <w:commentRangeEnd w:id="347"/>
            <w:r w:rsidR="00226A04">
              <w:rPr>
                <w:rStyle w:val="ad"/>
                <w:rFonts w:asciiTheme="minorHAnsi" w:eastAsiaTheme="minorHAnsi" w:hAnsiTheme="minorHAnsi" w:cstheme="minorBidi"/>
                <w:lang w:eastAsia="en-US"/>
              </w:rPr>
              <w:commentReference w:id="347"/>
            </w:r>
            <w:commentRangeEnd w:id="348"/>
            <w:r w:rsidR="00DC25E7">
              <w:rPr>
                <w:rStyle w:val="ad"/>
                <w:rFonts w:asciiTheme="minorHAnsi" w:eastAsiaTheme="minorHAnsi" w:hAnsiTheme="minorHAnsi" w:cstheme="minorBidi"/>
                <w:lang w:eastAsia="en-US"/>
              </w:rPr>
              <w:commentReference w:id="348"/>
            </w:r>
            <w:r w:rsidR="005364E1" w:rsidRPr="005364E1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«Обработано </w:t>
            </w:r>
            <w:r w:rsidR="008B14D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ФУ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»</w:t>
            </w:r>
            <w:r w:rsidR="005364E1" w:rsidRPr="005364E1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</w:t>
            </w:r>
          </w:p>
        </w:tc>
      </w:tr>
    </w:tbl>
    <w:p w14:paraId="694901A1" w14:textId="77777777" w:rsidR="003E53E2" w:rsidRDefault="003E53E2" w:rsidP="007D797A">
      <w:pPr>
        <w:spacing w:line="240" w:lineRule="auto"/>
        <w:rPr>
          <w:rFonts w:cstheme="minorHAnsi"/>
        </w:rPr>
      </w:pPr>
    </w:p>
    <w:p w14:paraId="752C75E4" w14:textId="77C512B2" w:rsidR="00B12372" w:rsidRPr="00B12372" w:rsidRDefault="00C50509" w:rsidP="00C50509">
      <w:pPr>
        <w:pStyle w:val="a6"/>
        <w:spacing w:after="0" w:line="240" w:lineRule="auto"/>
        <w:ind w:left="284"/>
        <w:rPr>
          <w:rFonts w:cstheme="minorHAnsi"/>
        </w:rPr>
      </w:pPr>
      <w:r>
        <w:rPr>
          <w:rFonts w:cstheme="minorHAnsi"/>
        </w:rPr>
        <w:t xml:space="preserve">3. </w:t>
      </w:r>
      <w:r w:rsidR="00D25664" w:rsidRPr="00D25664">
        <w:rPr>
          <w:rFonts w:cstheme="minorHAnsi"/>
        </w:rPr>
        <w:t>В основную</w:t>
      </w:r>
      <w:r w:rsidR="00CC416B">
        <w:rPr>
          <w:rFonts w:cstheme="minorHAnsi"/>
        </w:rPr>
        <w:t xml:space="preserve"> выборку </w:t>
      </w:r>
      <w:r w:rsidR="00CC416B" w:rsidRPr="00DC25E7">
        <w:rPr>
          <w:rFonts w:cstheme="minorHAnsi"/>
        </w:rPr>
        <w:t>с отображением в списке</w:t>
      </w:r>
      <w:r w:rsidR="00CC416B" w:rsidRPr="00D25664">
        <w:rPr>
          <w:rFonts w:cstheme="minorHAnsi"/>
        </w:rPr>
        <w:t xml:space="preserve"> </w:t>
      </w:r>
      <w:r w:rsidR="00CC416B">
        <w:rPr>
          <w:rFonts w:cstheme="minorHAnsi"/>
        </w:rPr>
        <w:t>выбор</w:t>
      </w:r>
      <w:r w:rsidR="00D25664" w:rsidRPr="00D25664">
        <w:rPr>
          <w:rFonts w:cstheme="minorHAnsi"/>
        </w:rPr>
        <w:t xml:space="preserve"> </w:t>
      </w:r>
      <w:commentRangeStart w:id="349"/>
      <w:commentRangeStart w:id="350"/>
      <w:r w:rsidR="00D25664" w:rsidRPr="00CC416B">
        <w:rPr>
          <w:rFonts w:cstheme="minorHAnsi"/>
          <w:strike/>
        </w:rPr>
        <w:t>таблицу</w:t>
      </w:r>
      <w:r w:rsidR="00D25664">
        <w:rPr>
          <w:rFonts w:cstheme="minorHAnsi"/>
        </w:rPr>
        <w:t xml:space="preserve"> </w:t>
      </w:r>
      <w:commentRangeEnd w:id="349"/>
      <w:r w:rsidR="00226A04">
        <w:rPr>
          <w:rStyle w:val="ad"/>
        </w:rPr>
        <w:commentReference w:id="349"/>
      </w:r>
      <w:commentRangeEnd w:id="350"/>
      <w:r w:rsidR="003C5D0E">
        <w:rPr>
          <w:rStyle w:val="ad"/>
        </w:rPr>
        <w:commentReference w:id="350"/>
      </w:r>
      <w:r w:rsidR="00D25664">
        <w:rPr>
          <w:rFonts w:cstheme="minorHAnsi"/>
        </w:rPr>
        <w:t>закладки «Документы выписки»</w:t>
      </w:r>
      <w:r w:rsidR="00D25664" w:rsidRPr="00D25664">
        <w:rPr>
          <w:rFonts w:cstheme="minorHAnsi"/>
        </w:rPr>
        <w:t xml:space="preserve"> вывести </w:t>
      </w:r>
      <w:r w:rsidR="00DC25E7">
        <w:rPr>
          <w:rFonts w:cstheme="minorHAnsi"/>
        </w:rPr>
        <w:t>данны</w:t>
      </w:r>
      <w:r w:rsidR="00CC416B">
        <w:rPr>
          <w:rFonts w:cstheme="minorHAnsi"/>
        </w:rPr>
        <w:t>е</w:t>
      </w:r>
      <w:r w:rsidR="00DC25E7">
        <w:rPr>
          <w:rFonts w:cstheme="minorHAnsi"/>
        </w:rPr>
        <w:t xml:space="preserve"> </w:t>
      </w:r>
      <w:ins w:id="351" w:author="Учетная запись Майкрософт" w:date="2025-08-18T08:36:00Z">
        <w:r w:rsidR="00AB7165">
          <w:rPr>
            <w:rFonts w:cstheme="minorHAnsi"/>
          </w:rPr>
          <w:t xml:space="preserve">из </w:t>
        </w:r>
      </w:ins>
      <w:r w:rsidR="00D25664" w:rsidRPr="00D25664">
        <w:rPr>
          <w:rFonts w:cstheme="minorHAnsi"/>
        </w:rPr>
        <w:t>классов Pm_CBStatementDoc</w:t>
      </w:r>
      <w:r w:rsidR="00ED08F4">
        <w:rPr>
          <w:rFonts w:cstheme="minorHAnsi"/>
        </w:rPr>
        <w:t>, Pm_OrderBankOut</w:t>
      </w:r>
      <w:r w:rsidR="00C961A0">
        <w:rPr>
          <w:rFonts w:cstheme="minorHAnsi"/>
        </w:rPr>
        <w:t xml:space="preserve">, Pm_OrderBankIn, Pm_PayRequest, </w:t>
      </w:r>
      <w:r w:rsidR="00B12372">
        <w:rPr>
          <w:rFonts w:cstheme="minorHAnsi"/>
          <w:lang w:val="en-US"/>
        </w:rPr>
        <w:t>Pm</w:t>
      </w:r>
      <w:r w:rsidR="00B12372" w:rsidRPr="00B12372">
        <w:rPr>
          <w:rFonts w:cstheme="minorHAnsi"/>
        </w:rPr>
        <w:t>_</w:t>
      </w:r>
      <w:r w:rsidR="00B12372">
        <w:rPr>
          <w:rFonts w:cstheme="minorHAnsi"/>
          <w:lang w:val="en-US"/>
        </w:rPr>
        <w:t>ObjSumDistr</w:t>
      </w:r>
      <w:r w:rsidR="00B12372">
        <w:rPr>
          <w:rFonts w:cstheme="minorHAnsi"/>
        </w:rPr>
        <w:t xml:space="preserve">, </w:t>
      </w:r>
      <w:r w:rsidR="00C961A0">
        <w:rPr>
          <w:rFonts w:cstheme="minorHAnsi"/>
        </w:rPr>
        <w:t>указанные в таблице.</w:t>
      </w:r>
      <w:r w:rsidR="00D52576">
        <w:rPr>
          <w:rFonts w:cstheme="minorHAnsi"/>
        </w:rPr>
        <w:t xml:space="preserve"> Здесь и далее класс платежного документа в выписке (</w:t>
      </w:r>
      <w:r w:rsidR="00D52576" w:rsidRPr="00CB1D03">
        <w:rPr>
          <w:rFonts w:eastAsia="Times New Roman"/>
          <w:color w:val="000000"/>
          <w:sz w:val="20"/>
          <w:szCs w:val="20"/>
        </w:rPr>
        <w:t>Pm_CBStatementDoc.</w:t>
      </w:r>
      <w:r w:rsidR="00D52576">
        <w:rPr>
          <w:rFonts w:eastAsia="Times New Roman"/>
          <w:color w:val="000000"/>
          <w:sz w:val="20"/>
          <w:szCs w:val="20"/>
          <w:lang w:val="en-US"/>
        </w:rPr>
        <w:t>gidPayDoc</w:t>
      </w:r>
      <w:r w:rsidR="00D52576">
        <w:rPr>
          <w:rFonts w:cstheme="minorHAnsi"/>
        </w:rPr>
        <w:t xml:space="preserve">) зависит от </w:t>
      </w:r>
      <w:r w:rsidR="00D52576" w:rsidRPr="00CB1D03">
        <w:rPr>
          <w:rFonts w:eastAsia="Times New Roman"/>
          <w:color w:val="000000"/>
          <w:sz w:val="20"/>
          <w:szCs w:val="20"/>
        </w:rPr>
        <w:t>Pm_CBStatementDoc</w:t>
      </w:r>
      <w:r w:rsidR="00D52576">
        <w:rPr>
          <w:rFonts w:eastAsia="Times New Roman"/>
          <w:color w:val="000000"/>
          <w:sz w:val="20"/>
          <w:szCs w:val="20"/>
        </w:rPr>
        <w:t>.</w:t>
      </w:r>
      <w:r w:rsidR="00D52576" w:rsidRPr="00E00139">
        <w:rPr>
          <w:rFonts w:eastAsia="Times New Roman"/>
          <w:color w:val="000000"/>
          <w:sz w:val="20"/>
          <w:szCs w:val="20"/>
        </w:rPr>
        <w:t>nDirection</w:t>
      </w:r>
      <w:r w:rsidR="00D52576">
        <w:rPr>
          <w:rFonts w:eastAsia="Times New Roman"/>
          <w:color w:val="000000"/>
          <w:sz w:val="20"/>
          <w:szCs w:val="20"/>
        </w:rPr>
        <w:t xml:space="preserve">. Если </w:t>
      </w:r>
      <w:r w:rsidR="00D52576" w:rsidRPr="00CB1D03">
        <w:rPr>
          <w:rFonts w:eastAsia="Times New Roman"/>
          <w:color w:val="000000"/>
          <w:sz w:val="20"/>
          <w:szCs w:val="20"/>
        </w:rPr>
        <w:t>Pm_CBStatementDoc</w:t>
      </w:r>
      <w:r w:rsidR="00D52576">
        <w:rPr>
          <w:rFonts w:eastAsia="Times New Roman"/>
          <w:color w:val="000000"/>
          <w:sz w:val="20"/>
          <w:szCs w:val="20"/>
        </w:rPr>
        <w:t>.</w:t>
      </w:r>
      <w:r w:rsidR="00D52576" w:rsidRPr="00E00139">
        <w:rPr>
          <w:rFonts w:eastAsia="Times New Roman"/>
          <w:color w:val="000000"/>
          <w:sz w:val="20"/>
          <w:szCs w:val="20"/>
        </w:rPr>
        <w:t>nDirection</w:t>
      </w:r>
      <w:r w:rsidR="00D52576">
        <w:rPr>
          <w:rFonts w:eastAsia="Times New Roman"/>
          <w:color w:val="000000"/>
          <w:sz w:val="20"/>
          <w:szCs w:val="20"/>
        </w:rPr>
        <w:t xml:space="preserve"> = «1», то </w:t>
      </w:r>
      <w:r w:rsidR="00EF3AD1">
        <w:rPr>
          <w:rFonts w:eastAsia="Times New Roman"/>
          <w:color w:val="000000"/>
          <w:sz w:val="20"/>
          <w:szCs w:val="20"/>
        </w:rPr>
        <w:t xml:space="preserve">в описании связь </w:t>
      </w:r>
      <w:r w:rsidR="00D52576" w:rsidRPr="00CB1D03">
        <w:rPr>
          <w:rFonts w:eastAsia="Times New Roman"/>
          <w:color w:val="000000"/>
          <w:sz w:val="20"/>
          <w:szCs w:val="20"/>
        </w:rPr>
        <w:t>Pm_CBStatementDoc.</w:t>
      </w:r>
      <w:r w:rsidR="00D52576">
        <w:rPr>
          <w:rFonts w:eastAsia="Times New Roman"/>
          <w:color w:val="000000"/>
          <w:sz w:val="20"/>
          <w:szCs w:val="20"/>
          <w:lang w:val="en-US"/>
        </w:rPr>
        <w:t>gidPayDoc</w:t>
      </w:r>
      <w:r w:rsidR="00D52576">
        <w:rPr>
          <w:rFonts w:eastAsia="Times New Roman"/>
          <w:color w:val="000000"/>
          <w:sz w:val="20"/>
          <w:szCs w:val="20"/>
        </w:rPr>
        <w:t xml:space="preserve"> = </w:t>
      </w:r>
      <w:r w:rsidR="00D52576" w:rsidRPr="007D29E3">
        <w:rPr>
          <w:rFonts w:eastAsia="Times New Roman"/>
          <w:color w:val="000000"/>
          <w:sz w:val="20"/>
          <w:szCs w:val="20"/>
          <w:lang w:val="en-US"/>
        </w:rPr>
        <w:t>Pm</w:t>
      </w:r>
      <w:r w:rsidR="00D52576" w:rsidRPr="00D52576">
        <w:rPr>
          <w:rFonts w:eastAsia="Times New Roman"/>
          <w:color w:val="000000"/>
          <w:sz w:val="20"/>
          <w:szCs w:val="20"/>
        </w:rPr>
        <w:t>_</w:t>
      </w:r>
      <w:r w:rsidR="00D52576" w:rsidRPr="007D29E3">
        <w:rPr>
          <w:rFonts w:eastAsia="Times New Roman"/>
          <w:color w:val="000000"/>
          <w:sz w:val="20"/>
          <w:szCs w:val="20"/>
          <w:lang w:val="en-US"/>
        </w:rPr>
        <w:t>OrderBankIn</w:t>
      </w:r>
      <w:r w:rsidR="00D52576" w:rsidRPr="00D52576">
        <w:rPr>
          <w:rFonts w:eastAsia="Times New Roman"/>
          <w:color w:val="000000"/>
          <w:sz w:val="20"/>
          <w:szCs w:val="20"/>
        </w:rPr>
        <w:t>.</w:t>
      </w:r>
      <w:r w:rsidR="00D52576">
        <w:rPr>
          <w:rFonts w:eastAsia="Times New Roman"/>
          <w:color w:val="000000"/>
          <w:sz w:val="20"/>
          <w:szCs w:val="20"/>
          <w:lang w:val="en-US"/>
        </w:rPr>
        <w:t>gid</w:t>
      </w:r>
      <w:r w:rsidR="00182221">
        <w:rPr>
          <w:rFonts w:eastAsia="Times New Roman"/>
          <w:color w:val="000000"/>
          <w:sz w:val="20"/>
          <w:szCs w:val="20"/>
        </w:rPr>
        <w:t xml:space="preserve">, если </w:t>
      </w:r>
      <w:r w:rsidR="00182221" w:rsidRPr="00CB1D03">
        <w:rPr>
          <w:rFonts w:eastAsia="Times New Roman"/>
          <w:color w:val="000000"/>
          <w:sz w:val="20"/>
          <w:szCs w:val="20"/>
        </w:rPr>
        <w:t>Pm_CBStatementDoc</w:t>
      </w:r>
      <w:r w:rsidR="00182221">
        <w:rPr>
          <w:rFonts w:eastAsia="Times New Roman"/>
          <w:color w:val="000000"/>
          <w:sz w:val="20"/>
          <w:szCs w:val="20"/>
        </w:rPr>
        <w:t>.</w:t>
      </w:r>
      <w:r w:rsidR="00182221" w:rsidRPr="00E00139">
        <w:rPr>
          <w:rFonts w:eastAsia="Times New Roman"/>
          <w:color w:val="000000"/>
          <w:sz w:val="20"/>
          <w:szCs w:val="20"/>
        </w:rPr>
        <w:t>nDirection</w:t>
      </w:r>
      <w:r w:rsidR="00182221">
        <w:rPr>
          <w:rFonts w:eastAsia="Times New Roman"/>
          <w:color w:val="000000"/>
          <w:sz w:val="20"/>
          <w:szCs w:val="20"/>
        </w:rPr>
        <w:t xml:space="preserve"> = «-1», то </w:t>
      </w:r>
      <w:r w:rsidR="00EF3AD1">
        <w:rPr>
          <w:rFonts w:eastAsia="Times New Roman"/>
          <w:color w:val="000000"/>
          <w:sz w:val="20"/>
          <w:szCs w:val="20"/>
        </w:rPr>
        <w:t>связь</w:t>
      </w:r>
      <w:r w:rsidR="00182221">
        <w:rPr>
          <w:rFonts w:eastAsia="Times New Roman"/>
          <w:color w:val="000000"/>
          <w:sz w:val="20"/>
          <w:szCs w:val="20"/>
        </w:rPr>
        <w:t xml:space="preserve"> </w:t>
      </w:r>
      <w:r w:rsidR="00182221" w:rsidRPr="00CB1D03">
        <w:rPr>
          <w:rFonts w:eastAsia="Times New Roman"/>
          <w:color w:val="000000"/>
          <w:sz w:val="20"/>
          <w:szCs w:val="20"/>
        </w:rPr>
        <w:t>Pm_CBStatementDoc.</w:t>
      </w:r>
      <w:r w:rsidR="00182221">
        <w:rPr>
          <w:rFonts w:eastAsia="Times New Roman"/>
          <w:color w:val="000000"/>
          <w:sz w:val="20"/>
          <w:szCs w:val="20"/>
          <w:lang w:val="en-US"/>
        </w:rPr>
        <w:t>gidPayDoc</w:t>
      </w:r>
      <w:r w:rsidR="00182221">
        <w:rPr>
          <w:rFonts w:eastAsia="Times New Roman"/>
          <w:color w:val="000000"/>
          <w:sz w:val="20"/>
          <w:szCs w:val="20"/>
        </w:rPr>
        <w:t xml:space="preserve"> = </w:t>
      </w:r>
      <w:r w:rsidR="00182221" w:rsidRPr="007D29E3">
        <w:rPr>
          <w:rFonts w:eastAsia="Times New Roman"/>
          <w:color w:val="000000"/>
          <w:sz w:val="20"/>
          <w:szCs w:val="20"/>
          <w:lang w:val="en-US"/>
        </w:rPr>
        <w:t>Pm</w:t>
      </w:r>
      <w:r w:rsidR="00182221" w:rsidRPr="00D52576">
        <w:rPr>
          <w:rFonts w:eastAsia="Times New Roman"/>
          <w:color w:val="000000"/>
          <w:sz w:val="20"/>
          <w:szCs w:val="20"/>
        </w:rPr>
        <w:t>_</w:t>
      </w:r>
      <w:r w:rsidR="00182221">
        <w:rPr>
          <w:rFonts w:eastAsia="Times New Roman"/>
          <w:color w:val="000000"/>
          <w:sz w:val="20"/>
          <w:szCs w:val="20"/>
          <w:lang w:val="en-US"/>
        </w:rPr>
        <w:t>OrderBankOut</w:t>
      </w:r>
      <w:r w:rsidR="00182221" w:rsidRPr="00D52576">
        <w:rPr>
          <w:rFonts w:eastAsia="Times New Roman"/>
          <w:color w:val="000000"/>
          <w:sz w:val="20"/>
          <w:szCs w:val="20"/>
        </w:rPr>
        <w:t>.</w:t>
      </w:r>
      <w:r w:rsidR="00182221">
        <w:rPr>
          <w:rFonts w:eastAsia="Times New Roman"/>
          <w:color w:val="000000"/>
          <w:sz w:val="20"/>
          <w:szCs w:val="20"/>
          <w:lang w:val="en-US"/>
        </w:rPr>
        <w:t>gid</w:t>
      </w:r>
      <w:r w:rsidR="002F2C0D">
        <w:rPr>
          <w:rFonts w:eastAsia="Times New Roman"/>
          <w:color w:val="000000"/>
          <w:sz w:val="20"/>
          <w:szCs w:val="20"/>
        </w:rPr>
        <w:t>.</w:t>
      </w:r>
      <w:r w:rsidR="00B12372">
        <w:rPr>
          <w:rFonts w:eastAsia="Times New Roman"/>
          <w:color w:val="000000"/>
          <w:sz w:val="20"/>
          <w:szCs w:val="20"/>
        </w:rPr>
        <w:t xml:space="preserve"> </w:t>
      </w:r>
    </w:p>
    <w:p w14:paraId="30D07E37" w14:textId="28DF1D55" w:rsidR="00B65016" w:rsidRDefault="00B12372" w:rsidP="00B12372">
      <w:pPr>
        <w:pStyle w:val="a6"/>
        <w:spacing w:after="0" w:line="240" w:lineRule="auto"/>
        <w:ind w:left="0" w:firstLine="284"/>
        <w:rPr>
          <w:rFonts w:cstheme="minorHAnsi"/>
        </w:rPr>
      </w:pPr>
      <w:r>
        <w:rPr>
          <w:rFonts w:eastAsia="Times New Roman"/>
          <w:color w:val="000000"/>
          <w:sz w:val="20"/>
          <w:szCs w:val="20"/>
        </w:rPr>
        <w:t xml:space="preserve">Класс </w:t>
      </w:r>
      <w:r>
        <w:rPr>
          <w:rFonts w:cstheme="minorHAnsi"/>
          <w:lang w:val="en-US"/>
        </w:rPr>
        <w:t>Pm</w:t>
      </w:r>
      <w:r w:rsidRPr="00B12372">
        <w:rPr>
          <w:rFonts w:cstheme="minorHAnsi"/>
        </w:rPr>
        <w:t>_</w:t>
      </w:r>
      <w:r>
        <w:rPr>
          <w:rFonts w:cstheme="minorHAnsi"/>
          <w:lang w:val="en-US"/>
        </w:rPr>
        <w:t>ObjSumDistr</w:t>
      </w:r>
      <w:r>
        <w:rPr>
          <w:rFonts w:cstheme="minorHAnsi"/>
        </w:rPr>
        <w:t xml:space="preserve"> связан с </w:t>
      </w:r>
      <w:r w:rsidRPr="00CB1D03">
        <w:rPr>
          <w:rFonts w:eastAsia="Times New Roman"/>
          <w:color w:val="000000"/>
          <w:sz w:val="20"/>
          <w:szCs w:val="20"/>
        </w:rPr>
        <w:t>Pm_CBStatementDoc</w:t>
      </w:r>
      <w:r>
        <w:rPr>
          <w:rFonts w:eastAsia="Times New Roman"/>
          <w:color w:val="000000"/>
          <w:sz w:val="20"/>
          <w:szCs w:val="20"/>
        </w:rPr>
        <w:t xml:space="preserve"> по условию: </w:t>
      </w:r>
      <w:r w:rsidRPr="00CB1D03">
        <w:rPr>
          <w:rFonts w:eastAsia="Times New Roman"/>
          <w:color w:val="000000"/>
          <w:sz w:val="20"/>
          <w:szCs w:val="20"/>
        </w:rPr>
        <w:t>Pm_CBStatementDoc</w:t>
      </w:r>
      <w:r>
        <w:rPr>
          <w:rFonts w:eastAsia="Times New Roman"/>
          <w:color w:val="000000"/>
          <w:sz w:val="20"/>
          <w:szCs w:val="20"/>
        </w:rPr>
        <w:t>.</w:t>
      </w:r>
      <w:r>
        <w:rPr>
          <w:rFonts w:eastAsia="Times New Roman"/>
          <w:color w:val="000000"/>
          <w:sz w:val="20"/>
          <w:szCs w:val="20"/>
          <w:lang w:val="en-US"/>
        </w:rPr>
        <w:t>gidPayDoc</w:t>
      </w:r>
      <w:r w:rsidRPr="00B12372">
        <w:rPr>
          <w:rFonts w:eastAsia="Times New Roman"/>
          <w:color w:val="000000"/>
          <w:sz w:val="20"/>
          <w:szCs w:val="20"/>
        </w:rPr>
        <w:t xml:space="preserve"> = </w:t>
      </w:r>
      <w:r>
        <w:rPr>
          <w:rFonts w:cstheme="minorHAnsi"/>
          <w:lang w:val="en-US"/>
        </w:rPr>
        <w:t>Pm</w:t>
      </w:r>
      <w:r w:rsidRPr="00B12372">
        <w:rPr>
          <w:rFonts w:cstheme="minorHAnsi"/>
        </w:rPr>
        <w:t>_</w:t>
      </w:r>
      <w:r>
        <w:rPr>
          <w:rFonts w:cstheme="minorHAnsi"/>
          <w:lang w:val="en-US"/>
        </w:rPr>
        <w:t>ObjSumDistr</w:t>
      </w:r>
      <w:r w:rsidRPr="00B12372">
        <w:rPr>
          <w:rFonts w:cstheme="minorHAnsi"/>
        </w:rPr>
        <w:t>.</w:t>
      </w:r>
      <w:r w:rsidRPr="00843436">
        <w:rPr>
          <w:rFonts w:cstheme="minorHAnsi"/>
        </w:rPr>
        <w:t>gidDoc</w:t>
      </w:r>
      <w:r w:rsidRPr="00B12372">
        <w:rPr>
          <w:rFonts w:cstheme="minorHAnsi"/>
        </w:rPr>
        <w:t xml:space="preserve">. </w:t>
      </w:r>
      <w:r>
        <w:rPr>
          <w:rFonts w:cstheme="minorHAnsi"/>
        </w:rPr>
        <w:t xml:space="preserve">Если для 1 записи класса </w:t>
      </w:r>
      <w:r w:rsidRPr="00CB1D03">
        <w:rPr>
          <w:rFonts w:eastAsia="Times New Roman"/>
          <w:color w:val="000000"/>
          <w:sz w:val="20"/>
          <w:szCs w:val="20"/>
        </w:rPr>
        <w:t>Pm_CBStatementDoc</w:t>
      </w:r>
      <w:r>
        <w:rPr>
          <w:rFonts w:eastAsia="Times New Roman"/>
          <w:color w:val="000000"/>
          <w:sz w:val="20"/>
          <w:szCs w:val="20"/>
        </w:rPr>
        <w:t xml:space="preserve"> существует 1 запись </w:t>
      </w:r>
      <w:r>
        <w:rPr>
          <w:rFonts w:cstheme="minorHAnsi"/>
          <w:lang w:val="en-US"/>
        </w:rPr>
        <w:t>Pm</w:t>
      </w:r>
      <w:r w:rsidRPr="00B12372">
        <w:rPr>
          <w:rFonts w:cstheme="minorHAnsi"/>
        </w:rPr>
        <w:t>_</w:t>
      </w:r>
      <w:r>
        <w:rPr>
          <w:rFonts w:cstheme="minorHAnsi"/>
          <w:lang w:val="en-US"/>
        </w:rPr>
        <w:t>ObjSumDistr</w:t>
      </w:r>
      <w:r>
        <w:rPr>
          <w:rFonts w:cstheme="minorHAnsi"/>
        </w:rPr>
        <w:t xml:space="preserve">, то в блок «Аналитики распределения по СП» </w:t>
      </w:r>
      <w:del w:id="352" w:author="Учетная запись Майкрософт" w:date="2025-08-18T08:34:00Z">
        <w:r w:rsidDel="00AB7165">
          <w:rPr>
            <w:rFonts w:cstheme="minorHAnsi"/>
          </w:rPr>
          <w:delText>основной таблицы</w:delText>
        </w:r>
      </w:del>
      <w:ins w:id="353" w:author="Учетная запись Майкрософт" w:date="2025-08-18T08:34:00Z">
        <w:r w:rsidR="00AB7165">
          <w:rPr>
            <w:rFonts w:cstheme="minorHAnsi"/>
          </w:rPr>
          <w:t>спис</w:t>
        </w:r>
      </w:ins>
      <w:ins w:id="354" w:author="Учетная запись Майкрософт" w:date="2025-08-18T08:36:00Z">
        <w:r w:rsidR="00067853">
          <w:rPr>
            <w:rFonts w:cstheme="minorHAnsi"/>
          </w:rPr>
          <w:t>ок</w:t>
        </w:r>
      </w:ins>
      <w:ins w:id="355" w:author="Учетная запись Майкрософт" w:date="2025-08-18T08:34:00Z">
        <w:r w:rsidR="00AB7165">
          <w:rPr>
            <w:rFonts w:cstheme="minorHAnsi"/>
          </w:rPr>
          <w:t xml:space="preserve"> данны</w:t>
        </w:r>
      </w:ins>
      <w:ins w:id="356" w:author="Учетная запись Майкрософт" w:date="2025-08-18T08:49:00Z">
        <w:r w:rsidR="00067853">
          <w:rPr>
            <w:rFonts w:cstheme="minorHAnsi"/>
          </w:rPr>
          <w:t>х</w:t>
        </w:r>
      </w:ins>
      <w:r>
        <w:rPr>
          <w:rFonts w:cstheme="minorHAnsi"/>
        </w:rPr>
        <w:t xml:space="preserve"> вывести атрибуты из </w:t>
      </w:r>
      <w:r>
        <w:rPr>
          <w:rFonts w:cstheme="minorHAnsi"/>
          <w:lang w:val="en-US"/>
        </w:rPr>
        <w:t>Pm</w:t>
      </w:r>
      <w:r w:rsidRPr="00B12372">
        <w:rPr>
          <w:rFonts w:cstheme="minorHAnsi"/>
        </w:rPr>
        <w:t>_</w:t>
      </w:r>
      <w:r>
        <w:rPr>
          <w:rFonts w:cstheme="minorHAnsi"/>
          <w:lang w:val="en-US"/>
        </w:rPr>
        <w:t>ObjSumDistr</w:t>
      </w:r>
      <w:r>
        <w:rPr>
          <w:rFonts w:cstheme="minorHAnsi"/>
        </w:rPr>
        <w:t xml:space="preserve">, если больше – </w:t>
      </w:r>
      <w:r w:rsidR="001865D2">
        <w:rPr>
          <w:rFonts w:cstheme="minorHAnsi"/>
        </w:rPr>
        <w:t>отображать</w:t>
      </w:r>
      <w:r>
        <w:rPr>
          <w:rFonts w:cstheme="minorHAnsi"/>
        </w:rPr>
        <w:t xml:space="preserve"> «***» в соответствующие поля основной таблицы.</w:t>
      </w:r>
    </w:p>
    <w:p w14:paraId="0C3BA033" w14:textId="6F3497FA" w:rsidR="00B12372" w:rsidRPr="00B12372" w:rsidRDefault="00B12372" w:rsidP="00B12372">
      <w:pPr>
        <w:pStyle w:val="a6"/>
        <w:spacing w:after="0" w:line="240" w:lineRule="auto"/>
        <w:ind w:left="0" w:firstLine="284"/>
        <w:rPr>
          <w:rFonts w:cstheme="minorHAnsi"/>
        </w:rPr>
      </w:pPr>
      <w:r>
        <w:rPr>
          <w:rFonts w:cstheme="minorHAnsi"/>
        </w:rPr>
        <w:t xml:space="preserve">Описание вывода данных в </w:t>
      </w:r>
      <w:del w:id="357" w:author="Учетная запись Майкрософт" w:date="2025-08-18T08:37:00Z">
        <w:r w:rsidDel="00AB7165">
          <w:rPr>
            <w:rFonts w:cstheme="minorHAnsi"/>
          </w:rPr>
          <w:delText>основную таблицу</w:delText>
        </w:r>
      </w:del>
      <w:ins w:id="358" w:author="Учетная запись Майкрософт" w:date="2025-08-18T08:37:00Z">
        <w:r w:rsidR="00AB7165">
          <w:rPr>
            <w:rFonts w:cstheme="minorHAnsi"/>
          </w:rPr>
          <w:t>список</w:t>
        </w:r>
      </w:ins>
      <w:r>
        <w:rPr>
          <w:rFonts w:cstheme="minorHAnsi"/>
        </w:rPr>
        <w:t xml:space="preserve"> представлено в таблице ниже.</w:t>
      </w:r>
    </w:p>
    <w:tbl>
      <w:tblPr>
        <w:tblStyle w:val="a5"/>
        <w:tblW w:w="1531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998"/>
        <w:gridCol w:w="2108"/>
        <w:gridCol w:w="1133"/>
        <w:gridCol w:w="973"/>
        <w:gridCol w:w="925"/>
        <w:gridCol w:w="3070"/>
        <w:gridCol w:w="5103"/>
      </w:tblGrid>
      <w:tr w:rsidR="00122D09" w:rsidRPr="00364C41" w14:paraId="574A7153" w14:textId="77777777" w:rsidTr="00475EF7">
        <w:trPr>
          <w:trHeight w:val="367"/>
          <w:tblHeader/>
        </w:trPr>
        <w:tc>
          <w:tcPr>
            <w:tcW w:w="1998" w:type="dxa"/>
            <w:vMerge w:val="restart"/>
            <w:shd w:val="clear" w:color="auto" w:fill="E7E6E6" w:themeFill="background2"/>
            <w:vAlign w:val="center"/>
          </w:tcPr>
          <w:p w14:paraId="4986E011" w14:textId="77777777" w:rsidR="00122D09" w:rsidRPr="00B65016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Системное имя поля</w:t>
            </w:r>
          </w:p>
        </w:tc>
        <w:tc>
          <w:tcPr>
            <w:tcW w:w="2108" w:type="dxa"/>
            <w:vMerge w:val="restart"/>
            <w:shd w:val="clear" w:color="auto" w:fill="E7E6E6" w:themeFill="background2"/>
            <w:vAlign w:val="center"/>
          </w:tcPr>
          <w:p w14:paraId="564ECF15" w14:textId="77777777" w:rsidR="00122D09" w:rsidRPr="00B65016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Наименование поля</w:t>
            </w:r>
          </w:p>
        </w:tc>
        <w:tc>
          <w:tcPr>
            <w:tcW w:w="1133" w:type="dxa"/>
            <w:vMerge w:val="restart"/>
            <w:shd w:val="clear" w:color="auto" w:fill="E7E6E6" w:themeFill="background2"/>
            <w:vAlign w:val="center"/>
          </w:tcPr>
          <w:p w14:paraId="286B297A" w14:textId="77777777" w:rsidR="00122D09" w:rsidRPr="00B65016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Тип данных</w:t>
            </w:r>
          </w:p>
        </w:tc>
        <w:tc>
          <w:tcPr>
            <w:tcW w:w="973" w:type="dxa"/>
            <w:vMerge w:val="restart"/>
            <w:shd w:val="clear" w:color="auto" w:fill="E7E6E6" w:themeFill="background2"/>
            <w:vAlign w:val="center"/>
          </w:tcPr>
          <w:p w14:paraId="322306C9" w14:textId="77777777" w:rsidR="00122D09" w:rsidRPr="00B65016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Вывод по умолч</w:t>
            </w:r>
            <w:r w:rsidRPr="00446B68">
              <w:rPr>
                <w:rFonts w:eastAsia="Times New Roman" w:cstheme="minorHAnsi"/>
                <w:color w:val="000000"/>
                <w:lang w:eastAsia="ru-RU"/>
              </w:rPr>
              <w:t>.</w:t>
            </w:r>
          </w:p>
        </w:tc>
        <w:tc>
          <w:tcPr>
            <w:tcW w:w="925" w:type="dxa"/>
            <w:vMerge w:val="restart"/>
            <w:shd w:val="clear" w:color="auto" w:fill="E7E6E6" w:themeFill="background2"/>
          </w:tcPr>
          <w:p w14:paraId="04C82238" w14:textId="77777777" w:rsidR="00122D09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Редакт</w:t>
            </w:r>
          </w:p>
          <w:p w14:paraId="0CD55F9E" w14:textId="77777777" w:rsidR="00122D09" w:rsidRPr="00B65016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proofErr w:type="gramStart"/>
            <w:r>
              <w:rPr>
                <w:rFonts w:eastAsia="Times New Roman" w:cstheme="minorHAnsi"/>
                <w:color w:val="000000"/>
                <w:lang w:eastAsia="ru-RU"/>
              </w:rPr>
              <w:t>ируемо</w:t>
            </w:r>
            <w:proofErr w:type="gramEnd"/>
          </w:p>
        </w:tc>
        <w:tc>
          <w:tcPr>
            <w:tcW w:w="8173" w:type="dxa"/>
            <w:gridSpan w:val="2"/>
            <w:shd w:val="clear" w:color="auto" w:fill="E7E6E6" w:themeFill="background2"/>
            <w:vAlign w:val="center"/>
          </w:tcPr>
          <w:p w14:paraId="70C1D662" w14:textId="4E42E24C" w:rsidR="00122D09" w:rsidRPr="00B65016" w:rsidRDefault="00122D09" w:rsidP="00084139">
            <w:pPr>
              <w:contextualSpacing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Источник данных</w:t>
            </w:r>
            <w:r w:rsidR="00C1068C">
              <w:rPr>
                <w:rFonts w:eastAsia="Times New Roman" w:cstheme="minorHAnsi"/>
                <w:color w:val="000000"/>
                <w:lang w:eastAsia="ru-RU"/>
              </w:rPr>
              <w:t>/примечание</w:t>
            </w:r>
          </w:p>
        </w:tc>
      </w:tr>
      <w:tr w:rsidR="00122D09" w:rsidRPr="00364C41" w14:paraId="5141EB3F" w14:textId="77777777" w:rsidTr="00475EF7">
        <w:trPr>
          <w:trHeight w:val="367"/>
          <w:tblHeader/>
        </w:trPr>
        <w:tc>
          <w:tcPr>
            <w:tcW w:w="1998" w:type="dxa"/>
            <w:vMerge/>
            <w:shd w:val="clear" w:color="auto" w:fill="E7E6E6" w:themeFill="background2"/>
            <w:vAlign w:val="center"/>
          </w:tcPr>
          <w:p w14:paraId="755A1F9D" w14:textId="77777777" w:rsidR="00122D09" w:rsidRPr="00B65016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2108" w:type="dxa"/>
            <w:vMerge/>
            <w:shd w:val="clear" w:color="auto" w:fill="E7E6E6" w:themeFill="background2"/>
            <w:vAlign w:val="center"/>
          </w:tcPr>
          <w:p w14:paraId="1D7BCAE8" w14:textId="77777777" w:rsidR="00122D09" w:rsidRPr="00B65016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1133" w:type="dxa"/>
            <w:vMerge/>
            <w:shd w:val="clear" w:color="auto" w:fill="E7E6E6" w:themeFill="background2"/>
            <w:vAlign w:val="center"/>
          </w:tcPr>
          <w:p w14:paraId="3123DACF" w14:textId="77777777" w:rsidR="00122D09" w:rsidRPr="00B65016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973" w:type="dxa"/>
            <w:vMerge/>
            <w:shd w:val="clear" w:color="auto" w:fill="E7E6E6" w:themeFill="background2"/>
            <w:vAlign w:val="center"/>
          </w:tcPr>
          <w:p w14:paraId="478DF756" w14:textId="77777777" w:rsidR="00122D09" w:rsidRPr="00B65016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925" w:type="dxa"/>
            <w:vMerge/>
            <w:shd w:val="clear" w:color="auto" w:fill="E7E6E6" w:themeFill="background2"/>
          </w:tcPr>
          <w:p w14:paraId="2C568AAA" w14:textId="77777777" w:rsidR="00122D09" w:rsidRDefault="00122D09" w:rsidP="002C2FE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3070" w:type="dxa"/>
            <w:shd w:val="clear" w:color="auto" w:fill="E7E6E6" w:themeFill="background2"/>
            <w:vAlign w:val="center"/>
          </w:tcPr>
          <w:p w14:paraId="26C8C86F" w14:textId="0FDCBB6E" w:rsidR="00122D09" w:rsidRPr="00B65016" w:rsidRDefault="00C1068C" w:rsidP="00C1068C">
            <w:pPr>
              <w:contextualSpacing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Поле БД</w:t>
            </w:r>
          </w:p>
        </w:tc>
        <w:tc>
          <w:tcPr>
            <w:tcW w:w="5103" w:type="dxa"/>
            <w:shd w:val="clear" w:color="auto" w:fill="E7E6E6" w:themeFill="background2"/>
            <w:vAlign w:val="center"/>
          </w:tcPr>
          <w:p w14:paraId="0F126F3B" w14:textId="38CFD3B2" w:rsidR="00122D09" w:rsidRPr="00B65016" w:rsidRDefault="00C1068C" w:rsidP="00C1068C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Описание в</w:t>
            </w:r>
            <w:r w:rsidR="00122D09">
              <w:rPr>
                <w:rFonts w:eastAsia="Times New Roman" w:cstheme="minorHAnsi"/>
                <w:color w:val="000000"/>
                <w:lang w:eastAsia="ru-RU"/>
              </w:rPr>
              <w:t>ыбор</w:t>
            </w:r>
            <w:r>
              <w:rPr>
                <w:rFonts w:eastAsia="Times New Roman" w:cstheme="minorHAnsi"/>
                <w:color w:val="000000"/>
                <w:lang w:eastAsia="ru-RU"/>
              </w:rPr>
              <w:t>а</w:t>
            </w:r>
            <w:r w:rsidR="00122D09">
              <w:rPr>
                <w:rFonts w:eastAsia="Times New Roman" w:cstheme="minorHAnsi"/>
                <w:color w:val="000000"/>
                <w:lang w:eastAsia="ru-RU"/>
              </w:rPr>
              <w:t xml:space="preserve"> данных</w:t>
            </w:r>
            <w:r w:rsidR="00084139">
              <w:rPr>
                <w:rFonts w:eastAsia="Times New Roman" w:cstheme="minorHAnsi"/>
                <w:color w:val="000000"/>
                <w:lang w:eastAsia="ru-RU"/>
              </w:rPr>
              <w:t xml:space="preserve">/ </w:t>
            </w:r>
            <w:r>
              <w:rPr>
                <w:rFonts w:eastAsia="Times New Roman" w:cstheme="minorHAnsi"/>
                <w:color w:val="000000"/>
                <w:lang w:eastAsia="ru-RU"/>
              </w:rPr>
              <w:t>примечание</w:t>
            </w:r>
          </w:p>
        </w:tc>
      </w:tr>
      <w:tr w:rsidR="006E6DF2" w:rsidRPr="00364C41" w14:paraId="03FB0A39" w14:textId="77777777" w:rsidTr="00475EF7">
        <w:tc>
          <w:tcPr>
            <w:tcW w:w="15310" w:type="dxa"/>
            <w:gridSpan w:val="7"/>
          </w:tcPr>
          <w:p w14:paraId="5DEA6394" w14:textId="77777777" w:rsidR="006E6DF2" w:rsidRPr="00364C41" w:rsidRDefault="006E6DF2" w:rsidP="002C2FE4">
            <w:pPr>
              <w:pStyle w:val="a6"/>
              <w:ind w:left="0"/>
              <w:rPr>
                <w:rFonts w:cstheme="minorHAnsi"/>
                <w:b/>
                <w:sz w:val="20"/>
                <w:szCs w:val="20"/>
              </w:rPr>
            </w:pPr>
            <w:r w:rsidRPr="00364C41">
              <w:rPr>
                <w:rFonts w:cstheme="minorHAnsi"/>
                <w:b/>
                <w:sz w:val="20"/>
                <w:szCs w:val="20"/>
              </w:rPr>
              <w:t>Платежный документ</w:t>
            </w:r>
          </w:p>
        </w:tc>
      </w:tr>
      <w:tr w:rsidR="00122D09" w:rsidRPr="00364C41" w14:paraId="35169834" w14:textId="77777777" w:rsidTr="00475EF7">
        <w:tc>
          <w:tcPr>
            <w:tcW w:w="1998" w:type="dxa"/>
          </w:tcPr>
          <w:p w14:paraId="50C3DDEF" w14:textId="77777777" w:rsidR="00122D09" w:rsidRPr="00364C41" w:rsidRDefault="00122D09" w:rsidP="00081BA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364C41">
              <w:rPr>
                <w:rFonts w:cstheme="minorHAnsi"/>
                <w:sz w:val="20"/>
                <w:szCs w:val="20"/>
                <w:lang w:val="en-US"/>
              </w:rPr>
              <w:t>gid</w:t>
            </w:r>
          </w:p>
        </w:tc>
        <w:tc>
          <w:tcPr>
            <w:tcW w:w="2108" w:type="dxa"/>
            <w:vAlign w:val="center"/>
          </w:tcPr>
          <w:p w14:paraId="052600A1" w14:textId="77777777" w:rsidR="00122D09" w:rsidRPr="00364C41" w:rsidRDefault="00122D09" w:rsidP="00081BA0">
            <w:pPr>
              <w:rPr>
                <w:rFonts w:cstheme="minorHAnsi"/>
                <w:color w:val="000000"/>
                <w:sz w:val="20"/>
                <w:szCs w:val="20"/>
              </w:rPr>
            </w:pPr>
            <w:r w:rsidRPr="00364C41">
              <w:rPr>
                <w:rFonts w:cstheme="minorHAnsi"/>
                <w:sz w:val="20"/>
                <w:szCs w:val="20"/>
                <w:lang w:val="en-US"/>
              </w:rPr>
              <w:t>gid</w:t>
            </w:r>
          </w:p>
        </w:tc>
        <w:tc>
          <w:tcPr>
            <w:tcW w:w="1133" w:type="dxa"/>
          </w:tcPr>
          <w:p w14:paraId="1DF2DC0F" w14:textId="77777777" w:rsidR="00122D09" w:rsidRPr="00364C41" w:rsidRDefault="00122D09" w:rsidP="00081BA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364C41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08F0EE70" w14:textId="77777777" w:rsidR="00122D09" w:rsidRPr="00364C41" w:rsidRDefault="00122D09" w:rsidP="00081BA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364C41"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925" w:type="dxa"/>
          </w:tcPr>
          <w:p w14:paraId="1DF80100" w14:textId="77777777" w:rsidR="00122D09" w:rsidRPr="007963A7" w:rsidRDefault="00122D09" w:rsidP="00081BA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59A88CC" w14:textId="77777777" w:rsidR="00122D09" w:rsidRPr="00364C41" w:rsidRDefault="00122D09" w:rsidP="006D3E4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g</w:t>
            </w:r>
            <w:r w:rsidRPr="00364C41">
              <w:rPr>
                <w:rFonts w:cstheme="minorHAnsi"/>
                <w:sz w:val="20"/>
                <w:szCs w:val="20"/>
                <w:lang w:val="en-US"/>
              </w:rPr>
              <w:t>id</w:t>
            </w:r>
            <w:r w:rsidRPr="00364C41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5103" w:type="dxa"/>
          </w:tcPr>
          <w:p w14:paraId="4E4B2D53" w14:textId="5AFC2168" w:rsidR="00122D09" w:rsidRPr="00364C41" w:rsidRDefault="00122D09" w:rsidP="006D3E4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122D09" w:rsidRPr="00364C41" w14:paraId="138D1335" w14:textId="77777777" w:rsidTr="00475EF7">
        <w:tc>
          <w:tcPr>
            <w:tcW w:w="1998" w:type="dxa"/>
          </w:tcPr>
          <w:p w14:paraId="3ED9CE92" w14:textId="77777777" w:rsidR="00122D09" w:rsidRPr="00BF1422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nOrder</w:t>
            </w:r>
          </w:p>
        </w:tc>
        <w:tc>
          <w:tcPr>
            <w:tcW w:w="2108" w:type="dxa"/>
          </w:tcPr>
          <w:p w14:paraId="44D67C0C" w14:textId="77777777" w:rsidR="00122D09" w:rsidRPr="00364C41" w:rsidRDefault="00122D09" w:rsidP="002C2FE4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1133" w:type="dxa"/>
          </w:tcPr>
          <w:p w14:paraId="7361BD5C" w14:textId="77777777" w:rsidR="00122D09" w:rsidRPr="006E6DF2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973" w:type="dxa"/>
          </w:tcPr>
          <w:p w14:paraId="07AA6CEF" w14:textId="77777777" w:rsidR="00122D09" w:rsidRPr="00BF1422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3021BFB4" w14:textId="77777777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293E0E00" w14:textId="77777777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Pm_CBStatementDoc.nOrder</w:t>
            </w:r>
          </w:p>
        </w:tc>
        <w:tc>
          <w:tcPr>
            <w:tcW w:w="5103" w:type="dxa"/>
          </w:tcPr>
          <w:p w14:paraId="19C41CAF" w14:textId="4E5B8D06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122D09" w:rsidRPr="00141D07" w14:paraId="3BF78E79" w14:textId="77777777" w:rsidTr="00475EF7">
        <w:tc>
          <w:tcPr>
            <w:tcW w:w="1998" w:type="dxa"/>
          </w:tcPr>
          <w:p w14:paraId="2626A37C" w14:textId="77777777" w:rsidR="00122D09" w:rsidRPr="00B55C8E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lastRenderedPageBreak/>
              <w:t>dExec</w:t>
            </w:r>
          </w:p>
        </w:tc>
        <w:tc>
          <w:tcPr>
            <w:tcW w:w="2108" w:type="dxa"/>
          </w:tcPr>
          <w:p w14:paraId="335A8D9C" w14:textId="77777777" w:rsidR="00122D09" w:rsidRPr="003C5D0E" w:rsidRDefault="00122D09" w:rsidP="00B55C8E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Дата оплаты</w:t>
            </w:r>
          </w:p>
        </w:tc>
        <w:tc>
          <w:tcPr>
            <w:tcW w:w="1133" w:type="dxa"/>
          </w:tcPr>
          <w:p w14:paraId="33F7710A" w14:textId="77777777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ftDateTime</w:t>
            </w:r>
          </w:p>
        </w:tc>
        <w:tc>
          <w:tcPr>
            <w:tcW w:w="973" w:type="dxa"/>
          </w:tcPr>
          <w:p w14:paraId="36B85E88" w14:textId="77777777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5A0F4F56" w14:textId="77777777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077F94FC" w14:textId="77777777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dExec</w:t>
            </w:r>
          </w:p>
        </w:tc>
        <w:tc>
          <w:tcPr>
            <w:tcW w:w="5103" w:type="dxa"/>
          </w:tcPr>
          <w:p w14:paraId="18637E78" w14:textId="44DA5870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122D09" w:rsidRPr="00C201BF" w14:paraId="731F52D0" w14:textId="77777777" w:rsidTr="00475EF7">
        <w:tc>
          <w:tcPr>
            <w:tcW w:w="1998" w:type="dxa"/>
          </w:tcPr>
          <w:p w14:paraId="2321795F" w14:textId="77777777" w:rsidR="00122D09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proofErr w:type="gramStart"/>
            <w:r w:rsidRPr="00E00139">
              <w:rPr>
                <w:rFonts w:eastAsia="Times New Roman"/>
                <w:color w:val="000000"/>
                <w:sz w:val="20"/>
                <w:szCs w:val="20"/>
              </w:rPr>
              <w:t>nDirection</w:t>
            </w:r>
            <w:proofErr w:type="gramEnd"/>
          </w:p>
        </w:tc>
        <w:tc>
          <w:tcPr>
            <w:tcW w:w="2108" w:type="dxa"/>
          </w:tcPr>
          <w:p w14:paraId="5639FAF1" w14:textId="77777777" w:rsidR="00122D09" w:rsidRPr="003C5D0E" w:rsidRDefault="00122D09" w:rsidP="00B55C8E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Направление платежа</w:t>
            </w:r>
          </w:p>
        </w:tc>
        <w:tc>
          <w:tcPr>
            <w:tcW w:w="1133" w:type="dxa"/>
          </w:tcPr>
          <w:p w14:paraId="095CC9B1" w14:textId="77777777" w:rsidR="00122D09" w:rsidRPr="00652AD3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973" w:type="dxa"/>
          </w:tcPr>
          <w:p w14:paraId="47B2527C" w14:textId="77777777" w:rsidR="00122D09" w:rsidRPr="00141D07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925" w:type="dxa"/>
          </w:tcPr>
          <w:p w14:paraId="1F1327F4" w14:textId="77777777" w:rsidR="00122D09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6C59A7C2" w14:textId="77777777" w:rsidR="00122D09" w:rsidRPr="00C201BF" w:rsidRDefault="00122D09" w:rsidP="002C2FE4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DD7585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C201BF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DD7585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C201BF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DD7585"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 w:rsidRPr="00C201BF"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5103" w:type="dxa"/>
          </w:tcPr>
          <w:p w14:paraId="3CF08B5D" w14:textId="331CA102" w:rsidR="00122D09" w:rsidRPr="00C201BF" w:rsidRDefault="00122D09" w:rsidP="002C2FE4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122D09" w:rsidRPr="00C201BF" w14:paraId="540AE5E3" w14:textId="77777777" w:rsidTr="00475EF7">
        <w:tc>
          <w:tcPr>
            <w:tcW w:w="1998" w:type="dxa"/>
          </w:tcPr>
          <w:p w14:paraId="13B8E236" w14:textId="77777777" w:rsidR="00122D09" w:rsidRPr="00C201BF" w:rsidRDefault="00122D09" w:rsidP="00141D0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E00139">
              <w:rPr>
                <w:rFonts w:eastAsia="Times New Roman"/>
                <w:color w:val="000000"/>
                <w:sz w:val="20"/>
                <w:szCs w:val="20"/>
              </w:rPr>
              <w:t>nDir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Image</w:t>
            </w:r>
            <w:proofErr w:type="gramEnd"/>
          </w:p>
        </w:tc>
        <w:tc>
          <w:tcPr>
            <w:tcW w:w="2108" w:type="dxa"/>
          </w:tcPr>
          <w:p w14:paraId="36CAF3C8" w14:textId="77777777" w:rsidR="00122D09" w:rsidRPr="003C5D0E" w:rsidRDefault="00122D09" w:rsidP="002C2FE4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Направление движения</w:t>
            </w:r>
          </w:p>
        </w:tc>
        <w:tc>
          <w:tcPr>
            <w:tcW w:w="1133" w:type="dxa"/>
          </w:tcPr>
          <w:p w14:paraId="22F7020B" w14:textId="77777777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5646D">
              <w:rPr>
                <w:rFonts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73" w:type="dxa"/>
          </w:tcPr>
          <w:p w14:paraId="79163749" w14:textId="77777777" w:rsidR="00122D09" w:rsidRPr="0083796C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6453DCCF" w14:textId="77777777" w:rsidR="00122D09" w:rsidRPr="00364C41" w:rsidRDefault="00122D09" w:rsidP="002C2FE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398717C8" w14:textId="1ACA5D73" w:rsidR="00122D09" w:rsidRPr="00C201BF" w:rsidRDefault="00122D09" w:rsidP="000E27E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103" w:type="dxa"/>
          </w:tcPr>
          <w:p w14:paraId="004AE39E" w14:textId="606FBCE6" w:rsidR="00122D09" w:rsidRPr="00C201BF" w:rsidRDefault="00122D09" w:rsidP="000E27E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Отображать</w:t>
            </w:r>
            <w:r w:rsidRPr="00C201BF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6F0631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9AE9F45" wp14:editId="7B20DA20">
                  <wp:extent cx="148793" cy="128954"/>
                  <wp:effectExtent l="0" t="0" r="3810" b="444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64" cy="13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000000"/>
                <w:sz w:val="20"/>
                <w:szCs w:val="20"/>
              </w:rPr>
              <w:t>(5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C201BF">
              <w:rPr>
                <w:rFonts w:eastAsia="Times New Roman"/>
                <w:color w:val="000000"/>
                <w:sz w:val="20"/>
                <w:szCs w:val="20"/>
              </w:rPr>
              <w:t>,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если</w:t>
            </w:r>
            <w:proofErr w:type="gramEnd"/>
            <w:r w:rsidRPr="00C201BF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E27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 w:rsidRPr="00C201BF">
              <w:rPr>
                <w:rFonts w:eastAsia="Times New Roman"/>
                <w:color w:val="000000"/>
                <w:sz w:val="20"/>
                <w:szCs w:val="20"/>
              </w:rPr>
              <w:t xml:space="preserve">=«1»;  </w:t>
            </w:r>
            <w:r w:rsidRPr="006F0631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65D0971" wp14:editId="2A400BCB">
                  <wp:extent cx="257175" cy="123825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76" cy="12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(4)</w:t>
            </w:r>
            <w:r w:rsidRPr="00C201BF">
              <w:rPr>
                <w:rFonts w:eastAsia="Times New Roman"/>
                <w:color w:val="000000"/>
                <w:sz w:val="20"/>
                <w:szCs w:val="20"/>
              </w:rPr>
              <w:t xml:space="preserve">,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если</w:t>
            </w:r>
            <w:r w:rsidRPr="00C201BF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0E27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 w:rsidRPr="00C201BF">
              <w:rPr>
                <w:rFonts w:eastAsia="Times New Roman"/>
                <w:color w:val="000000"/>
                <w:sz w:val="20"/>
                <w:szCs w:val="20"/>
              </w:rPr>
              <w:t xml:space="preserve">=«-1».  </w:t>
            </w:r>
          </w:p>
        </w:tc>
      </w:tr>
      <w:tr w:rsidR="00475EF7" w:rsidRPr="00C201BF" w14:paraId="553E0A3B" w14:textId="77777777" w:rsidTr="00475EF7">
        <w:tc>
          <w:tcPr>
            <w:tcW w:w="1998" w:type="dxa"/>
          </w:tcPr>
          <w:p w14:paraId="7CF890F3" w14:textId="3CE6E8A5" w:rsidR="00475EF7" w:rsidRPr="005F07AC" w:rsidRDefault="00475EF7" w:rsidP="005F07A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1E2D31">
              <w:rPr>
                <w:sz w:val="20"/>
                <w:szCs w:val="20"/>
                <w:lang w:val="en-US"/>
              </w:rPr>
              <w:t>sError</w:t>
            </w:r>
          </w:p>
        </w:tc>
        <w:tc>
          <w:tcPr>
            <w:tcW w:w="2108" w:type="dxa"/>
          </w:tcPr>
          <w:p w14:paraId="66DDB5AF" w14:textId="7C21CA31" w:rsidR="00475EF7" w:rsidRPr="005F07AC" w:rsidRDefault="00475EF7" w:rsidP="005F07A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Ошибка интерпретации БВ</w:t>
            </w:r>
          </w:p>
        </w:tc>
        <w:tc>
          <w:tcPr>
            <w:tcW w:w="1133" w:type="dxa"/>
          </w:tcPr>
          <w:p w14:paraId="628FDAB5" w14:textId="6F9329AD" w:rsidR="00475EF7" w:rsidRPr="00A5646D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056559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43C62D51" w14:textId="7BB2D1AC" w:rsidR="00475EF7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925" w:type="dxa"/>
          </w:tcPr>
          <w:p w14:paraId="24C554EB" w14:textId="1622BA95" w:rsidR="00475EF7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4D4264F1" w14:textId="77777777" w:rsidR="00475EF7" w:rsidRDefault="00475EF7" w:rsidP="005F07A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1E2D31">
              <w:rPr>
                <w:rFonts w:eastAsia="Times New Roman"/>
                <w:color w:val="000000"/>
                <w:sz w:val="20"/>
                <w:szCs w:val="20"/>
              </w:rPr>
              <w:t>Pm_</w:t>
            </w:r>
            <w:commentRangeStart w:id="359"/>
            <w:commentRangeStart w:id="360"/>
            <w:r w:rsidRPr="001E2D31">
              <w:rPr>
                <w:rFonts w:eastAsia="Times New Roman"/>
                <w:color w:val="000000"/>
                <w:sz w:val="20"/>
                <w:szCs w:val="20"/>
              </w:rPr>
              <w:t>CBStatementDoc</w:t>
            </w:r>
            <w:commentRangeEnd w:id="359"/>
            <w:r>
              <w:rPr>
                <w:rStyle w:val="ad"/>
              </w:rPr>
              <w:commentReference w:id="359"/>
            </w:r>
            <w:commentRangeEnd w:id="360"/>
            <w:r>
              <w:rPr>
                <w:rStyle w:val="ad"/>
              </w:rPr>
              <w:commentReference w:id="360"/>
            </w:r>
            <w:r w:rsidRPr="001E2D31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1E2D31">
              <w:rPr>
                <w:sz w:val="20"/>
                <w:szCs w:val="20"/>
                <w:lang w:val="en-US"/>
              </w:rPr>
              <w:t>sError</w:t>
            </w:r>
            <w:r w:rsidRPr="001E2D31">
              <w:rPr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415782B4" w14:textId="692861F2" w:rsidR="00475EF7" w:rsidRDefault="00475EF7" w:rsidP="005F07A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475EF7" w:rsidRPr="0075170F" w14:paraId="547F4EB6" w14:textId="77777777" w:rsidTr="00475EF7">
        <w:tc>
          <w:tcPr>
            <w:tcW w:w="1998" w:type="dxa"/>
          </w:tcPr>
          <w:p w14:paraId="412205DD" w14:textId="3E1BB94D" w:rsidR="00475EF7" w:rsidRPr="0075170F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75170F">
              <w:rPr>
                <w:rFonts w:cstheme="minorHAnsi"/>
                <w:sz w:val="20"/>
                <w:szCs w:val="20"/>
                <w:lang w:val="en-US"/>
              </w:rPr>
              <w:t>nIndicator</w:t>
            </w:r>
          </w:p>
        </w:tc>
        <w:tc>
          <w:tcPr>
            <w:tcW w:w="2108" w:type="dxa"/>
          </w:tcPr>
          <w:p w14:paraId="5147D3B0" w14:textId="43000EA4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Индикатор аналитик</w:t>
            </w:r>
          </w:p>
        </w:tc>
        <w:tc>
          <w:tcPr>
            <w:tcW w:w="1133" w:type="dxa"/>
          </w:tcPr>
          <w:p w14:paraId="4B90F010" w14:textId="77777777" w:rsidR="00475EF7" w:rsidRPr="0075170F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75170F">
              <w:rPr>
                <w:rFonts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73" w:type="dxa"/>
          </w:tcPr>
          <w:p w14:paraId="12566996" w14:textId="77777777" w:rsidR="00475EF7" w:rsidRPr="0075170F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75170F"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81D55D1" w14:textId="77777777" w:rsidR="00475EF7" w:rsidRPr="0075170F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75170F"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54370BC7" w14:textId="7B45B0E0" w:rsidR="00475EF7" w:rsidRDefault="00475EF7" w:rsidP="0075170F">
            <w:pPr>
              <w:ind w:left="-15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 </w:t>
            </w:r>
          </w:p>
        </w:tc>
        <w:tc>
          <w:tcPr>
            <w:tcW w:w="5103" w:type="dxa"/>
          </w:tcPr>
          <w:p w14:paraId="6F32AAEC" w14:textId="05C239DD" w:rsidR="00475EF7" w:rsidRPr="0075170F" w:rsidDel="00D606C0" w:rsidRDefault="00475EF7" w:rsidP="00475EF7">
            <w:pPr>
              <w:ind w:left="-15"/>
              <w:rPr>
                <w:del w:id="361" w:author="Учетная запись Майкрософт" w:date="2025-08-22T16:00:00Z"/>
                <w:rFonts w:cstheme="minorHAnsi"/>
                <w:sz w:val="20"/>
                <w:szCs w:val="20"/>
              </w:rPr>
            </w:pPr>
            <w:r w:rsidRPr="0075170F">
              <w:rPr>
                <w:rFonts w:cstheme="minorHAnsi"/>
                <w:sz w:val="20"/>
                <w:szCs w:val="20"/>
              </w:rPr>
              <w:t xml:space="preserve">Цвет, присваиваемый в зависимости от наличия аналитик распределения по СП. </w:t>
            </w:r>
            <w:ins w:id="362" w:author="Учетная запись Майкрософт" w:date="2025-08-22T16:00:00Z">
              <w:r w:rsidR="00D606C0" w:rsidRPr="00D606C0">
                <w:rPr>
                  <w:rFonts w:cstheme="minorHAnsi"/>
                  <w:sz w:val="20"/>
                  <w:szCs w:val="20"/>
                </w:rPr>
                <w:t>Зеленый – все аналитики заполнены (nIndicator = 100), красный – хоть одна аналитика не заполнена (nIndicator = 200).</w:t>
              </w:r>
            </w:ins>
            <w:del w:id="363" w:author="Учетная запись Майкрософт" w:date="2025-08-22T16:00:00Z">
              <w:r w:rsidRPr="0075170F" w:rsidDel="00D606C0">
                <w:rPr>
                  <w:rFonts w:cstheme="minorHAnsi"/>
                  <w:sz w:val="20"/>
                  <w:szCs w:val="20"/>
                </w:rPr>
                <w:delText>Зеленый – все аналитики заполнены, красный – хоть одна аналитика не заполнена.</w:delText>
              </w:r>
            </w:del>
          </w:p>
          <w:p w14:paraId="05D4080A" w14:textId="77777777" w:rsidR="00475EF7" w:rsidRDefault="00475EF7" w:rsidP="00475EF7">
            <w:pPr>
              <w:pStyle w:val="a6"/>
              <w:ind w:left="-15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</w:t>
            </w:r>
            <w:r w:rsidRPr="0075170F">
              <w:rPr>
                <w:rFonts w:cstheme="minorHAnsi"/>
                <w:sz w:val="20"/>
                <w:szCs w:val="20"/>
              </w:rPr>
              <w:t>Проверить, что ПП/ВПП не автомати</w:t>
            </w:r>
            <w:r>
              <w:rPr>
                <w:rFonts w:cstheme="minorHAnsi"/>
                <w:sz w:val="20"/>
                <w:szCs w:val="20"/>
              </w:rPr>
              <w:t>че</w:t>
            </w:r>
            <w:r w:rsidRPr="0075170F">
              <w:rPr>
                <w:rFonts w:cstheme="minorHAnsi"/>
                <w:sz w:val="20"/>
                <w:szCs w:val="20"/>
              </w:rPr>
              <w:t xml:space="preserve">ски создано (флаг </w:t>
            </w:r>
            <w:r w:rsidRPr="0075170F">
              <w:rPr>
                <w:rFonts w:cstheme="minorHAnsi"/>
                <w:sz w:val="20"/>
                <w:szCs w:val="20"/>
                <w:lang w:val="en-US"/>
              </w:rPr>
              <w:t>bAutoCreate</w:t>
            </w:r>
            <w:r w:rsidRPr="0075170F">
              <w:rPr>
                <w:rFonts w:cstheme="minorHAnsi"/>
                <w:sz w:val="20"/>
                <w:szCs w:val="20"/>
              </w:rPr>
              <w:t xml:space="preserve"> = ‘’ у </w:t>
            </w:r>
            <w:r w:rsidRPr="0075170F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75170F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75170F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OrderBankIn</w:t>
            </w:r>
            <w:r w:rsidRPr="0075170F">
              <w:rPr>
                <w:rFonts w:eastAsia="Times New Roman"/>
                <w:color w:val="000000"/>
                <w:sz w:val="20"/>
                <w:szCs w:val="20"/>
              </w:rPr>
              <w:t>/</w:t>
            </w:r>
            <w:r w:rsidRPr="0075170F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75170F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75170F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 w:rsidRPr="0075170F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>. Если да, то присвоить зеленый цвет.</w:t>
            </w:r>
          </w:p>
          <w:p w14:paraId="3245151E" w14:textId="77777777" w:rsidR="00475EF7" w:rsidRDefault="00475EF7" w:rsidP="00475EF7">
            <w:pPr>
              <w:pStyle w:val="a6"/>
              <w:ind w:left="-15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2.Иначе (если </w:t>
            </w:r>
            <w:r w:rsidRPr="0075170F">
              <w:rPr>
                <w:rFonts w:cstheme="minorHAnsi"/>
                <w:sz w:val="20"/>
                <w:szCs w:val="20"/>
                <w:lang w:val="en-US"/>
              </w:rPr>
              <w:t>bAutoCreate</w:t>
            </w:r>
            <w:r>
              <w:rPr>
                <w:rFonts w:cstheme="minorHAnsi"/>
                <w:sz w:val="20"/>
                <w:szCs w:val="20"/>
              </w:rPr>
              <w:t xml:space="preserve"> не пусто), проверить на заполнение атрибуты документа БВ и распределения ПП/ВПП для него: </w:t>
            </w:r>
          </w:p>
          <w:p w14:paraId="702F3AF2" w14:textId="77777777" w:rsidR="00DD4DCF" w:rsidRDefault="00475EF7" w:rsidP="00475EF7">
            <w:pPr>
              <w:ind w:left="-15"/>
              <w:rPr>
                <w:ins w:id="364" w:author="Учетная запись Майкрософт" w:date="2025-08-19T10:11:00Z"/>
                <w:rFonts w:eastAsia="Times New Roman"/>
                <w:sz w:val="20"/>
                <w:szCs w:val="20"/>
              </w:rPr>
            </w:pPr>
            <w:bookmarkStart w:id="365" w:name="_Hlk201140962"/>
            <w:r w:rsidRPr="0025552D">
              <w:rPr>
                <w:rFonts w:eastAsia="Times New Roman"/>
                <w:sz w:val="20"/>
                <w:szCs w:val="20"/>
                <w:lang w:val="en-US"/>
              </w:rPr>
              <w:t>Pm</w:t>
            </w:r>
            <w:r w:rsidRPr="0025552D">
              <w:rPr>
                <w:rFonts w:eastAsia="Times New Roman"/>
                <w:sz w:val="20"/>
                <w:szCs w:val="20"/>
              </w:rPr>
              <w:t>_</w:t>
            </w:r>
            <w:r w:rsidRPr="0025552D">
              <w:rPr>
                <w:rFonts w:eastAsia="Times New Roman"/>
                <w:sz w:val="20"/>
                <w:szCs w:val="20"/>
                <w:lang w:val="en-US"/>
              </w:rPr>
              <w:t>CBStatementDoc</w:t>
            </w:r>
            <w:r w:rsidRPr="0025552D">
              <w:rPr>
                <w:rFonts w:eastAsia="Times New Roman"/>
                <w:sz w:val="20"/>
                <w:szCs w:val="20"/>
              </w:rPr>
              <w:t>.</w:t>
            </w:r>
            <w:bookmarkEnd w:id="365"/>
            <w:r w:rsidRPr="0025552D">
              <w:rPr>
                <w:rFonts w:eastAsia="Times New Roman"/>
                <w:sz w:val="20"/>
                <w:szCs w:val="20"/>
                <w:lang w:val="en-US"/>
              </w:rPr>
              <w:t>gidSettlerOut</w:t>
            </w:r>
            <w:r w:rsidRPr="0025552D">
              <w:rPr>
                <w:rFonts w:eastAsia="Times New Roman"/>
                <w:sz w:val="20"/>
                <w:szCs w:val="20"/>
              </w:rPr>
              <w:t xml:space="preserve">, </w:t>
            </w:r>
            <w:r w:rsidRPr="0025552D">
              <w:rPr>
                <w:rFonts w:eastAsia="Times New Roman"/>
                <w:sz w:val="20"/>
                <w:szCs w:val="20"/>
                <w:lang w:val="en-US"/>
              </w:rPr>
              <w:t>Pm</w:t>
            </w:r>
            <w:r w:rsidRPr="0025552D">
              <w:rPr>
                <w:rFonts w:eastAsia="Times New Roman"/>
                <w:sz w:val="20"/>
                <w:szCs w:val="20"/>
              </w:rPr>
              <w:t>_</w:t>
            </w:r>
            <w:r w:rsidRPr="0025552D">
              <w:rPr>
                <w:rFonts w:eastAsia="Times New Roman"/>
                <w:sz w:val="20"/>
                <w:szCs w:val="20"/>
                <w:lang w:val="en-US"/>
              </w:rPr>
              <w:t>CBStatementDoc</w:t>
            </w:r>
            <w:r w:rsidRPr="0025552D">
              <w:rPr>
                <w:rFonts w:eastAsia="Times New Roman"/>
                <w:sz w:val="20"/>
                <w:szCs w:val="20"/>
              </w:rPr>
              <w:t>.</w:t>
            </w:r>
            <w:r w:rsidRPr="0025552D">
              <w:rPr>
                <w:rFonts w:eastAsia="Times New Roman"/>
                <w:sz w:val="20"/>
                <w:szCs w:val="20"/>
                <w:lang w:val="en-US"/>
              </w:rPr>
              <w:t>gidSettlerIn</w:t>
            </w:r>
            <w:r w:rsidRPr="0025552D">
              <w:rPr>
                <w:rFonts w:eastAsia="Times New Roman"/>
                <w:sz w:val="20"/>
                <w:szCs w:val="20"/>
              </w:rPr>
              <w:t xml:space="preserve">, </w:t>
            </w:r>
            <w:r w:rsidRPr="0025552D">
              <w:rPr>
                <w:rFonts w:eastAsia="Times New Roman"/>
                <w:sz w:val="20"/>
                <w:szCs w:val="20"/>
                <w:lang w:val="en-US"/>
              </w:rPr>
              <w:t>Pm</w:t>
            </w:r>
            <w:r w:rsidRPr="0025552D">
              <w:rPr>
                <w:rFonts w:eastAsia="Times New Roman"/>
                <w:sz w:val="20"/>
                <w:szCs w:val="20"/>
              </w:rPr>
              <w:t>_</w:t>
            </w:r>
            <w:r w:rsidRPr="0025552D">
              <w:rPr>
                <w:rFonts w:eastAsia="Times New Roman"/>
                <w:sz w:val="20"/>
                <w:szCs w:val="20"/>
                <w:lang w:val="en-US"/>
              </w:rPr>
              <w:t>ObjSumDistr</w:t>
            </w:r>
            <w:r w:rsidRPr="0025552D">
              <w:rPr>
                <w:rFonts w:eastAsia="Times New Roman"/>
                <w:sz w:val="20"/>
                <w:szCs w:val="20"/>
              </w:rPr>
              <w:t>.</w:t>
            </w:r>
            <w:r w:rsidRPr="0025552D">
              <w:rPr>
                <w:rFonts w:eastAsia="Times New Roman"/>
                <w:sz w:val="20"/>
                <w:szCs w:val="20"/>
                <w:lang w:val="en-US"/>
              </w:rPr>
              <w:t>idBisObj</w:t>
            </w:r>
            <w:r w:rsidRPr="0025552D">
              <w:rPr>
                <w:rFonts w:eastAsia="Times New Roman"/>
                <w:sz w:val="20"/>
                <w:szCs w:val="20"/>
              </w:rPr>
              <w:t>, Pm_ObjSumDistr.idBudgItem, Pm_ObjSumDistr.sAttrValMC(idOfsResponsible),</w:t>
            </w:r>
          </w:p>
          <w:p w14:paraId="47F1B5FC" w14:textId="1EDF62E2" w:rsidR="00DD4DCF" w:rsidRDefault="00DD4DCF" w:rsidP="00475EF7">
            <w:pPr>
              <w:ind w:left="-15"/>
              <w:rPr>
                <w:ins w:id="366" w:author="Учетная запись Майкрософт" w:date="2025-08-19T10:10:00Z"/>
                <w:rFonts w:eastAsia="Times New Roman"/>
                <w:sz w:val="20"/>
                <w:szCs w:val="20"/>
              </w:rPr>
            </w:pPr>
            <w:ins w:id="367" w:author="Учетная запись Майкрософт" w:date="2025-08-19T10:11:00Z">
              <w:r w:rsidRPr="0025552D">
                <w:rPr>
                  <w:rFonts w:eastAsia="Times New Roman"/>
                  <w:sz w:val="20"/>
                  <w:szCs w:val="20"/>
                </w:rPr>
                <w:t>Pm_ObjSumDistr.</w:t>
              </w:r>
              <w:r w:rsidRPr="0025552D">
                <w:rPr>
                  <w:rFonts w:eastAsia="Times New Roman"/>
                  <w:sz w:val="20"/>
                  <w:szCs w:val="20"/>
                  <w:lang w:val="en-US"/>
                </w:rPr>
                <w:t>idContract</w:t>
              </w:r>
              <w:r w:rsidRPr="0025552D">
                <w:rPr>
                  <w:rFonts w:eastAsia="Times New Roman"/>
                  <w:sz w:val="20"/>
                  <w:szCs w:val="20"/>
                </w:rPr>
                <w:t>.</w:t>
              </w:r>
            </w:ins>
          </w:p>
          <w:p w14:paraId="02AB2908" w14:textId="3A26771F" w:rsidR="00DD4DCF" w:rsidRDefault="00DD4DCF" w:rsidP="00475EF7">
            <w:pPr>
              <w:ind w:left="-15"/>
              <w:rPr>
                <w:ins w:id="368" w:author="Учетная запись Майкрософт" w:date="2025-08-19T10:10:00Z"/>
                <w:rFonts w:eastAsia="Times New Roman"/>
                <w:sz w:val="20"/>
                <w:szCs w:val="20"/>
              </w:rPr>
            </w:pPr>
            <w:ins w:id="369" w:author="Учетная запись Майкрософт" w:date="2025-08-19T10:10:00Z">
              <w:r>
                <w:rPr>
                  <w:rFonts w:eastAsia="Times New Roman"/>
                  <w:sz w:val="20"/>
                  <w:szCs w:val="20"/>
                </w:rPr>
                <w:t>Проектно:</w:t>
              </w:r>
            </w:ins>
          </w:p>
          <w:p w14:paraId="3B9F7405" w14:textId="74F3CC4E" w:rsidR="00475EF7" w:rsidRDefault="00475EF7" w:rsidP="00475EF7">
            <w:pPr>
              <w:ind w:left="-15"/>
              <w:rPr>
                <w:rFonts w:eastAsia="Times New Roman"/>
                <w:sz w:val="20"/>
                <w:szCs w:val="20"/>
              </w:rPr>
            </w:pPr>
            <w:r w:rsidRPr="0025552D">
              <w:rPr>
                <w:rFonts w:eastAsia="Times New Roman"/>
                <w:sz w:val="20"/>
                <w:szCs w:val="20"/>
              </w:rPr>
              <w:t xml:space="preserve"> </w:t>
            </w:r>
            <w:commentRangeStart w:id="370"/>
            <w:commentRangeStart w:id="371"/>
            <w:r w:rsidRPr="0025552D">
              <w:rPr>
                <w:rFonts w:eastAsia="Times New Roman"/>
                <w:sz w:val="20"/>
                <w:szCs w:val="20"/>
              </w:rPr>
              <w:t>Pm_ObjSumDistr.sAttrValMC(idSngOfsFinCenter)</w:t>
            </w:r>
            <w:ins w:id="372" w:author="Учетная запись Майкрософт" w:date="2025-08-18T18:50:00Z">
              <w:r w:rsidR="00E3632A">
                <w:rPr>
                  <w:rFonts w:eastAsia="Times New Roman"/>
                  <w:sz w:val="20"/>
                  <w:szCs w:val="20"/>
                </w:rPr>
                <w:t xml:space="preserve"> – проектный атритут</w:t>
              </w:r>
            </w:ins>
            <w:r w:rsidRPr="0025552D">
              <w:rPr>
                <w:rFonts w:eastAsia="Times New Roman"/>
                <w:sz w:val="20"/>
                <w:szCs w:val="20"/>
              </w:rPr>
              <w:t xml:space="preserve">, </w:t>
            </w:r>
            <w:commentRangeEnd w:id="370"/>
            <w:r>
              <w:rPr>
                <w:rStyle w:val="ad"/>
              </w:rPr>
              <w:commentReference w:id="370"/>
            </w:r>
            <w:commentRangeEnd w:id="371"/>
            <w:r>
              <w:rPr>
                <w:rStyle w:val="ad"/>
              </w:rPr>
              <w:commentReference w:id="371"/>
            </w:r>
            <w:r w:rsidRPr="0025552D">
              <w:rPr>
                <w:rFonts w:eastAsia="Times New Roman"/>
                <w:sz w:val="20"/>
                <w:szCs w:val="20"/>
              </w:rPr>
              <w:t xml:space="preserve">Pm_ObjSumDistr.sAttrValMC(idRespOfs), </w:t>
            </w:r>
            <w:del w:id="373" w:author="Учетная запись Майкрософт" w:date="2025-08-19T10:11:00Z">
              <w:r w:rsidRPr="0025552D" w:rsidDel="00DD4DCF">
                <w:rPr>
                  <w:rFonts w:eastAsia="Times New Roman"/>
                  <w:sz w:val="20"/>
                  <w:szCs w:val="20"/>
                </w:rPr>
                <w:delText>Pm_ObjSumDistr.</w:delText>
              </w:r>
              <w:r w:rsidRPr="0025552D" w:rsidDel="00DD4DCF">
                <w:rPr>
                  <w:rFonts w:eastAsia="Times New Roman"/>
                  <w:sz w:val="20"/>
                  <w:szCs w:val="20"/>
                  <w:lang w:val="en-US"/>
                </w:rPr>
                <w:delText>idContract</w:delText>
              </w:r>
              <w:r w:rsidRPr="0025552D" w:rsidDel="00DD4DCF">
                <w:rPr>
                  <w:rFonts w:eastAsia="Times New Roman"/>
                  <w:sz w:val="20"/>
                  <w:szCs w:val="20"/>
                </w:rPr>
                <w:delText>.</w:delText>
              </w:r>
            </w:del>
          </w:p>
          <w:p w14:paraId="3E472888" w14:textId="7655CA19" w:rsidR="00475EF7" w:rsidRDefault="00475EF7" w:rsidP="0075170F">
            <w:pPr>
              <w:ind w:left="-15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Атрибуты класса </w:t>
            </w:r>
            <w:r w:rsidRPr="0025552D">
              <w:rPr>
                <w:rFonts w:eastAsia="Times New Roman"/>
                <w:sz w:val="20"/>
                <w:szCs w:val="20"/>
                <w:lang w:val="en-US"/>
              </w:rPr>
              <w:t>Pm</w:t>
            </w:r>
            <w:r w:rsidRPr="0025552D">
              <w:rPr>
                <w:rFonts w:eastAsia="Times New Roman"/>
                <w:sz w:val="20"/>
                <w:szCs w:val="20"/>
              </w:rPr>
              <w:t>_</w:t>
            </w:r>
            <w:r w:rsidRPr="0025552D">
              <w:rPr>
                <w:rFonts w:eastAsia="Times New Roman"/>
                <w:sz w:val="20"/>
                <w:szCs w:val="20"/>
                <w:lang w:val="en-US"/>
              </w:rPr>
              <w:t>ObjSumDistr</w:t>
            </w:r>
            <w:r>
              <w:rPr>
                <w:rFonts w:eastAsia="Times New Roman"/>
                <w:sz w:val="20"/>
                <w:szCs w:val="20"/>
              </w:rPr>
              <w:t xml:space="preserve"> проверить для каждой позиции распределения, связанной с документов </w:t>
            </w:r>
            <w:r w:rsidRPr="0075170F">
              <w:rPr>
                <w:rFonts w:eastAsia="Times New Roman"/>
                <w:sz w:val="20"/>
                <w:szCs w:val="20"/>
              </w:rPr>
              <w:t>БВ (</w:t>
            </w:r>
            <w:r w:rsidRPr="0075170F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75170F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 w:rsidRPr="0075170F"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Pr="0075170F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75170F">
              <w:rPr>
                <w:rFonts w:cstheme="minorHAnsi"/>
                <w:sz w:val="20"/>
                <w:szCs w:val="20"/>
              </w:rPr>
              <w:t>_</w:t>
            </w:r>
            <w:r w:rsidRPr="0075170F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75170F">
              <w:rPr>
                <w:rFonts w:cstheme="minorHAnsi"/>
                <w:sz w:val="20"/>
                <w:szCs w:val="20"/>
              </w:rPr>
              <w:t>.gidDoc</w:t>
            </w:r>
            <w:r w:rsidRPr="0075170F">
              <w:rPr>
                <w:rFonts w:eastAsia="Times New Roman"/>
                <w:sz w:val="20"/>
                <w:szCs w:val="20"/>
              </w:rPr>
              <w:t>)</w:t>
            </w:r>
            <w:r>
              <w:rPr>
                <w:rFonts w:eastAsia="Times New Roman"/>
                <w:sz w:val="20"/>
                <w:szCs w:val="20"/>
              </w:rPr>
              <w:t>.</w:t>
            </w:r>
          </w:p>
          <w:p w14:paraId="3E39E56D" w14:textId="64D66D05" w:rsidR="00475EF7" w:rsidRDefault="00475EF7" w:rsidP="0075170F">
            <w:pPr>
              <w:ind w:left="-15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Если все перечисленные атрибуты заполнены, то присвоить зеленый цвет.</w:t>
            </w:r>
          </w:p>
          <w:p w14:paraId="2C96C52A" w14:textId="4B0C4CBB" w:rsidR="00475EF7" w:rsidRDefault="00475EF7" w:rsidP="0075170F">
            <w:pPr>
              <w:ind w:left="-15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lastRenderedPageBreak/>
              <w:t xml:space="preserve">Если хоть один атрибут не заполнен в документе БВ или строке распределения, то присвоить красный цвет. </w:t>
            </w:r>
          </w:p>
          <w:p w14:paraId="39462ED4" w14:textId="6C17C15A" w:rsidR="00475EF7" w:rsidRPr="0075170F" w:rsidRDefault="00475EF7" w:rsidP="003706B2">
            <w:pPr>
              <w:ind w:left="-15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Присвоение цвета индикатору происходит динамически, атрибут не хранимый.</w:t>
            </w:r>
          </w:p>
        </w:tc>
      </w:tr>
      <w:tr w:rsidR="00475EF7" w:rsidRPr="00B177AA" w14:paraId="1F7DE076" w14:textId="77777777" w:rsidTr="00475EF7">
        <w:tc>
          <w:tcPr>
            <w:tcW w:w="1998" w:type="dxa"/>
          </w:tcPr>
          <w:p w14:paraId="6777883A" w14:textId="765D82A5" w:rsidR="00475EF7" w:rsidRPr="004C15C3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4C15C3">
              <w:rPr>
                <w:rFonts w:cstheme="minorHAnsi"/>
                <w:sz w:val="20"/>
                <w:szCs w:val="20"/>
                <w:lang w:val="en-US"/>
              </w:rPr>
              <w:lastRenderedPageBreak/>
              <w:t>sIndicator</w:t>
            </w:r>
          </w:p>
        </w:tc>
        <w:tc>
          <w:tcPr>
            <w:tcW w:w="2108" w:type="dxa"/>
          </w:tcPr>
          <w:p w14:paraId="6FB20989" w14:textId="0D08600C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Примечание к индикатору аналитик</w:t>
            </w:r>
          </w:p>
        </w:tc>
        <w:tc>
          <w:tcPr>
            <w:tcW w:w="1133" w:type="dxa"/>
          </w:tcPr>
          <w:p w14:paraId="1C24BF43" w14:textId="78035290" w:rsidR="00475EF7" w:rsidRPr="004C15C3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4C15C3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48CA35CC" w14:textId="29A74AE0" w:rsidR="00475EF7" w:rsidRPr="004C15C3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4C15C3"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07E9F64" w14:textId="11F041E7" w:rsidR="00475EF7" w:rsidRPr="004C15C3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4C15C3"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0BB62D62" w14:textId="041B0B34" w:rsidR="00475EF7" w:rsidRDefault="00475EF7" w:rsidP="00831EA1">
            <w:pPr>
              <w:pStyle w:val="a6"/>
              <w:ind w:left="-15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5103" w:type="dxa"/>
          </w:tcPr>
          <w:p w14:paraId="5FB2A6CE" w14:textId="77777777" w:rsidR="00475EF7" w:rsidRDefault="00475EF7" w:rsidP="00475EF7">
            <w:pPr>
              <w:pStyle w:val="a6"/>
              <w:ind w:left="-15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Динамически формируемое сообщение в зависимости от </w:t>
            </w:r>
            <w:r w:rsidRPr="0075170F">
              <w:rPr>
                <w:rFonts w:cstheme="minorHAnsi"/>
                <w:sz w:val="20"/>
                <w:szCs w:val="20"/>
                <w:lang w:val="en-US"/>
              </w:rPr>
              <w:t>nIndicator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1C8970A2" w14:textId="63B61044" w:rsidR="00475EF7" w:rsidRDefault="00475EF7" w:rsidP="00475EF7">
            <w:pPr>
              <w:pStyle w:val="a6"/>
              <w:ind w:left="-15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Если </w:t>
            </w:r>
            <w:r w:rsidRPr="0075170F">
              <w:rPr>
                <w:rFonts w:cstheme="minorHAnsi"/>
                <w:sz w:val="20"/>
                <w:szCs w:val="20"/>
                <w:lang w:val="en-US"/>
              </w:rPr>
              <w:t>nIndicator</w:t>
            </w:r>
            <w:r>
              <w:rPr>
                <w:rFonts w:cstheme="minorHAnsi"/>
                <w:sz w:val="20"/>
                <w:szCs w:val="20"/>
              </w:rPr>
              <w:t xml:space="preserve"> – зеленый, то сообщение – пусто.</w:t>
            </w:r>
          </w:p>
          <w:p w14:paraId="64B56F5B" w14:textId="697D6FFA" w:rsidR="00475EF7" w:rsidRPr="00A317E4" w:rsidRDefault="00475EF7" w:rsidP="00D5513C">
            <w:pPr>
              <w:pStyle w:val="a6"/>
              <w:ind w:left="-15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Иначе сформировать сообщение: «Не найдены: </w:t>
            </w:r>
            <w:r w:rsidRPr="00A317E4"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 xml:space="preserve">перечень полей, которые анализируются при заполнении </w:t>
            </w:r>
            <w:r w:rsidRPr="0075170F">
              <w:rPr>
                <w:rFonts w:cstheme="minorHAnsi"/>
                <w:sz w:val="20"/>
                <w:szCs w:val="20"/>
                <w:lang w:val="en-US"/>
              </w:rPr>
              <w:t>nIndicator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commentRangeStart w:id="374"/>
            <w:commentRangeStart w:id="375"/>
            <w:r w:rsidRPr="00625881">
              <w:rPr>
                <w:rFonts w:cstheme="minorHAnsi"/>
                <w:strike/>
                <w:sz w:val="20"/>
                <w:szCs w:val="20"/>
              </w:rPr>
              <w:t>экрана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commentRangeEnd w:id="374"/>
            <w:r>
              <w:rPr>
                <w:rStyle w:val="ad"/>
              </w:rPr>
              <w:commentReference w:id="374"/>
            </w:r>
            <w:commentRangeEnd w:id="375"/>
            <w:r>
              <w:rPr>
                <w:rStyle w:val="ad"/>
              </w:rPr>
              <w:commentReference w:id="375"/>
            </w:r>
            <w:r>
              <w:rPr>
                <w:rFonts w:cstheme="minorHAnsi"/>
                <w:sz w:val="20"/>
                <w:szCs w:val="20"/>
              </w:rPr>
              <w:t>с наименованием отсутствующих аналитик</w:t>
            </w:r>
            <w:r w:rsidRPr="00A317E4">
              <w:rPr>
                <w:rFonts w:cstheme="minorHAnsi"/>
                <w:sz w:val="20"/>
                <w:szCs w:val="20"/>
              </w:rPr>
              <w:t>$</w:t>
            </w:r>
            <w:r>
              <w:rPr>
                <w:rFonts w:cstheme="minorHAnsi"/>
                <w:sz w:val="20"/>
                <w:szCs w:val="20"/>
              </w:rPr>
              <w:t xml:space="preserve">.» Пример: «Не найдены: Статья БДДС, ЦФО, </w:t>
            </w:r>
            <w:commentRangeStart w:id="376"/>
            <w:commentRangeStart w:id="377"/>
            <w:r>
              <w:rPr>
                <w:rFonts w:cstheme="minorHAnsi"/>
                <w:sz w:val="20"/>
                <w:szCs w:val="20"/>
              </w:rPr>
              <w:t>ЦФУ</w:t>
            </w:r>
            <w:ins w:id="378" w:author="Учетная запись Майкрософт" w:date="2025-08-18T18:56:00Z">
              <w:r w:rsidR="00D5513C">
                <w:rPr>
                  <w:rFonts w:cstheme="minorHAnsi"/>
                  <w:sz w:val="20"/>
                  <w:szCs w:val="20"/>
                </w:rPr>
                <w:t xml:space="preserve"> (</w:t>
              </w:r>
              <w:r w:rsidR="00D5513C" w:rsidRPr="00D5513C">
                <w:rPr>
                  <w:rFonts w:cstheme="minorHAnsi"/>
                  <w:sz w:val="20"/>
                  <w:szCs w:val="20"/>
                </w:rPr>
                <w:t>проектный атрибут</w:t>
              </w:r>
              <w:r w:rsidR="00D5513C">
                <w:rPr>
                  <w:rFonts w:cstheme="minorHAnsi"/>
                  <w:sz w:val="20"/>
                  <w:szCs w:val="20"/>
                </w:rPr>
                <w:t>)</w:t>
              </w:r>
            </w:ins>
            <w:r>
              <w:rPr>
                <w:rFonts w:cstheme="minorHAnsi"/>
                <w:sz w:val="20"/>
                <w:szCs w:val="20"/>
              </w:rPr>
              <w:t xml:space="preserve">, Куратор по </w:t>
            </w:r>
            <w:proofErr w:type="gramStart"/>
            <w:r>
              <w:rPr>
                <w:rFonts w:cstheme="minorHAnsi"/>
                <w:sz w:val="20"/>
                <w:szCs w:val="20"/>
              </w:rPr>
              <w:t>направлению</w:t>
            </w:r>
            <w:commentRangeEnd w:id="376"/>
            <w:commentRangeEnd w:id="377"/>
            <w:ins w:id="379" w:author="Учетная запись Майкрософт" w:date="2025-08-18T18:56:00Z">
              <w:r w:rsidR="00D5513C">
                <w:rPr>
                  <w:rFonts w:cstheme="minorHAnsi"/>
                  <w:sz w:val="20"/>
                  <w:szCs w:val="20"/>
                </w:rPr>
                <w:t>(</w:t>
              </w:r>
              <w:proofErr w:type="gramEnd"/>
              <w:r w:rsidR="00D5513C" w:rsidRPr="00D5513C">
                <w:rPr>
                  <w:rFonts w:cstheme="minorHAnsi"/>
                  <w:sz w:val="20"/>
                  <w:szCs w:val="20"/>
                </w:rPr>
                <w:t>проектный атрибут</w:t>
              </w:r>
              <w:r w:rsidR="00D5513C">
                <w:rPr>
                  <w:rFonts w:cstheme="minorHAnsi"/>
                  <w:sz w:val="20"/>
                  <w:szCs w:val="20"/>
                </w:rPr>
                <w:t>)</w:t>
              </w:r>
            </w:ins>
            <w:del w:id="380" w:author="Учетная запись Майкрософт" w:date="2025-08-18T18:56:00Z">
              <w:r w:rsidRPr="00D5513C" w:rsidDel="00D5513C">
                <w:rPr>
                  <w:rFonts w:cstheme="minorHAnsi"/>
                  <w:sz w:val="20"/>
                  <w:szCs w:val="20"/>
                </w:rPr>
                <w:commentReference w:id="376"/>
              </w:r>
            </w:del>
            <w:r w:rsidR="00D5513C">
              <w:rPr>
                <w:rStyle w:val="ad"/>
              </w:rPr>
              <w:commentReference w:id="377"/>
            </w:r>
            <w:r>
              <w:rPr>
                <w:rFonts w:cstheme="minorHAnsi"/>
                <w:sz w:val="20"/>
                <w:szCs w:val="20"/>
              </w:rPr>
              <w:t>.» В сообщение выводятся поля с наименованиями, а не кодами (см. блок «Аналитики распределения по СП»).</w:t>
            </w:r>
          </w:p>
        </w:tc>
      </w:tr>
      <w:tr w:rsidR="00475EF7" w:rsidRPr="00364C41" w14:paraId="1E318DCA" w14:textId="77777777" w:rsidTr="00475EF7">
        <w:tc>
          <w:tcPr>
            <w:tcW w:w="1998" w:type="dxa"/>
          </w:tcPr>
          <w:p w14:paraId="465AFD79" w14:textId="77777777" w:rsidR="00475EF7" w:rsidRPr="00BB0BA8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BB0BA8">
              <w:rPr>
                <w:rFonts w:cstheme="minorHAnsi"/>
                <w:sz w:val="20"/>
                <w:szCs w:val="20"/>
                <w:lang w:val="en-US"/>
              </w:rPr>
              <w:t>idState</w:t>
            </w:r>
          </w:p>
        </w:tc>
        <w:tc>
          <w:tcPr>
            <w:tcW w:w="2108" w:type="dxa"/>
          </w:tcPr>
          <w:p w14:paraId="2BBAD271" w14:textId="77777777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sz w:val="20"/>
                <w:szCs w:val="20"/>
                <w:lang w:eastAsia="ru-RU"/>
              </w:rPr>
              <w:t>Состояние</w:t>
            </w:r>
          </w:p>
        </w:tc>
        <w:tc>
          <w:tcPr>
            <w:tcW w:w="1133" w:type="dxa"/>
          </w:tcPr>
          <w:p w14:paraId="3927F777" w14:textId="77777777" w:rsidR="00475EF7" w:rsidRPr="00BB0BA8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BB0BA8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1731C8D3" w14:textId="77777777" w:rsidR="00475EF7" w:rsidRDefault="00475EF7" w:rsidP="005F07AC">
            <w:pPr>
              <w:pStyle w:val="a6"/>
              <w:ind w:left="0"/>
              <w:rPr>
                <w:ins w:id="381" w:author="Учетная запись Майкрософт" w:date="2025-08-18T10:41:00Z"/>
                <w:rFonts w:cstheme="minorHAnsi"/>
                <w:sz w:val="20"/>
                <w:szCs w:val="20"/>
              </w:rPr>
            </w:pPr>
            <w:r w:rsidRPr="00BB0BA8">
              <w:rPr>
                <w:rFonts w:cstheme="minorHAnsi"/>
                <w:sz w:val="20"/>
                <w:szCs w:val="20"/>
              </w:rPr>
              <w:t xml:space="preserve">Id – нет, </w:t>
            </w:r>
            <w:r w:rsidRPr="00BB0BA8">
              <w:rPr>
                <w:rFonts w:cstheme="minorHAnsi"/>
                <w:sz w:val="20"/>
                <w:szCs w:val="20"/>
                <w:lang w:val="en-US"/>
              </w:rPr>
              <w:t>HL</w:t>
            </w:r>
            <w:r w:rsidRPr="00BB0BA8">
              <w:rPr>
                <w:rFonts w:cstheme="minorHAnsi"/>
                <w:sz w:val="20"/>
                <w:szCs w:val="20"/>
              </w:rPr>
              <w:t>-да</w:t>
            </w:r>
          </w:p>
          <w:p w14:paraId="4D4D75D5" w14:textId="40D2CA98" w:rsidR="00AE53AB" w:rsidRPr="00BB0BA8" w:rsidRDefault="00AE53AB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ins w:id="382" w:author="Учетная запись Майкрософт" w:date="2025-08-18T10:42:00Z">
              <w:r>
                <w:rPr>
                  <w:rFonts w:cstheme="minorHAnsi"/>
                  <w:sz w:val="20"/>
                  <w:szCs w:val="20"/>
                </w:rPr>
                <w:t>МС - да</w:t>
              </w:r>
            </w:ins>
          </w:p>
        </w:tc>
        <w:tc>
          <w:tcPr>
            <w:tcW w:w="925" w:type="dxa"/>
          </w:tcPr>
          <w:p w14:paraId="2FAE51E8" w14:textId="77777777" w:rsidR="00475EF7" w:rsidRPr="00BB0BA8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BB0BA8">
              <w:rPr>
                <w:rFonts w:cstheme="minorHAnsi"/>
                <w:sz w:val="20"/>
                <w:szCs w:val="20"/>
                <w:lang w:val="en-US"/>
              </w:rPr>
              <w:t>HL</w:t>
            </w:r>
            <w:r w:rsidRPr="00BB0BA8">
              <w:rPr>
                <w:rFonts w:cstheme="minorHAnsi"/>
                <w:sz w:val="20"/>
                <w:szCs w:val="20"/>
              </w:rPr>
              <w:t>-да</w:t>
            </w:r>
          </w:p>
        </w:tc>
        <w:tc>
          <w:tcPr>
            <w:tcW w:w="3070" w:type="dxa"/>
          </w:tcPr>
          <w:p w14:paraId="22C82915" w14:textId="15CBBC18" w:rsidR="00475EF7" w:rsidRDefault="00475EF7" w:rsidP="00475EF7">
            <w:pPr>
              <w:pStyle w:val="a6"/>
              <w:tabs>
                <w:tab w:val="left" w:pos="284"/>
              </w:tabs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BB0BA8">
              <w:rPr>
                <w:rFonts w:eastAsia="Times New Roman"/>
                <w:sz w:val="20"/>
                <w:szCs w:val="20"/>
              </w:rPr>
              <w:t>Pm_CBStatementDoc.</w:t>
            </w:r>
            <w:r w:rsidRPr="00BB0BA8">
              <w:rPr>
                <w:rFonts w:cstheme="minorHAnsi"/>
                <w:sz w:val="20"/>
                <w:szCs w:val="20"/>
                <w:lang w:val="en-US"/>
              </w:rPr>
              <w:t>idState</w:t>
            </w:r>
            <w:r w:rsidRPr="00BB0BA8">
              <w:rPr>
                <w:rFonts w:cstheme="minorHAnsi"/>
                <w:sz w:val="20"/>
                <w:szCs w:val="20"/>
              </w:rPr>
              <w:t xml:space="preserve">. </w:t>
            </w:r>
          </w:p>
          <w:p w14:paraId="05B86F10" w14:textId="6E392C4A" w:rsidR="00475EF7" w:rsidRDefault="00475EF7" w:rsidP="00354DC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103" w:type="dxa"/>
          </w:tcPr>
          <w:p w14:paraId="26E21E23" w14:textId="77777777" w:rsidR="00475EF7" w:rsidRPr="00825CE2" w:rsidRDefault="00475EF7" w:rsidP="00475EF7">
            <w:pPr>
              <w:pStyle w:val="a6"/>
              <w:tabs>
                <w:tab w:val="left" w:pos="284"/>
              </w:tabs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BB0BA8">
              <w:rPr>
                <w:rFonts w:cstheme="minorHAnsi"/>
                <w:sz w:val="20"/>
                <w:szCs w:val="20"/>
              </w:rPr>
              <w:t xml:space="preserve">Ручной выбор настроенных состояний из списка. При смене состояния на «Обработано </w:t>
            </w:r>
            <w:r>
              <w:rPr>
                <w:rFonts w:cstheme="minorHAnsi"/>
                <w:sz w:val="20"/>
                <w:szCs w:val="20"/>
              </w:rPr>
              <w:t>ФУ</w:t>
            </w:r>
            <w:r w:rsidRPr="00BB0BA8">
              <w:rPr>
                <w:rFonts w:cstheme="minorHAnsi"/>
                <w:sz w:val="20"/>
                <w:szCs w:val="20"/>
              </w:rPr>
              <w:t>»</w:t>
            </w:r>
            <w:r w:rsidRPr="00026FB2">
              <w:rPr>
                <w:rFonts w:cstheme="minorHAnsi"/>
                <w:sz w:val="20"/>
                <w:szCs w:val="20"/>
              </w:rPr>
              <w:t xml:space="preserve"> (</w:t>
            </w:r>
            <w:r w:rsidRPr="00825CE2">
              <w:rPr>
                <w:rFonts w:cstheme="minorHAnsi"/>
                <w:sz w:val="20"/>
                <w:szCs w:val="20"/>
                <w:lang w:val="en-US"/>
              </w:rPr>
              <w:t>MC</w:t>
            </w:r>
            <w:r w:rsidRPr="00825CE2">
              <w:rPr>
                <w:rFonts w:cstheme="minorHAnsi"/>
                <w:sz w:val="20"/>
                <w:szCs w:val="20"/>
              </w:rPr>
              <w:t xml:space="preserve">=200), вызвать метод «Изменение состояния документа БВ» </w:t>
            </w:r>
            <w:r w:rsidRPr="00825CE2">
              <w:rPr>
                <w:rFonts w:cstheme="minorHAnsi"/>
                <w:sz w:val="20"/>
                <w:szCs w:val="20"/>
                <w:highlight w:val="yellow"/>
              </w:rPr>
              <w:t>(ТЗ «Разработка метода изменения состояния документа БВ», ДП ХХХ</w:t>
            </w:r>
            <w:r w:rsidRPr="00825CE2">
              <w:rPr>
                <w:rFonts w:cstheme="minorHAnsi"/>
                <w:sz w:val="20"/>
                <w:szCs w:val="20"/>
                <w:highlight w:val="yellow"/>
                <w:lang w:val="en-US"/>
              </w:rPr>
              <w:t>D</w:t>
            </w:r>
            <w:r w:rsidRPr="00825CE2">
              <w:rPr>
                <w:rFonts w:cstheme="minorHAnsi"/>
                <w:sz w:val="20"/>
                <w:szCs w:val="20"/>
                <w:highlight w:val="yellow"/>
              </w:rPr>
              <w:t xml:space="preserve">), </w:t>
            </w:r>
            <w:r w:rsidRPr="00825CE2">
              <w:rPr>
                <w:rFonts w:cstheme="minorHAnsi"/>
                <w:sz w:val="20"/>
                <w:szCs w:val="20"/>
              </w:rPr>
              <w:t xml:space="preserve">подав на вход </w:t>
            </w:r>
            <w:r w:rsidRPr="00825CE2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825CE2">
              <w:rPr>
                <w:rFonts w:cstheme="minorHAnsi"/>
                <w:sz w:val="20"/>
                <w:szCs w:val="20"/>
              </w:rPr>
              <w:t>_</w:t>
            </w:r>
            <w:r w:rsidRPr="00825CE2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825CE2">
              <w:rPr>
                <w:rFonts w:cstheme="minorHAnsi"/>
                <w:sz w:val="20"/>
                <w:szCs w:val="20"/>
              </w:rPr>
              <w:t>.</w:t>
            </w:r>
            <w:r w:rsidRPr="00825CE2">
              <w:rPr>
                <w:rFonts w:cstheme="minorHAnsi"/>
                <w:sz w:val="20"/>
                <w:szCs w:val="20"/>
                <w:lang w:val="en-US"/>
              </w:rPr>
              <w:t>gid</w:t>
            </w:r>
            <w:r w:rsidRPr="00825CE2">
              <w:rPr>
                <w:rFonts w:cstheme="minorHAnsi"/>
                <w:sz w:val="20"/>
                <w:szCs w:val="20"/>
              </w:rPr>
              <w:t xml:space="preserve"> и </w:t>
            </w:r>
            <w:r w:rsidRPr="00825CE2">
              <w:rPr>
                <w:rFonts w:cstheme="minorHAnsi"/>
                <w:sz w:val="20"/>
                <w:szCs w:val="20"/>
                <w:lang w:val="en-US"/>
              </w:rPr>
              <w:t>idStateMC</w:t>
            </w:r>
            <w:r w:rsidRPr="00825CE2">
              <w:rPr>
                <w:rFonts w:cstheme="minorHAnsi"/>
                <w:sz w:val="20"/>
                <w:szCs w:val="20"/>
              </w:rPr>
              <w:t xml:space="preserve"> = 200 («Обработано </w:t>
            </w:r>
            <w:r>
              <w:rPr>
                <w:rFonts w:cstheme="minorHAnsi"/>
                <w:sz w:val="20"/>
                <w:szCs w:val="20"/>
              </w:rPr>
              <w:t>ФУ</w:t>
            </w:r>
            <w:r w:rsidRPr="00825CE2">
              <w:rPr>
                <w:rFonts w:cstheme="minorHAnsi"/>
                <w:sz w:val="20"/>
                <w:szCs w:val="20"/>
              </w:rPr>
              <w:t>»).</w:t>
            </w:r>
          </w:p>
          <w:p w14:paraId="43FB9DD0" w14:textId="4BAAFBEE" w:rsidR="00475EF7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  <w:highlight w:val="yellow"/>
              </w:rPr>
            </w:pPr>
            <w:r>
              <w:rPr>
                <w:rFonts w:cstheme="minorHAnsi"/>
                <w:sz w:val="20"/>
                <w:szCs w:val="20"/>
              </w:rPr>
              <w:t>О</w:t>
            </w:r>
            <w:r w:rsidRPr="00BB0BA8">
              <w:rPr>
                <w:rFonts w:cstheme="minorHAnsi"/>
                <w:sz w:val="20"/>
                <w:szCs w:val="20"/>
              </w:rPr>
              <w:t>бновить вывод</w:t>
            </w:r>
            <w:r>
              <w:rPr>
                <w:rFonts w:cstheme="minorHAnsi"/>
                <w:sz w:val="20"/>
                <w:szCs w:val="20"/>
              </w:rPr>
              <w:t xml:space="preserve"> данных</w:t>
            </w:r>
            <w:r w:rsidRPr="00BB0BA8">
              <w:rPr>
                <w:rFonts w:cstheme="minorHAnsi"/>
                <w:sz w:val="20"/>
                <w:szCs w:val="20"/>
              </w:rPr>
              <w:t xml:space="preserve"> на экран</w:t>
            </w:r>
            <w:r>
              <w:rPr>
                <w:rFonts w:cstheme="minorHAnsi"/>
                <w:sz w:val="20"/>
                <w:szCs w:val="20"/>
              </w:rPr>
              <w:t xml:space="preserve">, если исходящий параметр метода </w:t>
            </w:r>
            <w:r>
              <w:rPr>
                <w:rFonts w:cstheme="minorHAnsi"/>
                <w:sz w:val="20"/>
                <w:szCs w:val="20"/>
                <w:lang w:val="en-US"/>
              </w:rPr>
              <w:t>sMessage</w:t>
            </w:r>
            <w:r w:rsidRPr="007132D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пусто</w:t>
            </w:r>
            <w:r w:rsidRPr="00BB0BA8">
              <w:rPr>
                <w:rFonts w:cstheme="minorHAnsi"/>
                <w:sz w:val="20"/>
                <w:szCs w:val="20"/>
              </w:rPr>
              <w:t>.</w:t>
            </w:r>
          </w:p>
          <w:p w14:paraId="4D890FD7" w14:textId="2FB9CB49" w:rsidR="00475EF7" w:rsidRPr="00BB0BA8" w:rsidRDefault="00475EF7" w:rsidP="00354DC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commentRangeStart w:id="383"/>
            <w:commentRangeStart w:id="384"/>
            <w:r w:rsidRPr="00825CE2">
              <w:rPr>
                <w:rFonts w:cstheme="minorHAnsi"/>
                <w:sz w:val="20"/>
                <w:szCs w:val="20"/>
                <w:highlight w:val="yellow"/>
              </w:rPr>
              <w:t xml:space="preserve">Переходы состояний </w:t>
            </w:r>
            <w:r>
              <w:rPr>
                <w:rFonts w:cstheme="minorHAnsi"/>
                <w:sz w:val="20"/>
                <w:szCs w:val="20"/>
                <w:highlight w:val="yellow"/>
              </w:rPr>
              <w:t xml:space="preserve">документов БВ </w:t>
            </w:r>
            <w:r w:rsidRPr="00825CE2">
              <w:rPr>
                <w:rFonts w:cstheme="minorHAnsi"/>
                <w:sz w:val="20"/>
                <w:szCs w:val="20"/>
                <w:highlight w:val="yellow"/>
              </w:rPr>
              <w:t>будут описаны отдельным ТЗ</w:t>
            </w:r>
            <w:r w:rsidRPr="00825CE2">
              <w:rPr>
                <w:rFonts w:cstheme="minorHAnsi"/>
                <w:sz w:val="20"/>
                <w:szCs w:val="20"/>
              </w:rPr>
              <w:t>.</w:t>
            </w:r>
            <w:commentRangeEnd w:id="383"/>
            <w:r>
              <w:rPr>
                <w:rStyle w:val="ad"/>
              </w:rPr>
              <w:commentReference w:id="383"/>
            </w:r>
            <w:commentRangeEnd w:id="384"/>
            <w:r w:rsidR="006E4C52">
              <w:rPr>
                <w:rStyle w:val="ad"/>
              </w:rPr>
              <w:commentReference w:id="384"/>
            </w:r>
          </w:p>
        </w:tc>
      </w:tr>
      <w:tr w:rsidR="00475EF7" w:rsidRPr="00FB229C" w14:paraId="7C62EB49" w14:textId="77777777" w:rsidTr="00475EF7">
        <w:tc>
          <w:tcPr>
            <w:tcW w:w="1998" w:type="dxa"/>
          </w:tcPr>
          <w:p w14:paraId="6E193A53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746BFE">
              <w:rPr>
                <w:rFonts w:eastAsia="Times New Roman"/>
                <w:color w:val="000000"/>
                <w:sz w:val="20"/>
                <w:szCs w:val="20"/>
                <w:lang w:val="en-US"/>
              </w:rPr>
              <w:t>nCountPayDoc</w:t>
            </w:r>
          </w:p>
        </w:tc>
        <w:tc>
          <w:tcPr>
            <w:tcW w:w="2108" w:type="dxa"/>
          </w:tcPr>
          <w:p w14:paraId="58DF67FB" w14:textId="77777777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Количество доступных платежных документов</w:t>
            </w:r>
          </w:p>
        </w:tc>
        <w:tc>
          <w:tcPr>
            <w:tcW w:w="1133" w:type="dxa"/>
          </w:tcPr>
          <w:p w14:paraId="0DA4DC55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5646D">
              <w:rPr>
                <w:rFonts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73" w:type="dxa"/>
          </w:tcPr>
          <w:p w14:paraId="08A55BAF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4ABB01E5" w14:textId="3258ED9D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0954EBC6" w14:textId="23EA2AEF" w:rsidR="00475EF7" w:rsidRDefault="00475EF7" w:rsidP="005F07AC">
            <w:pPr>
              <w:pStyle w:val="a6"/>
              <w:ind w:left="0"/>
              <w:rPr>
                <w:lang w:val="en-US"/>
              </w:rPr>
            </w:pPr>
          </w:p>
        </w:tc>
        <w:tc>
          <w:tcPr>
            <w:tcW w:w="5103" w:type="dxa"/>
          </w:tcPr>
          <w:p w14:paraId="1DB69566" w14:textId="77777777" w:rsidR="00475EF7" w:rsidRPr="006D7B51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D7B51">
              <w:rPr>
                <w:rFonts w:cstheme="minorHAnsi"/>
                <w:sz w:val="20"/>
                <w:szCs w:val="20"/>
              </w:rPr>
              <w:t xml:space="preserve">Количество </w:t>
            </w:r>
            <w:commentRangeStart w:id="385"/>
            <w:commentRangeStart w:id="386"/>
            <w:r w:rsidRPr="006D7B51">
              <w:rPr>
                <w:rFonts w:cstheme="minorHAnsi"/>
                <w:sz w:val="20"/>
                <w:szCs w:val="20"/>
              </w:rPr>
              <w:t>непривязанных</w:t>
            </w:r>
            <w:commentRangeEnd w:id="385"/>
            <w:r>
              <w:rPr>
                <w:rStyle w:val="ad"/>
              </w:rPr>
              <w:commentReference w:id="385"/>
            </w:r>
            <w:commentRangeEnd w:id="386"/>
            <w:r>
              <w:rPr>
                <w:rStyle w:val="ad"/>
              </w:rPr>
              <w:commentReference w:id="386"/>
            </w:r>
            <w:r w:rsidRPr="006D7B51">
              <w:rPr>
                <w:rFonts w:cstheme="minorHAnsi"/>
                <w:sz w:val="20"/>
                <w:szCs w:val="20"/>
              </w:rPr>
              <w:t xml:space="preserve"> ПП/ВПП к документу БВ. </w:t>
            </w:r>
          </w:p>
          <w:p w14:paraId="329FADEF" w14:textId="77777777" w:rsidR="00DD4DCF" w:rsidRDefault="00475EF7" w:rsidP="00475EF7">
            <w:pPr>
              <w:pStyle w:val="a6"/>
              <w:ind w:left="0"/>
              <w:rPr>
                <w:ins w:id="387" w:author="Учетная запись Майкрософт" w:date="2025-08-19T10:14:00Z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Если</w:t>
            </w:r>
            <w:ins w:id="388" w:author="Учетная запись Майкрософт" w:date="2025-08-19T10:14:00Z">
              <w:r w:rsidR="00DD4DCF">
                <w:rPr>
                  <w:rFonts w:cstheme="minorHAnsi"/>
                  <w:sz w:val="20"/>
                  <w:szCs w:val="20"/>
                </w:rPr>
                <w:t>:</w:t>
              </w:r>
            </w:ins>
          </w:p>
          <w:p w14:paraId="1A82A36B" w14:textId="3EB92478" w:rsidR="00DD4DCF" w:rsidRPr="00DD4DCF" w:rsidRDefault="00475EF7" w:rsidP="00475EF7">
            <w:pPr>
              <w:pStyle w:val="a6"/>
              <w:ind w:left="0"/>
              <w:rPr>
                <w:ins w:id="389" w:author="Учетная запись Майкрософт" w:date="2025-08-19T10:15:00Z"/>
                <w:rFonts w:cstheme="minorHAnsi"/>
                <w:sz w:val="20"/>
                <w:szCs w:val="20"/>
              </w:rPr>
            </w:pPr>
            <w:r w:rsidRPr="007A50E4">
              <w:rPr>
                <w:rFonts w:cstheme="minorHAnsi"/>
                <w:sz w:val="20"/>
                <w:szCs w:val="20"/>
              </w:rPr>
              <w:t xml:space="preserve"> </w:t>
            </w:r>
            <w:ins w:id="390" w:author="Учетная запись Майкрософт" w:date="2025-08-19T10:14:00Z">
              <w:r w:rsidR="00DD4DCF">
                <w:rPr>
                  <w:rFonts w:cstheme="minorHAnsi"/>
                  <w:sz w:val="20"/>
                  <w:szCs w:val="20"/>
                  <w:lang w:val="en-US"/>
                </w:rPr>
                <w:t>nDirection</w:t>
              </w:r>
              <w:r w:rsidR="00DD4DCF">
                <w:rPr>
                  <w:rFonts w:cstheme="minorHAnsi"/>
                  <w:sz w:val="20"/>
                  <w:szCs w:val="20"/>
                </w:rPr>
                <w:t xml:space="preserve"> = 1 выборка  из класса </w:t>
              </w:r>
              <w:r w:rsidR="00DD4DCF" w:rsidRPr="003002C8">
                <w:rPr>
                  <w:rFonts w:cstheme="minorHAnsi"/>
                  <w:sz w:val="20"/>
                  <w:szCs w:val="20"/>
                  <w:lang w:val="en-US"/>
                </w:rPr>
                <w:t>Pm</w:t>
              </w:r>
              <w:r w:rsidR="00DD4DCF" w:rsidRPr="00DD4DCF">
                <w:rPr>
                  <w:rFonts w:cstheme="minorHAnsi"/>
                  <w:sz w:val="20"/>
                  <w:szCs w:val="20"/>
                  <w:rPrChange w:id="391" w:author="Учетная запись Майкрософт" w:date="2025-08-19T10:15:00Z">
                    <w:rPr>
                      <w:rFonts w:cstheme="minorHAnsi"/>
                      <w:sz w:val="20"/>
                      <w:szCs w:val="20"/>
                      <w:lang w:val="en-US"/>
                    </w:rPr>
                  </w:rPrChange>
                </w:rPr>
                <w:t>_</w:t>
              </w:r>
              <w:r w:rsidR="00DD4DCF" w:rsidRPr="003002C8">
                <w:rPr>
                  <w:rFonts w:cstheme="minorHAnsi"/>
                  <w:sz w:val="20"/>
                  <w:szCs w:val="20"/>
                  <w:lang w:val="en-US"/>
                </w:rPr>
                <w:t>OrderBankIn</w:t>
              </w:r>
              <w:r w:rsidR="00DD4DCF">
                <w:rPr>
                  <w:rFonts w:cstheme="minorHAnsi"/>
                  <w:sz w:val="20"/>
                  <w:szCs w:val="20"/>
                </w:rPr>
                <w:t xml:space="preserve">, иначе из </w:t>
              </w:r>
            </w:ins>
            <w:ins w:id="392" w:author="Учетная запись Майкрософт" w:date="2025-08-19T10:15:00Z">
              <w:r w:rsidR="00DD4DCF" w:rsidRPr="003002C8">
                <w:rPr>
                  <w:rFonts w:cstheme="minorHAnsi"/>
                  <w:sz w:val="20"/>
                  <w:szCs w:val="20"/>
                  <w:lang w:val="en-US"/>
                </w:rPr>
                <w:t>Pm</w:t>
              </w:r>
              <w:r w:rsidR="00DD4DCF" w:rsidRPr="00DD4DCF">
                <w:rPr>
                  <w:rFonts w:cstheme="minorHAnsi"/>
                  <w:sz w:val="20"/>
                  <w:szCs w:val="20"/>
                  <w:rPrChange w:id="393" w:author="Учетная запись Майкрософт" w:date="2025-08-19T10:15:00Z">
                    <w:rPr>
                      <w:rFonts w:cstheme="minorHAnsi"/>
                      <w:sz w:val="20"/>
                      <w:szCs w:val="20"/>
                      <w:lang w:val="en-US"/>
                    </w:rPr>
                  </w:rPrChange>
                </w:rPr>
                <w:t>_</w:t>
              </w:r>
              <w:r w:rsidR="00DD4DCF">
                <w:rPr>
                  <w:rFonts w:cstheme="minorHAnsi"/>
                  <w:sz w:val="20"/>
                  <w:szCs w:val="20"/>
                  <w:lang w:val="en-US"/>
                </w:rPr>
                <w:t>OrderBankOut</w:t>
              </w:r>
              <w:r w:rsidR="00DD4DCF" w:rsidRPr="00DD4DCF">
                <w:rPr>
                  <w:rFonts w:cstheme="minorHAnsi"/>
                  <w:sz w:val="20"/>
                  <w:szCs w:val="20"/>
                </w:rPr>
                <w:t>,</w:t>
              </w:r>
            </w:ins>
          </w:p>
          <w:p w14:paraId="5FB8DA85" w14:textId="1E6F77C9" w:rsidR="00DD4DCF" w:rsidRPr="00DD4DCF" w:rsidRDefault="00DD4DCF" w:rsidP="00475EF7">
            <w:pPr>
              <w:pStyle w:val="a6"/>
              <w:ind w:left="0"/>
              <w:rPr>
                <w:ins w:id="394" w:author="Учетная запись Майкрософт" w:date="2025-08-19T10:14:00Z"/>
                <w:rFonts w:cstheme="minorHAnsi"/>
                <w:sz w:val="20"/>
                <w:szCs w:val="20"/>
              </w:rPr>
            </w:pPr>
            <w:proofErr w:type="gramStart"/>
            <w:ins w:id="395" w:author="Учетная запись Майкрософт" w:date="2025-08-19T10:15:00Z">
              <w:r>
                <w:rPr>
                  <w:rFonts w:cstheme="minorHAnsi"/>
                  <w:sz w:val="20"/>
                  <w:szCs w:val="20"/>
                </w:rPr>
                <w:t>если</w:t>
              </w:r>
            </w:ins>
            <w:proofErr w:type="gramEnd"/>
          </w:p>
          <w:p w14:paraId="008E342A" w14:textId="20C3FAD8" w:rsidR="00475EF7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7A50E4">
              <w:rPr>
                <w:rFonts w:cstheme="minorHAnsi"/>
                <w:sz w:val="20"/>
                <w:szCs w:val="20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7A50E4">
              <w:rPr>
                <w:rFonts w:cstheme="minorHAnsi"/>
                <w:sz w:val="20"/>
                <w:szCs w:val="20"/>
              </w:rPr>
              <w:t>.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gidSettlerOut</w:t>
            </w:r>
            <w:r w:rsidRPr="007A50E4">
              <w:rPr>
                <w:rFonts w:cstheme="minorHAnsi"/>
                <w:sz w:val="20"/>
                <w:szCs w:val="20"/>
              </w:rPr>
              <w:t>/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7A50E4">
              <w:rPr>
                <w:rFonts w:cstheme="minorHAnsi"/>
                <w:sz w:val="20"/>
                <w:szCs w:val="20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7A50E4">
              <w:rPr>
                <w:rFonts w:cstheme="minorHAnsi"/>
                <w:sz w:val="20"/>
                <w:szCs w:val="20"/>
              </w:rPr>
              <w:t>.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gidSettlerIn</w:t>
            </w:r>
            <w:r w:rsidRPr="007A50E4">
              <w:rPr>
                <w:rFonts w:cstheme="minorHAnsi"/>
                <w:sz w:val="20"/>
                <w:szCs w:val="20"/>
              </w:rPr>
              <w:t xml:space="preserve"> (</w:t>
            </w:r>
            <w:r>
              <w:rPr>
                <w:rFonts w:cstheme="minorHAnsi"/>
                <w:sz w:val="20"/>
                <w:szCs w:val="20"/>
              </w:rPr>
              <w:t>в</w:t>
            </w:r>
            <w:r w:rsidRPr="007A50E4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зависимости</w:t>
            </w:r>
            <w:r w:rsidRPr="007A50E4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от</w:t>
            </w:r>
            <w:r w:rsidRPr="007A50E4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val="en-US"/>
              </w:rPr>
              <w:t>nDirection</w:t>
            </w:r>
            <w:r w:rsidRPr="007A50E4">
              <w:rPr>
                <w:rFonts w:cstheme="minorHAnsi"/>
                <w:sz w:val="20"/>
                <w:szCs w:val="20"/>
              </w:rPr>
              <w:t xml:space="preserve">) </w:t>
            </w:r>
            <w:r>
              <w:rPr>
                <w:rFonts w:cstheme="minorHAnsi"/>
                <w:sz w:val="20"/>
                <w:szCs w:val="20"/>
              </w:rPr>
              <w:t>НЕ</w:t>
            </w:r>
            <w:r w:rsidRPr="007A50E4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пусто</w:t>
            </w:r>
            <w:r w:rsidRPr="007A50E4">
              <w:rPr>
                <w:rFonts w:cstheme="minorHAnsi"/>
                <w:sz w:val="20"/>
                <w:szCs w:val="20"/>
              </w:rPr>
              <w:t>,</w:t>
            </w:r>
            <w:r>
              <w:rPr>
                <w:rFonts w:cstheme="minorHAnsi"/>
                <w:sz w:val="20"/>
                <w:szCs w:val="20"/>
              </w:rPr>
              <w:t xml:space="preserve"> то </w:t>
            </w:r>
          </w:p>
          <w:p w14:paraId="6A73D505" w14:textId="77777777" w:rsidR="00475EF7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9526F">
              <w:rPr>
                <w:rFonts w:cstheme="minorHAnsi"/>
                <w:sz w:val="20"/>
                <w:szCs w:val="20"/>
              </w:rPr>
              <w:t>1.</w:t>
            </w:r>
            <w:r>
              <w:rPr>
                <w:rFonts w:cstheme="minorHAnsi"/>
                <w:sz w:val="20"/>
                <w:szCs w:val="20"/>
              </w:rPr>
              <w:t>Выбрать</w:t>
            </w:r>
            <w:r w:rsidRPr="00947AD4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val="en-US"/>
              </w:rPr>
              <w:t>nDays</w:t>
            </w:r>
            <w:r w:rsidRPr="00947AD4">
              <w:rPr>
                <w:rFonts w:cstheme="minorHAnsi"/>
                <w:sz w:val="20"/>
                <w:szCs w:val="20"/>
              </w:rPr>
              <w:t xml:space="preserve">, </w:t>
            </w:r>
            <w:r>
              <w:rPr>
                <w:rFonts w:cstheme="minorHAnsi"/>
                <w:sz w:val="20"/>
                <w:szCs w:val="20"/>
                <w:lang w:val="en-US"/>
              </w:rPr>
              <w:t>idCurr</w:t>
            </w:r>
            <w:r w:rsidRPr="00947AD4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из</w:t>
            </w:r>
            <w:r w:rsidRPr="00947AD4">
              <w:rPr>
                <w:rFonts w:cstheme="minorHAnsi"/>
                <w:sz w:val="20"/>
                <w:szCs w:val="20"/>
              </w:rPr>
              <w:t xml:space="preserve"> </w:t>
            </w:r>
            <w:r w:rsidRPr="00947AD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947AD4">
              <w:rPr>
                <w:rFonts w:cstheme="minorHAnsi"/>
                <w:sz w:val="20"/>
                <w:szCs w:val="20"/>
              </w:rPr>
              <w:t>_</w:t>
            </w:r>
            <w:r w:rsidRPr="00947AD4">
              <w:rPr>
                <w:rFonts w:cstheme="minorHAnsi"/>
                <w:sz w:val="20"/>
                <w:szCs w:val="20"/>
                <w:lang w:val="en-US"/>
              </w:rPr>
              <w:t>OrderBankRelDate</w:t>
            </w:r>
            <w:r>
              <w:rPr>
                <w:rFonts w:cstheme="minorHAnsi"/>
                <w:sz w:val="20"/>
                <w:szCs w:val="20"/>
              </w:rPr>
              <w:t xml:space="preserve"> по условию:</w:t>
            </w:r>
          </w:p>
          <w:p w14:paraId="78C00FA2" w14:textId="77777777" w:rsidR="00475EF7" w:rsidRPr="00947AD4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947AD4">
              <w:rPr>
                <w:rFonts w:cstheme="minorHAnsi"/>
                <w:sz w:val="20"/>
                <w:szCs w:val="20"/>
                <w:lang w:val="en-US"/>
              </w:rPr>
              <w:t>(Pm_OrderBankRelDate.id</w:t>
            </w:r>
            <w:r>
              <w:rPr>
                <w:rFonts w:cstheme="minorHAnsi"/>
                <w:sz w:val="20"/>
                <w:szCs w:val="20"/>
                <w:lang w:val="en-US"/>
              </w:rPr>
              <w:t xml:space="preserve">Curr =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Pm_CBStatementDoc.</w:t>
            </w:r>
            <w:r>
              <w:rPr>
                <w:rFonts w:cstheme="minorHAnsi"/>
                <w:sz w:val="20"/>
                <w:szCs w:val="20"/>
                <w:lang w:val="en-US"/>
              </w:rPr>
              <w:t xml:space="preserve">idCurr </w:t>
            </w:r>
          </w:p>
          <w:p w14:paraId="7B24B7F4" w14:textId="77777777" w:rsidR="00475EF7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ИЛИ</w:t>
            </w:r>
            <w:r w:rsidRPr="00947AD4">
              <w:rPr>
                <w:rFonts w:cstheme="minorHAnsi"/>
                <w:sz w:val="20"/>
                <w:szCs w:val="20"/>
                <w:lang w:val="en-US"/>
              </w:rPr>
              <w:t xml:space="preserve"> Pm_OrderBankRelDate.id</w:t>
            </w:r>
            <w:r>
              <w:rPr>
                <w:rFonts w:cstheme="minorHAnsi"/>
                <w:sz w:val="20"/>
                <w:szCs w:val="20"/>
                <w:lang w:val="en-US"/>
              </w:rPr>
              <w:t>Curr</w:t>
            </w:r>
            <w:r w:rsidRPr="00947AD4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пусто</w:t>
            </w:r>
            <w:r w:rsidRPr="00947AD4">
              <w:rPr>
                <w:rFonts w:cstheme="minorHAnsi"/>
                <w:sz w:val="20"/>
                <w:szCs w:val="20"/>
                <w:lang w:val="en-US"/>
              </w:rPr>
              <w:t>)</w:t>
            </w:r>
          </w:p>
          <w:p w14:paraId="4AB20074" w14:textId="77777777" w:rsidR="00475EF7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И</w:t>
            </w:r>
            <w:r w:rsidRPr="00947AD4">
              <w:rPr>
                <w:rFonts w:cstheme="minorHAnsi"/>
                <w:sz w:val="20"/>
                <w:szCs w:val="20"/>
                <w:lang w:val="en-US"/>
              </w:rPr>
              <w:t xml:space="preserve"> Pm_OrderBankRelDate</w:t>
            </w:r>
            <w:r>
              <w:rPr>
                <w:rFonts w:cstheme="minorHAnsi"/>
                <w:sz w:val="20"/>
                <w:szCs w:val="20"/>
                <w:lang w:val="en-US"/>
              </w:rPr>
              <w:t>.bNotActive = ‘’.</w:t>
            </w:r>
          </w:p>
          <w:p w14:paraId="29C842E0" w14:textId="77777777" w:rsidR="00475EF7" w:rsidRPr="000307B9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Если не выбраны записи, то </w:t>
            </w:r>
            <w:r>
              <w:rPr>
                <w:rFonts w:cstheme="minorHAnsi"/>
                <w:sz w:val="20"/>
                <w:szCs w:val="20"/>
                <w:lang w:val="en-US"/>
              </w:rPr>
              <w:t>nDays</w:t>
            </w:r>
            <w:r w:rsidRPr="000307B9">
              <w:rPr>
                <w:rFonts w:cstheme="minorHAnsi"/>
                <w:sz w:val="20"/>
                <w:szCs w:val="20"/>
              </w:rPr>
              <w:t xml:space="preserve"> = 0.</w:t>
            </w:r>
          </w:p>
          <w:p w14:paraId="02BA51F6" w14:textId="77777777" w:rsidR="00475EF7" w:rsidRPr="003002C8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9526F">
              <w:rPr>
                <w:rFonts w:cstheme="minorHAnsi"/>
                <w:sz w:val="20"/>
                <w:szCs w:val="20"/>
              </w:rPr>
              <w:t>2.</w:t>
            </w:r>
            <w:r>
              <w:rPr>
                <w:rFonts w:cstheme="minorHAnsi"/>
                <w:sz w:val="20"/>
                <w:szCs w:val="20"/>
              </w:rPr>
              <w:t xml:space="preserve">Получить количество записей - </w:t>
            </w:r>
            <w:r w:rsidRPr="003002C8">
              <w:rPr>
                <w:rFonts w:cstheme="minorHAnsi"/>
                <w:sz w:val="20"/>
                <w:szCs w:val="20"/>
              </w:rPr>
              <w:t>объектов классов Pm_OrderBankOut и</w:t>
            </w:r>
            <w:r>
              <w:rPr>
                <w:rFonts w:cstheme="minorHAnsi"/>
                <w:sz w:val="20"/>
                <w:szCs w:val="20"/>
              </w:rPr>
              <w:t>ли</w:t>
            </w:r>
            <w:r w:rsidRPr="003002C8">
              <w:rPr>
                <w:rFonts w:cstheme="minorHAnsi"/>
                <w:sz w:val="20"/>
                <w:szCs w:val="20"/>
              </w:rPr>
              <w:t xml:space="preserve"> Pm_OrderBankIn по условию:</w:t>
            </w:r>
          </w:p>
          <w:p w14:paraId="40E701E4" w14:textId="77777777" w:rsidR="00475EF7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3002C8">
              <w:rPr>
                <w:rFonts w:cstheme="minorHAnsi"/>
                <w:sz w:val="20"/>
                <w:szCs w:val="20"/>
                <w:lang w:val="en-US"/>
              </w:rPr>
              <w:t>Pm_OrderBankOut.gidSettler</w:t>
            </w:r>
            <w:r w:rsidRPr="002D7E0B">
              <w:rPr>
                <w:rFonts w:cstheme="minorHAnsi"/>
                <w:sz w:val="20"/>
                <w:szCs w:val="20"/>
                <w:lang w:val="en-US"/>
              </w:rPr>
              <w:t xml:space="preserve"> =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Pm_CBStatementDoc.gidSettlerIn</w:t>
            </w:r>
            <w:r w:rsidRPr="002D7E0B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</w:p>
          <w:p w14:paraId="79405228" w14:textId="77777777" w:rsidR="00475EF7" w:rsidRPr="002D7E0B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3002C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val="en-US"/>
              </w:rPr>
              <w:t xml:space="preserve">/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Pm_OrderBankIn.gidSettler =  Pm_CBStatementDoc.gidSettlerOut</w:t>
            </w:r>
            <w:r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</w:p>
          <w:p w14:paraId="697DE492" w14:textId="339CC091" w:rsidR="00475EF7" w:rsidRPr="00D35428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3002C8">
              <w:rPr>
                <w:rFonts w:cstheme="minorHAnsi"/>
                <w:b/>
                <w:sz w:val="20"/>
                <w:szCs w:val="20"/>
              </w:rPr>
              <w:t>И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val="en-US"/>
              </w:rPr>
              <w:t>(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>Pm_OrderBankOut.dDoc / Pm_OrderBankIn.dDoc) в интервале:</w:t>
            </w:r>
          </w:p>
          <w:p w14:paraId="76FB0C0A" w14:textId="43B17150" w:rsidR="00475EF7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E9526F">
              <w:rPr>
                <w:lang w:val="en-US"/>
              </w:rPr>
              <w:t>(</w:t>
            </w:r>
            <w:r w:rsidRPr="00E9526F">
              <w:rPr>
                <w:b/>
              </w:rPr>
              <w:t>С</w:t>
            </w:r>
            <w:r w:rsidRPr="00E9526F">
              <w:rPr>
                <w:b/>
                <w:lang w:val="en-US"/>
              </w:rPr>
              <w:t xml:space="preserve">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9526F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E9526F">
              <w:rPr>
                <w:rFonts w:cstheme="minorHAnsi"/>
                <w:sz w:val="20"/>
                <w:szCs w:val="20"/>
                <w:lang w:val="en-US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 xml:space="preserve">dExec - </w:t>
            </w:r>
            <w:r w:rsidRPr="00947AD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9526F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Pr="00947AD4">
              <w:rPr>
                <w:rFonts w:cstheme="minorHAnsi"/>
                <w:sz w:val="20"/>
                <w:szCs w:val="20"/>
                <w:lang w:val="en-US"/>
              </w:rPr>
              <w:t>OrderBankRelDate</w:t>
            </w:r>
            <w:r>
              <w:rPr>
                <w:rFonts w:cstheme="minorHAnsi"/>
                <w:sz w:val="20"/>
                <w:szCs w:val="20"/>
                <w:lang w:val="en-US"/>
              </w:rPr>
              <w:t>.nDays (</w:t>
            </w:r>
            <w:r>
              <w:rPr>
                <w:rFonts w:cstheme="minorHAnsi"/>
                <w:sz w:val="20"/>
                <w:szCs w:val="20"/>
              </w:rPr>
              <w:t>п</w:t>
            </w:r>
            <w:r w:rsidRPr="00E9526F">
              <w:rPr>
                <w:rFonts w:cstheme="minorHAnsi"/>
                <w:sz w:val="20"/>
                <w:szCs w:val="20"/>
                <w:lang w:val="en-US"/>
              </w:rPr>
              <w:t>.1</w:t>
            </w:r>
            <w:r>
              <w:rPr>
                <w:rFonts w:cstheme="minorHAnsi"/>
                <w:sz w:val="20"/>
                <w:szCs w:val="20"/>
                <w:lang w:val="en-US"/>
              </w:rPr>
              <w:t>)</w:t>
            </w:r>
          </w:p>
          <w:p w14:paraId="4E4211F2" w14:textId="6FE64540" w:rsidR="00475EF7" w:rsidRPr="00750D24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E9526F">
              <w:rPr>
                <w:rFonts w:cstheme="minorHAnsi"/>
                <w:b/>
                <w:sz w:val="20"/>
                <w:szCs w:val="20"/>
              </w:rPr>
              <w:t>По</w:t>
            </w:r>
            <w:r w:rsidRPr="00750D24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9526F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E9526F">
              <w:rPr>
                <w:rFonts w:cstheme="minorHAnsi"/>
                <w:sz w:val="20"/>
                <w:szCs w:val="20"/>
                <w:lang w:val="en-US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dExec</w:t>
            </w:r>
            <w:r w:rsidRPr="00750D24">
              <w:rPr>
                <w:rFonts w:cstheme="minorHAnsi"/>
                <w:sz w:val="20"/>
                <w:szCs w:val="20"/>
                <w:lang w:val="en-US"/>
              </w:rPr>
              <w:t>)</w:t>
            </w:r>
          </w:p>
          <w:p w14:paraId="6D77A75D" w14:textId="7A9946AE" w:rsidR="00475EF7" w:rsidRPr="00D35428" w:rsidRDefault="00475EF7" w:rsidP="006B5665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D35428">
              <w:rPr>
                <w:rFonts w:cstheme="minorHAnsi"/>
                <w:sz w:val="20"/>
                <w:szCs w:val="20"/>
                <w:lang w:val="en-US"/>
              </w:rPr>
              <w:t>И Pm_OrderBankOut.nSum / Pm_OrderBankIn.nSum = Pm_CBStatementDoc.nSum</w:t>
            </w:r>
          </w:p>
          <w:p w14:paraId="66C8D5C8" w14:textId="77777777" w:rsidR="00D35428" w:rsidRDefault="00475EF7" w:rsidP="00D35428">
            <w:pPr>
              <w:jc w:val="both"/>
              <w:rPr>
                <w:ins w:id="396" w:author="Учетная запись Майкрософт" w:date="2025-08-18T17:32:00Z"/>
                <w:rFonts w:cstheme="minorHAnsi"/>
                <w:sz w:val="20"/>
                <w:szCs w:val="20"/>
                <w:lang w:val="en-US"/>
              </w:rPr>
            </w:pPr>
            <w:r w:rsidRPr="00D35428">
              <w:rPr>
                <w:rFonts w:cstheme="minorHAnsi"/>
                <w:sz w:val="20"/>
                <w:szCs w:val="20"/>
                <w:lang w:val="en-US"/>
              </w:rPr>
              <w:t>И Pm_OrderBankOut.idCurr / Pm_OrderBankIn.idCurr = Pm_CBStatementDoc.idCurr</w:t>
            </w:r>
          </w:p>
          <w:p w14:paraId="0FC6B23D" w14:textId="3C9BCBD7" w:rsidR="00D35428" w:rsidRPr="00D35428" w:rsidRDefault="00D35428" w:rsidP="006B5665">
            <w:pPr>
              <w:jc w:val="both"/>
              <w:rPr>
                <w:rFonts w:cstheme="minorHAnsi"/>
                <w:sz w:val="20"/>
                <w:szCs w:val="20"/>
                <w:lang w:val="en-US"/>
              </w:rPr>
            </w:pPr>
            <w:r w:rsidRPr="00D35428">
              <w:rPr>
                <w:rFonts w:cstheme="minorHAnsi"/>
                <w:sz w:val="20"/>
                <w:szCs w:val="20"/>
                <w:lang w:val="en-US"/>
              </w:rPr>
              <w:t>И Pm_OrderBankIn.idState/ Pm_OrderBankOut.idState &gt;= 100 // </w:t>
            </w:r>
            <w:r w:rsidRPr="00D35428">
              <w:rPr>
                <w:rFonts w:cstheme="minorHAnsi"/>
                <w:i/>
                <w:iCs/>
                <w:sz w:val="20"/>
                <w:szCs w:val="20"/>
                <w:lang w:val="en-US"/>
              </w:rPr>
              <w:t>не</w:t>
            </w:r>
            <w:r w:rsidRPr="00744EAA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D35428">
              <w:rPr>
                <w:rFonts w:cstheme="minorHAnsi"/>
                <w:i/>
                <w:iCs/>
                <w:sz w:val="20"/>
                <w:szCs w:val="20"/>
                <w:lang w:val="en-US"/>
              </w:rPr>
              <w:t>аннулирован</w:t>
            </w:r>
          </w:p>
          <w:p w14:paraId="39D6D20A" w14:textId="7727639E" w:rsidR="00475EF7" w:rsidRPr="00D35428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D35428">
              <w:rPr>
                <w:rFonts w:cstheme="minorHAnsi"/>
                <w:sz w:val="20"/>
                <w:szCs w:val="20"/>
              </w:rPr>
              <w:t>И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D35428">
              <w:rPr>
                <w:rFonts w:cstheme="minorHAnsi"/>
                <w:sz w:val="20"/>
                <w:szCs w:val="20"/>
              </w:rPr>
              <w:t>не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D35428">
              <w:rPr>
                <w:rFonts w:cstheme="minorHAnsi"/>
                <w:sz w:val="20"/>
                <w:szCs w:val="20"/>
              </w:rPr>
              <w:t>существует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D35428">
              <w:rPr>
                <w:rFonts w:cstheme="minorHAnsi"/>
                <w:sz w:val="20"/>
                <w:szCs w:val="20"/>
              </w:rPr>
              <w:t>записи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, </w:t>
            </w:r>
            <w:r w:rsidRPr="00D35428">
              <w:rPr>
                <w:rFonts w:cstheme="minorHAnsi"/>
                <w:sz w:val="20"/>
                <w:szCs w:val="20"/>
              </w:rPr>
              <w:t>где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5E1872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Pr="005E1872">
              <w:rPr>
                <w:rFonts w:cstheme="minorHAnsi"/>
                <w:sz w:val="20"/>
                <w:szCs w:val="20"/>
                <w:lang w:val="en-US"/>
              </w:rPr>
              <w:t>OrderBankOut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>.</w:t>
            </w:r>
            <w:r w:rsidRPr="005E1872">
              <w:rPr>
                <w:rFonts w:cstheme="minorHAnsi"/>
                <w:sz w:val="20"/>
                <w:szCs w:val="20"/>
                <w:lang w:val="en-US"/>
              </w:rPr>
              <w:t>gid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/ </w:t>
            </w:r>
            <w:r w:rsidRPr="005E1872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Pr="005E1872">
              <w:rPr>
                <w:rFonts w:cstheme="minorHAnsi"/>
                <w:sz w:val="20"/>
                <w:szCs w:val="20"/>
                <w:lang w:val="en-US"/>
              </w:rPr>
              <w:t>OrderBankIn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>.</w:t>
            </w:r>
            <w:r w:rsidRPr="005E1872">
              <w:rPr>
                <w:rFonts w:cstheme="minorHAnsi"/>
                <w:sz w:val="20"/>
                <w:szCs w:val="20"/>
                <w:lang w:val="en-US"/>
              </w:rPr>
              <w:t>gid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= </w:t>
            </w:r>
            <w:r w:rsidRPr="005E1872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>_</w:t>
            </w:r>
            <w:proofErr w:type="gramStart"/>
            <w:r>
              <w:rPr>
                <w:rFonts w:cstheme="minorHAnsi"/>
                <w:sz w:val="20"/>
                <w:szCs w:val="20"/>
                <w:lang w:val="en-US"/>
              </w:rPr>
              <w:t>ClientBankStatement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gidPayDoc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 /</w:t>
            </w:r>
            <w:proofErr w:type="gramEnd"/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/  </w:t>
            </w:r>
            <w:commentRangeStart w:id="397"/>
            <w:commentRangeStart w:id="398"/>
            <w:r w:rsidRPr="00D35428">
              <w:rPr>
                <w:rFonts w:cstheme="minorHAnsi"/>
                <w:sz w:val="20"/>
                <w:szCs w:val="20"/>
              </w:rPr>
              <w:t>ПП</w:t>
            </w:r>
            <w:commentRangeEnd w:id="397"/>
            <w:r w:rsidRPr="00D35428">
              <w:rPr>
                <w:rFonts w:cstheme="minorHAnsi"/>
                <w:sz w:val="20"/>
                <w:szCs w:val="20"/>
                <w:lang w:val="en-US"/>
              </w:rPr>
              <w:commentReference w:id="397"/>
            </w:r>
            <w:commentRangeEnd w:id="398"/>
            <w:r w:rsidRPr="00D35428">
              <w:rPr>
                <w:rFonts w:cstheme="minorHAnsi"/>
                <w:sz w:val="20"/>
                <w:szCs w:val="20"/>
                <w:lang w:val="en-US"/>
              </w:rPr>
              <w:commentReference w:id="398"/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>/</w:t>
            </w:r>
            <w:r w:rsidRPr="00D35428">
              <w:rPr>
                <w:rFonts w:cstheme="minorHAnsi"/>
                <w:sz w:val="20"/>
                <w:szCs w:val="20"/>
              </w:rPr>
              <w:t>ВПП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D35428">
              <w:rPr>
                <w:rFonts w:cstheme="minorHAnsi"/>
                <w:sz w:val="20"/>
                <w:szCs w:val="20"/>
              </w:rPr>
              <w:t>не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D35428">
              <w:rPr>
                <w:rFonts w:cstheme="minorHAnsi"/>
                <w:sz w:val="20"/>
                <w:szCs w:val="20"/>
              </w:rPr>
              <w:t>связан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D35428">
              <w:rPr>
                <w:rFonts w:cstheme="minorHAnsi"/>
                <w:sz w:val="20"/>
                <w:szCs w:val="20"/>
              </w:rPr>
              <w:t>с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D35428">
              <w:rPr>
                <w:rFonts w:cstheme="minorHAnsi"/>
                <w:sz w:val="20"/>
                <w:szCs w:val="20"/>
              </w:rPr>
              <w:t>БВ</w:t>
            </w:r>
            <w:r w:rsidRPr="00D35428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  <w:p w14:paraId="123C4F6D" w14:textId="77777777" w:rsidR="00D35428" w:rsidRPr="00D44F64" w:rsidRDefault="00D35428" w:rsidP="005F07A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</w:p>
          <w:p w14:paraId="6B74C582" w14:textId="7045B9C2" w:rsidR="00475EF7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Если выбрано 0 записей, то в поле экрана отобразить 0.</w:t>
            </w:r>
          </w:p>
          <w:p w14:paraId="3DF431CD" w14:textId="77777777" w:rsidR="00475EF7" w:rsidRPr="005D0107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43DB1776" w14:textId="665880D5" w:rsidR="00475EF7" w:rsidRDefault="00475EF7" w:rsidP="005F07A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commentRangeStart w:id="399"/>
            <w:commentRangeStart w:id="400"/>
            <w:commentRangeStart w:id="401"/>
            <w:r>
              <w:rPr>
                <w:rFonts w:cstheme="minorHAnsi"/>
                <w:sz w:val="20"/>
                <w:szCs w:val="20"/>
              </w:rPr>
              <w:t xml:space="preserve">При нажатии на </w:t>
            </w:r>
            <w:proofErr w:type="gramStart"/>
            <w:r>
              <w:rPr>
                <w:rFonts w:cstheme="minorHAnsi"/>
                <w:sz w:val="20"/>
                <w:szCs w:val="20"/>
              </w:rPr>
              <w:t xml:space="preserve">пиктограмму </w:t>
            </w:r>
            <w:r>
              <w:rPr>
                <w:noProof/>
                <w:lang w:eastAsia="ru-RU"/>
              </w:rPr>
              <w:drawing>
                <wp:inline distT="0" distB="0" distL="0" distR="0" wp14:anchorId="12B3399A" wp14:editId="00B5724F">
                  <wp:extent cx="190500" cy="1714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sz w:val="20"/>
                <w:szCs w:val="20"/>
              </w:rPr>
              <w:t xml:space="preserve"> в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поле экрана,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открывается список ПП/ВПП в зависимости от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: Для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= «-1» - 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 xml:space="preserve">интерфейс «Платежные поручения», список объектов класса 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Для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= «1» - 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>интерфейс «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Входящие п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 xml:space="preserve">латежные поручения», список объектов класса 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  <w:commentRangeEnd w:id="399"/>
            <w:r>
              <w:rPr>
                <w:rStyle w:val="ad"/>
              </w:rPr>
              <w:commentReference w:id="399"/>
            </w:r>
            <w:commentRangeEnd w:id="400"/>
            <w:r>
              <w:rPr>
                <w:rStyle w:val="ad"/>
              </w:rPr>
              <w:commentReference w:id="400"/>
            </w:r>
            <w:commentRangeEnd w:id="401"/>
            <w:r w:rsidR="00744EAA">
              <w:rPr>
                <w:rStyle w:val="ad"/>
              </w:rPr>
              <w:commentReference w:id="401"/>
            </w:r>
          </w:p>
          <w:p w14:paraId="27FD94B2" w14:textId="77777777" w:rsidR="00475EF7" w:rsidRPr="00DA22EB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7325CE35" w14:textId="77777777" w:rsidR="00475EF7" w:rsidRDefault="00475EF7" w:rsidP="000A41E3">
            <w:pPr>
              <w:pStyle w:val="a6"/>
              <w:ind w:left="0"/>
              <w:rPr>
                <w:ins w:id="402" w:author="Учетная запись Майкрософт" w:date="2025-08-19T19:18:00Z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Если контрагент </w:t>
            </w:r>
            <w:proofErr w:type="gramStart"/>
            <w:r>
              <w:rPr>
                <w:rFonts w:cstheme="minorHAnsi"/>
                <w:sz w:val="20"/>
                <w:szCs w:val="20"/>
              </w:rPr>
              <w:t>(</w:t>
            </w:r>
            <w:r w:rsidRPr="00757AE2">
              <w:rPr>
                <w:rFonts w:cstheme="minorHAnsi"/>
                <w:sz w:val="20"/>
                <w:szCs w:val="20"/>
              </w:rPr>
              <w:t xml:space="preserve">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proofErr w:type="gramEnd"/>
            <w:r w:rsidRPr="00757AE2">
              <w:rPr>
                <w:rFonts w:cstheme="minorHAnsi"/>
                <w:sz w:val="20"/>
                <w:szCs w:val="20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757AE2">
              <w:rPr>
                <w:rFonts w:cstheme="minorHAnsi"/>
                <w:sz w:val="20"/>
                <w:szCs w:val="20"/>
              </w:rPr>
              <w:t>.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gidSettlerOut</w:t>
            </w:r>
            <w:r>
              <w:rPr>
                <w:rFonts w:cstheme="minorHAnsi"/>
                <w:sz w:val="20"/>
                <w:szCs w:val="20"/>
              </w:rPr>
              <w:t xml:space="preserve"> для </w:t>
            </w:r>
            <w:r>
              <w:rPr>
                <w:rFonts w:cstheme="minorHAnsi"/>
                <w:sz w:val="20"/>
                <w:szCs w:val="20"/>
                <w:lang w:val="en-US"/>
              </w:rPr>
              <w:t>nDirection</w:t>
            </w:r>
            <w:r>
              <w:rPr>
                <w:rFonts w:cstheme="minorHAnsi"/>
                <w:sz w:val="20"/>
                <w:szCs w:val="20"/>
              </w:rPr>
              <w:t xml:space="preserve">=«1» </w:t>
            </w:r>
            <w:r w:rsidRPr="00757AE2">
              <w:rPr>
                <w:rFonts w:cstheme="minorHAnsi"/>
                <w:sz w:val="20"/>
                <w:szCs w:val="20"/>
              </w:rPr>
              <w:t>/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757AE2">
              <w:rPr>
                <w:rFonts w:cstheme="minorHAnsi"/>
                <w:sz w:val="20"/>
                <w:szCs w:val="20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757AE2">
              <w:rPr>
                <w:rFonts w:cstheme="minorHAnsi"/>
                <w:sz w:val="20"/>
                <w:szCs w:val="20"/>
              </w:rPr>
              <w:t>.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gidSettlerIn</w:t>
            </w:r>
            <w:r>
              <w:rPr>
                <w:rFonts w:cstheme="minorHAnsi"/>
                <w:sz w:val="20"/>
                <w:szCs w:val="20"/>
              </w:rPr>
              <w:t xml:space="preserve"> для </w:t>
            </w:r>
            <w:r>
              <w:rPr>
                <w:rFonts w:cstheme="minorHAnsi"/>
                <w:sz w:val="20"/>
                <w:szCs w:val="20"/>
                <w:lang w:val="en-US"/>
              </w:rPr>
              <w:t>nDirection</w:t>
            </w:r>
            <w:r>
              <w:rPr>
                <w:rFonts w:cstheme="minorHAnsi"/>
                <w:sz w:val="20"/>
                <w:szCs w:val="20"/>
              </w:rPr>
              <w:t>=«-1») пусто</w:t>
            </w:r>
            <w:r w:rsidRPr="00757AE2">
              <w:rPr>
                <w:rFonts w:cstheme="minorHAnsi"/>
                <w:sz w:val="20"/>
                <w:szCs w:val="20"/>
              </w:rPr>
              <w:t xml:space="preserve">, </w:t>
            </w:r>
            <w:r>
              <w:rPr>
                <w:rFonts w:cstheme="minorHAnsi"/>
                <w:sz w:val="20"/>
                <w:szCs w:val="20"/>
              </w:rPr>
              <w:t>то</w:t>
            </w:r>
            <w:r w:rsidRPr="00757AE2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в</w:t>
            </w:r>
            <w:r w:rsidRPr="00757AE2">
              <w:rPr>
                <w:rFonts w:cstheme="minorHAnsi"/>
                <w:sz w:val="20"/>
                <w:szCs w:val="20"/>
              </w:rPr>
              <w:t xml:space="preserve"> </w:t>
            </w:r>
            <w:r w:rsidRPr="008B7441">
              <w:rPr>
                <w:rFonts w:eastAsia="Times New Roman"/>
                <w:color w:val="000000"/>
                <w:sz w:val="20"/>
                <w:szCs w:val="20"/>
                <w:lang w:val="en-US"/>
              </w:rPr>
              <w:t>nCountPayDoc</w:t>
            </w:r>
            <w:r w:rsidRPr="00757AE2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ничего</w:t>
            </w:r>
            <w:r w:rsidRPr="00757AE2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не</w:t>
            </w:r>
            <w:r w:rsidRPr="00757AE2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заполнять</w:t>
            </w:r>
            <w:r w:rsidRPr="00757AE2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При нажатии на </w:t>
            </w:r>
            <w:proofErr w:type="gramStart"/>
            <w:r>
              <w:rPr>
                <w:rFonts w:cstheme="minorHAnsi"/>
                <w:sz w:val="20"/>
                <w:szCs w:val="20"/>
              </w:rPr>
              <w:t xml:space="preserve">пиктограмму </w:t>
            </w:r>
            <w:r>
              <w:rPr>
                <w:noProof/>
                <w:lang w:eastAsia="ru-RU"/>
              </w:rPr>
              <w:drawing>
                <wp:inline distT="0" distB="0" distL="0" distR="0" wp14:anchorId="0BFA0985" wp14:editId="124BE8D2">
                  <wp:extent cx="190500" cy="1714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sz w:val="20"/>
                <w:szCs w:val="20"/>
              </w:rPr>
              <w:t xml:space="preserve"> в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поле </w:t>
            </w:r>
            <w:r>
              <w:rPr>
                <w:rFonts w:cstheme="minorHAnsi"/>
                <w:sz w:val="20"/>
                <w:szCs w:val="20"/>
              </w:rPr>
              <w:lastRenderedPageBreak/>
              <w:t xml:space="preserve">экрана, выдать сообщение: </w:t>
            </w:r>
            <w:commentRangeStart w:id="403"/>
            <w:commentRangeStart w:id="404"/>
            <w:r>
              <w:rPr>
                <w:rFonts w:cstheme="minorHAnsi"/>
                <w:sz w:val="20"/>
                <w:szCs w:val="20"/>
              </w:rPr>
              <w:t xml:space="preserve">«Заполните </w:t>
            </w:r>
            <w:r w:rsidRPr="004853CF">
              <w:rPr>
                <w:rFonts w:cstheme="minorHAnsi"/>
                <w:strike/>
                <w:sz w:val="20"/>
                <w:szCs w:val="20"/>
              </w:rPr>
              <w:t xml:space="preserve">$наименование поля табличной части с незаполненным контрагентом из проверки$ </w:t>
            </w:r>
            <w:r>
              <w:rPr>
                <w:rFonts w:cstheme="minorHAnsi"/>
                <w:sz w:val="20"/>
                <w:szCs w:val="20"/>
              </w:rPr>
              <w:t xml:space="preserve"> контрагента в документе выписки!».</w:t>
            </w:r>
            <w:commentRangeEnd w:id="403"/>
            <w:r>
              <w:rPr>
                <w:rStyle w:val="ad"/>
              </w:rPr>
              <w:commentReference w:id="403"/>
            </w:r>
            <w:commentRangeEnd w:id="404"/>
            <w:ins w:id="405" w:author="Учетная запись Майкрософт" w:date="2025-08-19T19:18:00Z">
              <w:r w:rsidR="00C10527">
                <w:rPr>
                  <w:rFonts w:cstheme="minorHAnsi"/>
                  <w:sz w:val="20"/>
                  <w:szCs w:val="20"/>
                </w:rPr>
                <w:t>,</w:t>
              </w:r>
            </w:ins>
            <w:r>
              <w:rPr>
                <w:rStyle w:val="ad"/>
              </w:rPr>
              <w:commentReference w:id="404"/>
            </w:r>
          </w:p>
          <w:p w14:paraId="27415BFE" w14:textId="77777777" w:rsidR="00C10527" w:rsidRDefault="00C10527" w:rsidP="000A41E3">
            <w:pPr>
              <w:pStyle w:val="a6"/>
              <w:ind w:left="0"/>
              <w:rPr>
                <w:ins w:id="406" w:author="Учетная запись Майкрософт" w:date="2025-08-19T19:18:00Z"/>
                <w:rFonts w:cstheme="minorHAnsi"/>
                <w:sz w:val="20"/>
                <w:szCs w:val="20"/>
              </w:rPr>
            </w:pPr>
          </w:p>
          <w:p w14:paraId="4BA4627B" w14:textId="6C507A94" w:rsidR="00C10527" w:rsidRPr="00C10527" w:rsidRDefault="00C10527" w:rsidP="000A41E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ins w:id="407" w:author="Учетная запись Майкрософт" w:date="2025-08-19T19:18:00Z">
              <w:r w:rsidRPr="00C10527">
                <w:rPr>
                  <w:rFonts w:cstheme="minorHAnsi"/>
                  <w:sz w:val="20"/>
                  <w:szCs w:val="20"/>
                  <w:highlight w:val="cyan"/>
                  <w:rPrChange w:id="408" w:author="Учетная запись Майкрософт" w:date="2025-08-19T19:19:00Z">
                    <w:rPr>
                      <w:rFonts w:cstheme="minorHAnsi"/>
                      <w:sz w:val="20"/>
                      <w:szCs w:val="20"/>
                    </w:rPr>
                  </w:rPrChange>
                </w:rPr>
                <w:t xml:space="preserve">Прописать выбор </w:t>
              </w:r>
              <w:r w:rsidRPr="00C10527">
                <w:rPr>
                  <w:rFonts w:cstheme="minorHAnsi"/>
                  <w:sz w:val="20"/>
                  <w:szCs w:val="20"/>
                  <w:highlight w:val="cyan"/>
                  <w:lang w:val="en-US"/>
                  <w:rPrChange w:id="409" w:author="Учетная запись Майкрософт" w:date="2025-08-19T19:19:00Z">
                    <w:rPr>
                      <w:rFonts w:cstheme="minorHAnsi"/>
                      <w:sz w:val="20"/>
                      <w:szCs w:val="20"/>
                      <w:lang w:val="en-US"/>
                    </w:rPr>
                  </w:rPrChange>
                </w:rPr>
                <w:t>gidPayDoc</w:t>
              </w:r>
              <w:r w:rsidRPr="00C10527">
                <w:rPr>
                  <w:rFonts w:cstheme="minorHAnsi"/>
                  <w:sz w:val="20"/>
                  <w:szCs w:val="20"/>
                  <w:highlight w:val="cyan"/>
                  <w:rPrChange w:id="410" w:author="Учетная запись Майкрософт" w:date="2025-08-19T19:19:00Z">
                    <w:rPr>
                      <w:rFonts w:cstheme="minorHAnsi"/>
                      <w:sz w:val="20"/>
                      <w:szCs w:val="20"/>
                      <w:lang w:val="en-US"/>
                    </w:rPr>
                  </w:rPrChange>
                </w:rPr>
                <w:t xml:space="preserve"> </w:t>
              </w:r>
            </w:ins>
            <w:ins w:id="411" w:author="Учетная запись Майкрософт" w:date="2025-08-19T19:19:00Z">
              <w:r w:rsidRPr="00C10527">
                <w:rPr>
                  <w:rFonts w:cstheme="minorHAnsi"/>
                  <w:sz w:val="20"/>
                  <w:szCs w:val="20"/>
                  <w:highlight w:val="cyan"/>
                  <w:rPrChange w:id="412" w:author="Учетная запись Майкрософт" w:date="2025-08-19T19:19:00Z">
                    <w:rPr>
                      <w:rFonts w:cstheme="minorHAnsi"/>
                      <w:sz w:val="20"/>
                      <w:szCs w:val="20"/>
                    </w:rPr>
                  </w:rPrChange>
                </w:rPr>
                <w:t xml:space="preserve">из полученного </w:t>
              </w:r>
              <w:proofErr w:type="gramStart"/>
              <w:r w:rsidRPr="00C10527">
                <w:rPr>
                  <w:rFonts w:cstheme="minorHAnsi"/>
                  <w:sz w:val="20"/>
                  <w:szCs w:val="20"/>
                  <w:highlight w:val="cyan"/>
                  <w:rPrChange w:id="413" w:author="Учетная запись Майкрософт" w:date="2025-08-19T19:19:00Z">
                    <w:rPr>
                      <w:rFonts w:cstheme="minorHAnsi"/>
                      <w:sz w:val="20"/>
                      <w:szCs w:val="20"/>
                    </w:rPr>
                  </w:rPrChange>
                </w:rPr>
                <w:t>списка.????</w:t>
              </w:r>
              <w:proofErr w:type="gramEnd"/>
              <w:r w:rsidRPr="00C10527">
                <w:rPr>
                  <w:rFonts w:cstheme="minorHAnsi"/>
                  <w:sz w:val="20"/>
                  <w:szCs w:val="20"/>
                  <w:highlight w:val="cyan"/>
                  <w:rPrChange w:id="414" w:author="Учетная запись Майкрософт" w:date="2025-08-19T19:19:00Z">
                    <w:rPr>
                      <w:rFonts w:cstheme="minorHAnsi"/>
                      <w:sz w:val="20"/>
                      <w:szCs w:val="20"/>
                    </w:rPr>
                  </w:rPrChange>
                </w:rPr>
                <w:t xml:space="preserve"> Будет выбор или только для просмотра???</w:t>
              </w:r>
              <w:r w:rsidR="00C033FF">
                <w:rPr>
                  <w:rFonts w:cstheme="minorHAnsi"/>
                  <w:sz w:val="20"/>
                  <w:szCs w:val="20"/>
                </w:rPr>
                <w:t xml:space="preserve"> </w:t>
              </w:r>
            </w:ins>
          </w:p>
        </w:tc>
      </w:tr>
      <w:tr w:rsidR="00475EF7" w:rsidRPr="00364C41" w14:paraId="0D1812E4" w14:textId="77777777" w:rsidTr="00475EF7">
        <w:tc>
          <w:tcPr>
            <w:tcW w:w="1998" w:type="dxa"/>
          </w:tcPr>
          <w:p w14:paraId="79E95138" w14:textId="51A412BB" w:rsidR="00475EF7" w:rsidRPr="00CF25DE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F25DE">
              <w:rPr>
                <w:rFonts w:eastAsia="Times New Roman"/>
                <w:color w:val="000000"/>
                <w:sz w:val="20"/>
                <w:szCs w:val="20"/>
                <w:lang w:val="en-US"/>
              </w:rPr>
              <w:lastRenderedPageBreak/>
              <w:t>idPayRequestSetPay</w:t>
            </w:r>
          </w:p>
        </w:tc>
        <w:tc>
          <w:tcPr>
            <w:tcW w:w="2108" w:type="dxa"/>
          </w:tcPr>
          <w:p w14:paraId="06DDBB5F" w14:textId="77777777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Номер реестра оплаты</w:t>
            </w:r>
          </w:p>
        </w:tc>
        <w:tc>
          <w:tcPr>
            <w:tcW w:w="1133" w:type="dxa"/>
          </w:tcPr>
          <w:p w14:paraId="0369DFE4" w14:textId="77777777" w:rsidR="00475EF7" w:rsidRPr="009A4A57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0FBEE009" w14:textId="77777777" w:rsidR="00475EF7" w:rsidRPr="009A4A57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</w:rPr>
              <w:t xml:space="preserve">Id 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– </w:t>
            </w:r>
            <w:r w:rsidRPr="009A4A57">
              <w:rPr>
                <w:rFonts w:cstheme="minorHAnsi"/>
                <w:sz w:val="20"/>
                <w:szCs w:val="20"/>
              </w:rPr>
              <w:t>нет,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 HL</w:t>
            </w:r>
            <w:r w:rsidRPr="009A4A57">
              <w:rPr>
                <w:rFonts w:cstheme="minorHAnsi"/>
                <w:sz w:val="20"/>
                <w:szCs w:val="20"/>
              </w:rPr>
              <w:t>-да</w:t>
            </w:r>
          </w:p>
        </w:tc>
        <w:tc>
          <w:tcPr>
            <w:tcW w:w="925" w:type="dxa"/>
          </w:tcPr>
          <w:p w14:paraId="28A56135" w14:textId="77777777" w:rsidR="00475EF7" w:rsidRPr="009A4A57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9A4A57"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47082438" w14:textId="6A820301" w:rsidR="00475EF7" w:rsidRPr="00BF75BC" w:rsidRDefault="00475EF7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BF75BC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PayReqDet</w:t>
            </w:r>
            <w:r w:rsidRPr="00BF75BC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idPayRequestSetPay</w:t>
            </w:r>
          </w:p>
        </w:tc>
        <w:tc>
          <w:tcPr>
            <w:tcW w:w="5103" w:type="dxa"/>
          </w:tcPr>
          <w:p w14:paraId="389DAB61" w14:textId="76041F4F" w:rsidR="00475EF7" w:rsidRDefault="00475EF7" w:rsidP="00CF25DE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Связь классов:</w:t>
            </w:r>
          </w:p>
          <w:p w14:paraId="18BA376D" w14:textId="13C46ADA" w:rsidR="00475EF7" w:rsidRPr="00D23607" w:rsidRDefault="00475EF7" w:rsidP="00CF25DE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PayReq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Det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D23607">
              <w:rPr>
                <w:rFonts w:cstheme="minorHAnsi"/>
                <w:sz w:val="20"/>
                <w:szCs w:val="20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D23607">
              <w:rPr>
                <w:rFonts w:cstheme="minorHAnsi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gidPayDoc</w:t>
            </w:r>
            <w:r w:rsidRPr="00D23607">
              <w:rPr>
                <w:rFonts w:cstheme="minorHAnsi"/>
                <w:sz w:val="20"/>
                <w:szCs w:val="20"/>
              </w:rPr>
              <w:t>.</w:t>
            </w:r>
          </w:p>
          <w:p w14:paraId="2CB73FD1" w14:textId="39F354C7" w:rsidR="00475EF7" w:rsidRPr="00CF25DE" w:rsidRDefault="00475EF7" w:rsidP="00CF25DE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</w:rPr>
              <w:t>Только для исходящих платежей (Pm_CBStatementDoc.nDirection = -</w:t>
            </w:r>
            <w:proofErr w:type="gramStart"/>
            <w:r w:rsidRPr="009A4A57">
              <w:rPr>
                <w:rFonts w:eastAsia="Times New Roman"/>
                <w:color w:val="000000"/>
                <w:sz w:val="20"/>
                <w:szCs w:val="20"/>
              </w:rPr>
              <w:t>1 )</w:t>
            </w:r>
            <w:proofErr w:type="gramEnd"/>
            <w:r w:rsidRPr="00CF25DE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</w:tr>
      <w:tr w:rsidR="00475EF7" w:rsidRPr="00364C41" w14:paraId="1C62DA0A" w14:textId="77777777" w:rsidTr="00475EF7">
        <w:tc>
          <w:tcPr>
            <w:tcW w:w="1998" w:type="dxa"/>
          </w:tcPr>
          <w:p w14:paraId="6F995FC2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sPayDocType</w:t>
            </w:r>
          </w:p>
        </w:tc>
        <w:tc>
          <w:tcPr>
            <w:tcW w:w="2108" w:type="dxa"/>
          </w:tcPr>
          <w:p w14:paraId="69FB98C0" w14:textId="77777777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 xml:space="preserve">Вид документа </w:t>
            </w:r>
          </w:p>
        </w:tc>
        <w:tc>
          <w:tcPr>
            <w:tcW w:w="1133" w:type="dxa"/>
          </w:tcPr>
          <w:p w14:paraId="741FE094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05F77E03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02A9F077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6854D33D" w14:textId="77777777" w:rsidR="00475EF7" w:rsidRPr="003D76F8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sPayDocType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4C7AC19F" w14:textId="584EF689" w:rsidR="00475EF7" w:rsidRPr="003D76F8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475EF7" w:rsidRPr="00057F81" w14:paraId="255C37D2" w14:textId="77777777" w:rsidTr="00475EF7">
        <w:tc>
          <w:tcPr>
            <w:tcW w:w="1998" w:type="dxa"/>
          </w:tcPr>
          <w:p w14:paraId="175383FB" w14:textId="77777777" w:rsidR="00475EF7" w:rsidRDefault="00475EF7" w:rsidP="005F07A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75049D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Return</w:t>
            </w:r>
          </w:p>
        </w:tc>
        <w:tc>
          <w:tcPr>
            <w:tcW w:w="2108" w:type="dxa"/>
          </w:tcPr>
          <w:p w14:paraId="79FAFF8F" w14:textId="530E22FC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 xml:space="preserve">Номер документа </w:t>
            </w:r>
            <w:proofErr w:type="gramStart"/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возврата  Global</w:t>
            </w:r>
            <w:proofErr w:type="gramEnd"/>
          </w:p>
        </w:tc>
        <w:tc>
          <w:tcPr>
            <w:tcW w:w="1133" w:type="dxa"/>
          </w:tcPr>
          <w:p w14:paraId="2D2B06D0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364C41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66B128C2" w14:textId="26CF08F8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gi</w:t>
            </w:r>
            <w:r w:rsidRPr="009A4A57">
              <w:rPr>
                <w:rFonts w:cstheme="minorHAnsi"/>
                <w:sz w:val="20"/>
                <w:szCs w:val="20"/>
              </w:rPr>
              <w:t xml:space="preserve">d 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– </w:t>
            </w:r>
            <w:r w:rsidRPr="009A4A57">
              <w:rPr>
                <w:rFonts w:cstheme="minorHAnsi"/>
                <w:sz w:val="20"/>
                <w:szCs w:val="20"/>
              </w:rPr>
              <w:t>нет,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 HL</w:t>
            </w:r>
            <w:r w:rsidRPr="009A4A57">
              <w:rPr>
                <w:rFonts w:cstheme="minorHAnsi"/>
                <w:sz w:val="20"/>
                <w:szCs w:val="20"/>
              </w:rPr>
              <w:t>-да</w:t>
            </w:r>
          </w:p>
        </w:tc>
        <w:tc>
          <w:tcPr>
            <w:tcW w:w="925" w:type="dxa"/>
          </w:tcPr>
          <w:p w14:paraId="35759A74" w14:textId="1FFE2DA0" w:rsidR="00475EF7" w:rsidRPr="007963A7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787AC9EB" w14:textId="77777777" w:rsidR="00475EF7" w:rsidRDefault="00475EF7" w:rsidP="00631F62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75049D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0827C2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75049D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0827C2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75049D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Return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  <w:p w14:paraId="6FB4FC98" w14:textId="1487E6DE" w:rsidR="00475EF7" w:rsidRDefault="00475EF7" w:rsidP="008F1A23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EB3E1A7" w14:textId="77777777" w:rsidR="00475EF7" w:rsidRPr="00E66A2B" w:rsidRDefault="00475EF7" w:rsidP="00475EF7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E66A2B">
              <w:rPr>
                <w:rFonts w:eastAsia="Times New Roman"/>
                <w:color w:val="000000"/>
                <w:sz w:val="20"/>
                <w:szCs w:val="20"/>
              </w:rPr>
              <w:t xml:space="preserve">Редактируемо, только если 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 xml:space="preserve"> = «1» (</w:t>
            </w:r>
            <w:r w:rsidRPr="008C0AAB">
              <w:rPr>
                <w:rFonts w:eastAsia="Times New Roman"/>
                <w:b/>
                <w:color w:val="000000"/>
                <w:sz w:val="20"/>
                <w:szCs w:val="20"/>
              </w:rPr>
              <w:t>ВПП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>).</w:t>
            </w:r>
          </w:p>
          <w:p w14:paraId="35E4ACCB" w14:textId="77777777" w:rsidR="00475EF7" w:rsidRDefault="00475EF7" w:rsidP="00475EF7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E66A2B">
              <w:rPr>
                <w:rFonts w:eastAsia="Times New Roman"/>
                <w:color w:val="000000"/>
                <w:sz w:val="20"/>
                <w:szCs w:val="20"/>
              </w:rPr>
              <w:t xml:space="preserve">При редактировании – выбор из стандартного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списка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8C0AAB">
              <w:rPr>
                <w:rFonts w:eastAsia="Times New Roman"/>
                <w:b/>
                <w:color w:val="000000"/>
                <w:sz w:val="20"/>
                <w:szCs w:val="20"/>
              </w:rPr>
              <w:t>ПП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 xml:space="preserve"> (интерфейс «Платежные поручения», список объектов класса 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 xml:space="preserve">) с ограничением: 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E66A2B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E66A2B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>, если не пусто.</w:t>
            </w:r>
          </w:p>
          <w:p w14:paraId="20C5BB85" w14:textId="77777777" w:rsidR="00475EF7" w:rsidRDefault="00475EF7" w:rsidP="00475EF7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После выбора ПП:</w:t>
            </w:r>
          </w:p>
          <w:p w14:paraId="3CB09E40" w14:textId="5CB793A3" w:rsidR="00475EF7" w:rsidRDefault="00475EF7" w:rsidP="00475EF7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1.</w:t>
            </w:r>
            <w:commentRangeStart w:id="415"/>
            <w:commentRangeStart w:id="416"/>
            <w:commentRangeStart w:id="417"/>
            <w:r>
              <w:rPr>
                <w:rFonts w:eastAsia="Times New Roman"/>
                <w:color w:val="000000"/>
                <w:sz w:val="20"/>
                <w:szCs w:val="20"/>
              </w:rPr>
              <w:t xml:space="preserve">Перезаписать </w:t>
            </w:r>
            <w:commentRangeEnd w:id="415"/>
            <w:r>
              <w:rPr>
                <w:rStyle w:val="ad"/>
              </w:rPr>
              <w:commentReference w:id="415"/>
            </w:r>
            <w:commentRangeEnd w:id="416"/>
            <w:r>
              <w:rPr>
                <w:rStyle w:val="ad"/>
              </w:rPr>
              <w:commentReference w:id="416"/>
            </w:r>
            <w:commentRangeEnd w:id="417"/>
            <w:r w:rsidR="00B532DE">
              <w:rPr>
                <w:rStyle w:val="ad"/>
              </w:rPr>
              <w:commentReference w:id="417"/>
            </w:r>
            <w:r w:rsidRPr="0075049D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0827C2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75049D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0827C2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75049D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Return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Pr="008364AB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0827C2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8364AB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 w:rsidRPr="000827C2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03EAEE77" w14:textId="06D3356B" w:rsidR="00475EF7" w:rsidRPr="00515CD2" w:rsidRDefault="00475EF7" w:rsidP="008F1A23">
            <w:pPr>
              <w:pStyle w:val="a6"/>
              <w:ind w:left="0"/>
              <w:rPr>
                <w:rFonts w:eastAsia="Times New Roman"/>
                <w:strike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2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.Сменить тип ВПП (связь Pm_OrderBankIn.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gid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 = 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Pm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_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CBStatementDoc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.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gidPayDoc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): выбрать Pm_CBSDocTransObjType записи по условию:</w:t>
            </w:r>
          </w:p>
          <w:p w14:paraId="66CB08BF" w14:textId="77777777" w:rsidR="00475EF7" w:rsidRPr="00515CD2" w:rsidRDefault="00475EF7" w:rsidP="008F1A23">
            <w:pPr>
              <w:pStyle w:val="a6"/>
              <w:ind w:left="0"/>
              <w:rPr>
                <w:rFonts w:eastAsia="Times New Roman"/>
                <w:strike/>
                <w:color w:val="000000"/>
                <w:sz w:val="20"/>
                <w:szCs w:val="20"/>
              </w:rPr>
            </w:pP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Мнемокод класса Pm_CBSDocTransObjType.idClassSetting = ‘Pm_OrderBankIn’ и</w:t>
            </w:r>
          </w:p>
          <w:p w14:paraId="161B6619" w14:textId="77777777" w:rsidR="00475EF7" w:rsidRPr="00515CD2" w:rsidRDefault="00475EF7" w:rsidP="008F1A23">
            <w:pPr>
              <w:pStyle w:val="a6"/>
              <w:ind w:left="0"/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</w:pP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Мнемокод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 xml:space="preserve"> Pm_CBSDocTransObjType.idObjTypeStart = ‘Pm_OrderBankIn’.</w:t>
            </w:r>
          </w:p>
          <w:p w14:paraId="307A73F0" w14:textId="13E3B40A" w:rsidR="00475EF7" w:rsidRPr="00515CD2" w:rsidRDefault="00475EF7" w:rsidP="008F1A23">
            <w:pPr>
              <w:pStyle w:val="a6"/>
              <w:ind w:left="0"/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</w:pP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Если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 xml:space="preserve"> 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такая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 xml:space="preserve"> 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запись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 xml:space="preserve"> 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найдена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 xml:space="preserve">, 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то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 xml:space="preserve"> 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>присвоить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 xml:space="preserve"> Pm_OrderBankIn.idObjectType = Pm_CBSDocTransObjType.idObjTypeEnd.</w:t>
            </w:r>
          </w:p>
          <w:p w14:paraId="7BB33744" w14:textId="3D7EA557" w:rsidR="00475EF7" w:rsidRPr="00057F81" w:rsidRDefault="00475EF7" w:rsidP="00631F62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Сформировать для отображения 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HL</w:t>
            </w:r>
            <w:r w:rsidRPr="00515CD2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 – как заголовок экземпляра БО.</w:t>
            </w:r>
          </w:p>
        </w:tc>
      </w:tr>
      <w:tr w:rsidR="00475EF7" w:rsidRPr="00364C41" w14:paraId="79A20737" w14:textId="77777777" w:rsidTr="00475EF7">
        <w:tc>
          <w:tcPr>
            <w:tcW w:w="1998" w:type="dxa"/>
          </w:tcPr>
          <w:p w14:paraId="7662AD10" w14:textId="77777777" w:rsidR="00475EF7" w:rsidRPr="008C5A7E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sNumDoc</w:t>
            </w:r>
          </w:p>
        </w:tc>
        <w:tc>
          <w:tcPr>
            <w:tcW w:w="2108" w:type="dxa"/>
          </w:tcPr>
          <w:p w14:paraId="4296454F" w14:textId="77777777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Номер платежного документа</w:t>
            </w:r>
          </w:p>
        </w:tc>
        <w:tc>
          <w:tcPr>
            <w:tcW w:w="1133" w:type="dxa"/>
          </w:tcPr>
          <w:p w14:paraId="19EDC357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516B99B3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27F4519A" w14:textId="77777777" w:rsidR="00475EF7" w:rsidRPr="00D303F9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5EC59464" w14:textId="77777777" w:rsidR="00475EF7" w:rsidRPr="00D303F9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B1D03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sNumDoc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62EB5829" w14:textId="29773F56" w:rsidR="00475EF7" w:rsidRPr="00D303F9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475EF7" w:rsidRPr="00364C41" w14:paraId="6240EFDE" w14:textId="77777777" w:rsidTr="00475EF7">
        <w:tc>
          <w:tcPr>
            <w:tcW w:w="1998" w:type="dxa"/>
          </w:tcPr>
          <w:p w14:paraId="57FBBF84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lastRenderedPageBreak/>
              <w:t>dDoc</w:t>
            </w:r>
          </w:p>
        </w:tc>
        <w:tc>
          <w:tcPr>
            <w:tcW w:w="2108" w:type="dxa"/>
          </w:tcPr>
          <w:p w14:paraId="6FEF1294" w14:textId="77777777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Дата платежного документа</w:t>
            </w:r>
          </w:p>
        </w:tc>
        <w:tc>
          <w:tcPr>
            <w:tcW w:w="1133" w:type="dxa"/>
          </w:tcPr>
          <w:p w14:paraId="41A8999F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ftDateTime</w:t>
            </w:r>
          </w:p>
        </w:tc>
        <w:tc>
          <w:tcPr>
            <w:tcW w:w="973" w:type="dxa"/>
          </w:tcPr>
          <w:p w14:paraId="7C1A4B4A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7C7509E" w14:textId="77777777" w:rsidR="00475EF7" w:rsidRPr="00D303F9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65778225" w14:textId="77777777" w:rsidR="00475EF7" w:rsidRPr="00D303F9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B1D03">
              <w:rPr>
                <w:rFonts w:eastAsia="Times New Roman"/>
                <w:color w:val="000000"/>
                <w:sz w:val="20"/>
                <w:szCs w:val="20"/>
              </w:rPr>
              <w:t>Pm_CBStatementDoc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dDoc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546C8541" w14:textId="40D5CF1E" w:rsidR="00475EF7" w:rsidRPr="00D303F9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475EF7" w:rsidRPr="00932EC2" w14:paraId="460EEA4F" w14:textId="77777777" w:rsidTr="00475EF7">
        <w:tc>
          <w:tcPr>
            <w:tcW w:w="1998" w:type="dxa"/>
          </w:tcPr>
          <w:p w14:paraId="703F0F02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</w:p>
        </w:tc>
        <w:tc>
          <w:tcPr>
            <w:tcW w:w="2108" w:type="dxa"/>
          </w:tcPr>
          <w:p w14:paraId="3E2FA721" w14:textId="77777777" w:rsidR="00475EF7" w:rsidRPr="003C5D0E" w:rsidRDefault="00475EF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Создано автомат.</w:t>
            </w:r>
          </w:p>
        </w:tc>
        <w:tc>
          <w:tcPr>
            <w:tcW w:w="1133" w:type="dxa"/>
          </w:tcPr>
          <w:p w14:paraId="452B69F1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056559">
              <w:rPr>
                <w:rFonts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73" w:type="dxa"/>
          </w:tcPr>
          <w:p w14:paraId="2D8C0AEF" w14:textId="77777777" w:rsidR="00475EF7" w:rsidRPr="00364C41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708C3821" w14:textId="77777777" w:rsidR="00475EF7" w:rsidRPr="00D303F9" w:rsidRDefault="00475EF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34C8B3E3" w14:textId="4D75AD76" w:rsidR="00C921F0" w:rsidRPr="00D23607" w:rsidRDefault="00475EF7" w:rsidP="00C921F0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_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/ 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_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OrderBankIn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, </w:t>
            </w:r>
          </w:p>
          <w:p w14:paraId="2A6E8B1C" w14:textId="4FA6D45D" w:rsidR="00475EF7" w:rsidRPr="00D23607" w:rsidRDefault="00475EF7" w:rsidP="00515CD2">
            <w:pPr>
              <w:rPr>
                <w:rFonts w:cstheme="minorHAnsi"/>
                <w:sz w:val="20"/>
                <w:szCs w:val="20"/>
                <w:lang w:val="en-US"/>
              </w:rPr>
            </w:pPr>
          </w:p>
        </w:tc>
        <w:tc>
          <w:tcPr>
            <w:tcW w:w="5103" w:type="dxa"/>
          </w:tcPr>
          <w:p w14:paraId="57EC37F2" w14:textId="6F7C34A8" w:rsidR="00C921F0" w:rsidRPr="00D23607" w:rsidRDefault="00C921F0" w:rsidP="00C921F0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Связь</w:t>
            </w:r>
            <w:r w:rsidRPr="00D23607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классов</w:t>
            </w:r>
            <w:r w:rsidRPr="00D23607">
              <w:rPr>
                <w:rFonts w:eastAsia="Times New Roman"/>
                <w:color w:val="000000"/>
                <w:sz w:val="20"/>
                <w:szCs w:val="20"/>
                <w:lang w:val="en-US"/>
              </w:rPr>
              <w:t>:</w:t>
            </w:r>
          </w:p>
          <w:p w14:paraId="4E524ADD" w14:textId="77318B65" w:rsidR="00475EF7" w:rsidRPr="009C7612" w:rsidRDefault="00C921F0" w:rsidP="001C38C7">
            <w:pPr>
              <w:rPr>
                <w:rFonts w:cstheme="minorHAnsi"/>
                <w:sz w:val="20"/>
                <w:szCs w:val="20"/>
              </w:rPr>
            </w:pP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_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/ 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_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OrderBankIn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_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 w:rsidRPr="00CB1D03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 w:rsidRPr="00237C79">
              <w:rPr>
                <w:lang w:val="en-US"/>
              </w:rPr>
              <w:t xml:space="preserve">  </w:t>
            </w:r>
            <w:r>
              <w:t>В</w:t>
            </w:r>
            <w:commentRangeStart w:id="418"/>
            <w:r w:rsidRPr="007D29E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случае </w:t>
            </w:r>
            <w:r w:rsidRPr="00CB1D03">
              <w:rPr>
                <w:rFonts w:eastAsia="Times New Roman"/>
                <w:color w:val="000000"/>
                <w:sz w:val="20"/>
                <w:szCs w:val="20"/>
              </w:rPr>
              <w:t>переопределения/удаления платежного документа</w:t>
            </w:r>
            <w:r w:rsidRPr="00932EC2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Global</w:t>
            </w:r>
            <w:r w:rsidRPr="009C7612">
              <w:rPr>
                <w:rFonts w:eastAsia="Times New Roman"/>
                <w:color w:val="000000"/>
                <w:sz w:val="20"/>
                <w:szCs w:val="20"/>
              </w:rPr>
              <w:t xml:space="preserve"> (</w:t>
            </w:r>
            <w:r w:rsidRPr="000142E0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 w:rsidRPr="009C7612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из документа БВ </w:t>
            </w:r>
            <w:ins w:id="419" w:author="Учетная запись Майкрософт" w:date="2025-08-18T19:05:00Z">
              <w:r w:rsidR="00EC0FF2">
                <w:rPr>
                  <w:rFonts w:eastAsia="Times New Roman"/>
                  <w:color w:val="000000"/>
                  <w:sz w:val="20"/>
                  <w:szCs w:val="20"/>
                </w:rPr>
                <w:t xml:space="preserve">после сохранения </w:t>
              </w:r>
            </w:ins>
            <w:r>
              <w:rPr>
                <w:rFonts w:eastAsia="Times New Roman"/>
                <w:color w:val="000000"/>
                <w:sz w:val="20"/>
                <w:szCs w:val="20"/>
              </w:rPr>
              <w:t xml:space="preserve">переопределить 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в </w:t>
            </w:r>
            <w:del w:id="420" w:author="Учетная запись Майкрософт" w:date="2025-08-18T08:37:00Z">
              <w:r w:rsidDel="001C38C7">
                <w:rPr>
                  <w:rFonts w:eastAsia="Times New Roman"/>
                  <w:color w:val="000000"/>
                  <w:sz w:val="20"/>
                  <w:szCs w:val="20"/>
                </w:rPr>
                <w:delText>основной таблице</w:delText>
              </w:r>
            </w:del>
            <w:ins w:id="421" w:author="Учетная запись Майкрософт" w:date="2025-08-18T08:37:00Z">
              <w:r w:rsidR="001C38C7">
                <w:rPr>
                  <w:rFonts w:eastAsia="Times New Roman"/>
                  <w:color w:val="000000"/>
                  <w:sz w:val="20"/>
                  <w:szCs w:val="20"/>
                </w:rPr>
                <w:t>списке</w:t>
              </w:r>
              <w:r w:rsidR="00067853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  <w:proofErr w:type="gramStart"/>
              <w:r w:rsidR="00067853">
                <w:rPr>
                  <w:rFonts w:eastAsia="Times New Roman"/>
                  <w:color w:val="000000"/>
                  <w:sz w:val="20"/>
                  <w:szCs w:val="20"/>
                </w:rPr>
                <w:t>данных</w:t>
              </w:r>
              <w:r w:rsidR="001C38C7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</w:ins>
            <w:r w:rsidRPr="009C7612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commentRangeEnd w:id="418"/>
            <w:proofErr w:type="gramEnd"/>
            <w:r>
              <w:rPr>
                <w:rStyle w:val="ad"/>
              </w:rPr>
              <w:commentReference w:id="418"/>
            </w:r>
          </w:p>
        </w:tc>
      </w:tr>
      <w:tr w:rsidR="00D938A7" w:rsidRPr="00364C41" w14:paraId="33B1D96C" w14:textId="77777777" w:rsidTr="00D938A7">
        <w:tc>
          <w:tcPr>
            <w:tcW w:w="1998" w:type="dxa"/>
          </w:tcPr>
          <w:p w14:paraId="453FB35D" w14:textId="77777777" w:rsidR="00D938A7" w:rsidRPr="00932EC2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idCur</w:t>
            </w:r>
          </w:p>
        </w:tc>
        <w:tc>
          <w:tcPr>
            <w:tcW w:w="2108" w:type="dxa"/>
          </w:tcPr>
          <w:p w14:paraId="37D0C862" w14:textId="77777777" w:rsidR="00D938A7" w:rsidRPr="003C5D0E" w:rsidRDefault="00D938A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Валюта</w:t>
            </w:r>
          </w:p>
        </w:tc>
        <w:tc>
          <w:tcPr>
            <w:tcW w:w="1133" w:type="dxa"/>
          </w:tcPr>
          <w:p w14:paraId="5FA42A05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37ECFA87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</w:rPr>
              <w:t xml:space="preserve">Id 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– </w:t>
            </w:r>
            <w:r w:rsidRPr="009A4A57">
              <w:rPr>
                <w:rFonts w:cstheme="minorHAnsi"/>
                <w:sz w:val="20"/>
                <w:szCs w:val="20"/>
              </w:rPr>
              <w:t>нет,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 HL</w:t>
            </w:r>
            <w:r w:rsidRPr="009A4A57">
              <w:rPr>
                <w:rFonts w:cstheme="minorHAnsi"/>
                <w:sz w:val="20"/>
                <w:szCs w:val="20"/>
              </w:rPr>
              <w:t>-да</w:t>
            </w:r>
          </w:p>
        </w:tc>
        <w:tc>
          <w:tcPr>
            <w:tcW w:w="925" w:type="dxa"/>
          </w:tcPr>
          <w:p w14:paraId="1953D86C" w14:textId="77777777" w:rsidR="00D938A7" w:rsidRPr="00D303F9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6C984457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idCur</w:t>
            </w:r>
          </w:p>
        </w:tc>
        <w:tc>
          <w:tcPr>
            <w:tcW w:w="5103" w:type="dxa"/>
          </w:tcPr>
          <w:p w14:paraId="40A276BC" w14:textId="5A9DA38D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D938A7" w:rsidRPr="00364C41" w14:paraId="3BAD1946" w14:textId="77777777" w:rsidTr="00D938A7">
        <w:tc>
          <w:tcPr>
            <w:tcW w:w="1998" w:type="dxa"/>
          </w:tcPr>
          <w:p w14:paraId="48EED6E1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nSum</w:t>
            </w:r>
          </w:p>
        </w:tc>
        <w:tc>
          <w:tcPr>
            <w:tcW w:w="2108" w:type="dxa"/>
          </w:tcPr>
          <w:p w14:paraId="0DB65CFE" w14:textId="77777777" w:rsidR="00D938A7" w:rsidRPr="003C5D0E" w:rsidRDefault="00D938A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Сумма</w:t>
            </w:r>
          </w:p>
        </w:tc>
        <w:tc>
          <w:tcPr>
            <w:tcW w:w="1133" w:type="dxa"/>
          </w:tcPr>
          <w:p w14:paraId="281A3B4A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973" w:type="dxa"/>
          </w:tcPr>
          <w:p w14:paraId="11615682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5E407DC9" w14:textId="77777777" w:rsidR="00D938A7" w:rsidRPr="00D303F9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0EB5C03D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nSum</w:t>
            </w:r>
          </w:p>
        </w:tc>
        <w:tc>
          <w:tcPr>
            <w:tcW w:w="5103" w:type="dxa"/>
          </w:tcPr>
          <w:p w14:paraId="6B266993" w14:textId="49F67365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D938A7" w:rsidRPr="00364C41" w14:paraId="023DF8E6" w14:textId="77777777" w:rsidTr="00D938A7">
        <w:tc>
          <w:tcPr>
            <w:tcW w:w="1998" w:type="dxa"/>
          </w:tcPr>
          <w:p w14:paraId="7AAF696B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nSumBase</w:t>
            </w:r>
          </w:p>
        </w:tc>
        <w:tc>
          <w:tcPr>
            <w:tcW w:w="2108" w:type="dxa"/>
          </w:tcPr>
          <w:p w14:paraId="366C29A7" w14:textId="77777777" w:rsidR="00D938A7" w:rsidRPr="003C5D0E" w:rsidRDefault="00D938A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Сумма,</w:t>
            </w: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br/>
              <w:t>НВ</w:t>
            </w:r>
            <w:proofErr w:type="gramEnd"/>
          </w:p>
        </w:tc>
        <w:tc>
          <w:tcPr>
            <w:tcW w:w="1133" w:type="dxa"/>
          </w:tcPr>
          <w:p w14:paraId="6E86C834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973" w:type="dxa"/>
          </w:tcPr>
          <w:p w14:paraId="43BB593E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055B7E29" w14:textId="77777777" w:rsidR="00D938A7" w:rsidRPr="00D303F9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BD4E9F0" w14:textId="77777777" w:rsidR="00D938A7" w:rsidRPr="005D05F1" w:rsidRDefault="00D938A7" w:rsidP="005F07A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nSumBase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2203AE2F" w14:textId="625CC3EB" w:rsidR="00D938A7" w:rsidRPr="005D05F1" w:rsidRDefault="00D938A7" w:rsidP="005F07AC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D938A7" w:rsidRPr="00364C41" w14:paraId="776F13A9" w14:textId="77777777" w:rsidTr="00D938A7">
        <w:tc>
          <w:tcPr>
            <w:tcW w:w="1998" w:type="dxa"/>
          </w:tcPr>
          <w:p w14:paraId="1E824F65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nCurRate</w:t>
            </w:r>
          </w:p>
        </w:tc>
        <w:tc>
          <w:tcPr>
            <w:tcW w:w="2108" w:type="dxa"/>
          </w:tcPr>
          <w:p w14:paraId="082CA63F" w14:textId="77777777" w:rsidR="00D938A7" w:rsidRPr="003C5D0E" w:rsidRDefault="00D938A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Курс</w:t>
            </w:r>
          </w:p>
        </w:tc>
        <w:tc>
          <w:tcPr>
            <w:tcW w:w="1133" w:type="dxa"/>
          </w:tcPr>
          <w:p w14:paraId="33F26D1E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973" w:type="dxa"/>
          </w:tcPr>
          <w:p w14:paraId="7650F482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AC10C8D" w14:textId="77777777" w:rsidR="00D938A7" w:rsidRPr="00D303F9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4EEF0D35" w14:textId="77777777" w:rsidR="00D938A7" w:rsidRPr="00B20F6A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nCurRate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7B0B314B" w14:textId="04F1E51C" w:rsidR="00D938A7" w:rsidRPr="00B20F6A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D938A7" w:rsidRPr="00364C41" w14:paraId="647E35F7" w14:textId="77777777" w:rsidTr="00D938A7">
        <w:tc>
          <w:tcPr>
            <w:tcW w:w="1998" w:type="dxa"/>
          </w:tcPr>
          <w:p w14:paraId="7B523FB0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idCurRateType</w:t>
            </w:r>
          </w:p>
        </w:tc>
        <w:tc>
          <w:tcPr>
            <w:tcW w:w="2108" w:type="dxa"/>
          </w:tcPr>
          <w:p w14:paraId="1D624889" w14:textId="77777777" w:rsidR="00D938A7" w:rsidRPr="00B65016" w:rsidRDefault="00D938A7" w:rsidP="005F07A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Тип курса</w:t>
            </w:r>
          </w:p>
        </w:tc>
        <w:tc>
          <w:tcPr>
            <w:tcW w:w="1133" w:type="dxa"/>
          </w:tcPr>
          <w:p w14:paraId="5E858483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43398023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</w:rPr>
              <w:t xml:space="preserve">Id 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– </w:t>
            </w:r>
            <w:r w:rsidRPr="009A4A57">
              <w:rPr>
                <w:rFonts w:cstheme="minorHAnsi"/>
                <w:sz w:val="20"/>
                <w:szCs w:val="20"/>
              </w:rPr>
              <w:t>нет,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 HL</w:t>
            </w:r>
            <w:r w:rsidRPr="009A4A57">
              <w:rPr>
                <w:rFonts w:cstheme="minorHAnsi"/>
                <w:sz w:val="20"/>
                <w:szCs w:val="20"/>
              </w:rPr>
              <w:t>-да</w:t>
            </w:r>
          </w:p>
        </w:tc>
        <w:tc>
          <w:tcPr>
            <w:tcW w:w="925" w:type="dxa"/>
          </w:tcPr>
          <w:p w14:paraId="0FF5A3CC" w14:textId="77777777" w:rsidR="00D938A7" w:rsidRPr="00F13D53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F13D53"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B191981" w14:textId="77777777" w:rsidR="00D938A7" w:rsidRPr="00F13D53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F13D53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idCurRateType</w:t>
            </w:r>
            <w:r w:rsidRPr="00F13D53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5D997DDB" w14:textId="4BDA91D3" w:rsidR="00D938A7" w:rsidRPr="00F13D53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D938A7" w:rsidRPr="00650228" w14:paraId="707DB5A5" w14:textId="77777777" w:rsidTr="00D938A7">
        <w:tc>
          <w:tcPr>
            <w:tcW w:w="1998" w:type="dxa"/>
          </w:tcPr>
          <w:p w14:paraId="58E924CA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</w:p>
        </w:tc>
        <w:tc>
          <w:tcPr>
            <w:tcW w:w="2108" w:type="dxa"/>
          </w:tcPr>
          <w:p w14:paraId="03352DFB" w14:textId="77777777" w:rsidR="00D938A7" w:rsidRPr="00B65016" w:rsidRDefault="00D938A7" w:rsidP="005F07A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commentRangeStart w:id="422"/>
            <w:commentRangeStart w:id="423"/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Платежный</w:t>
            </w:r>
            <w:commentRangeEnd w:id="422"/>
            <w:r>
              <w:rPr>
                <w:rStyle w:val="ad"/>
              </w:rPr>
              <w:commentReference w:id="422"/>
            </w:r>
            <w:commentRangeEnd w:id="423"/>
            <w:r>
              <w:rPr>
                <w:rStyle w:val="ad"/>
              </w:rPr>
              <w:commentReference w:id="423"/>
            </w: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документ  Global</w:t>
            </w:r>
            <w:proofErr w:type="gramEnd"/>
          </w:p>
        </w:tc>
        <w:tc>
          <w:tcPr>
            <w:tcW w:w="1133" w:type="dxa"/>
          </w:tcPr>
          <w:p w14:paraId="2A31AC6F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73" w:type="dxa"/>
          </w:tcPr>
          <w:p w14:paraId="4EB0E548" w14:textId="77777777" w:rsidR="00D938A7" w:rsidRPr="00364C41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gi</w:t>
            </w:r>
            <w:r w:rsidRPr="009A4A57">
              <w:rPr>
                <w:rFonts w:cstheme="minorHAnsi"/>
                <w:sz w:val="20"/>
                <w:szCs w:val="20"/>
              </w:rPr>
              <w:t xml:space="preserve">d 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– </w:t>
            </w:r>
            <w:r w:rsidRPr="009A4A57">
              <w:rPr>
                <w:rFonts w:cstheme="minorHAnsi"/>
                <w:sz w:val="20"/>
                <w:szCs w:val="20"/>
              </w:rPr>
              <w:t>нет,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 HL</w:t>
            </w:r>
            <w:r w:rsidRPr="009A4A57">
              <w:rPr>
                <w:rFonts w:cstheme="minorHAnsi"/>
                <w:sz w:val="20"/>
                <w:szCs w:val="20"/>
              </w:rPr>
              <w:t>-да</w:t>
            </w:r>
          </w:p>
        </w:tc>
        <w:tc>
          <w:tcPr>
            <w:tcW w:w="925" w:type="dxa"/>
          </w:tcPr>
          <w:p w14:paraId="7358EC85" w14:textId="77777777" w:rsidR="00D938A7" w:rsidRPr="00F13D53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F13D53"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3576A3B4" w14:textId="77777777" w:rsidR="00D938A7" w:rsidRPr="00F13D53" w:rsidRDefault="00D938A7" w:rsidP="005F07A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F13D53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 w:rsidRPr="00F13D53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7801A346" w14:textId="2C608651" w:rsidR="00D938A7" w:rsidRPr="00F13D53" w:rsidRDefault="00D938A7" w:rsidP="001A1A51">
            <w:pPr>
              <w:pStyle w:val="a6"/>
              <w:ind w:left="0" w:firstLine="11"/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5103" w:type="dxa"/>
          </w:tcPr>
          <w:p w14:paraId="3D4DA2ED" w14:textId="77777777" w:rsidR="00D938A7" w:rsidRPr="00934156" w:rsidRDefault="00D938A7" w:rsidP="00D938A7">
            <w:pPr>
              <w:pStyle w:val="a6"/>
              <w:ind w:left="11"/>
              <w:rPr>
                <w:rFonts w:eastAsia="Times New Roman"/>
                <w:color w:val="000000"/>
                <w:sz w:val="20"/>
                <w:szCs w:val="20"/>
                <w:highlight w:val="yellow"/>
              </w:rPr>
            </w:pPr>
            <w:r w:rsidRPr="00F13D53">
              <w:rPr>
                <w:rFonts w:eastAsia="Times New Roman"/>
                <w:color w:val="000000"/>
                <w:sz w:val="20"/>
                <w:szCs w:val="20"/>
              </w:rPr>
              <w:t>1.</w:t>
            </w:r>
            <w:r w:rsidRPr="001453BB">
              <w:rPr>
                <w:rFonts w:eastAsia="Times New Roman"/>
                <w:color w:val="000000"/>
              </w:rPr>
              <w:t xml:space="preserve"> </w:t>
            </w:r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Возможность выбора из справочника ПП/ВПП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(стандартное средство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 xml:space="preserve">поиска </w:t>
            </w:r>
            <w:r w:rsidRPr="00C75C0A">
              <w:rPr>
                <w:rFonts w:eastAsia="Times New Roman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 wp14:anchorId="582E2CA2" wp14:editId="7E733078">
                  <wp:extent cx="146649" cy="119986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47" cy="12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75C0A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из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классов </w:t>
            </w: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1453BB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>
              <w:rPr>
                <w:rFonts w:eastAsia="Times New Roman"/>
                <w:color w:val="000000"/>
              </w:rPr>
              <w:t>/</w:t>
            </w:r>
            <w:r>
              <w:rPr>
                <w:rFonts w:eastAsia="Times New Roman"/>
                <w:color w:val="000000"/>
                <w:lang w:val="en-US"/>
              </w:rPr>
              <w:t>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в зависимости от </w:t>
            </w: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 и удаления (сброс в средстве поиска). </w:t>
            </w:r>
            <w:commentRangeStart w:id="424"/>
            <w:commentRangeStart w:id="425"/>
            <w:commentRangeStart w:id="426"/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В справочник ПП/ВПП </w:t>
            </w:r>
            <w:commentRangeEnd w:id="424"/>
            <w:r>
              <w:rPr>
                <w:rStyle w:val="ad"/>
              </w:rPr>
              <w:commentReference w:id="424"/>
            </w:r>
            <w:commentRangeEnd w:id="425"/>
            <w:commentRangeEnd w:id="426"/>
            <w:r>
              <w:rPr>
                <w:rFonts w:eastAsia="Times New Roman"/>
                <w:color w:val="000000"/>
                <w:sz w:val="20"/>
                <w:szCs w:val="20"/>
              </w:rPr>
              <w:t xml:space="preserve">(стандартное средство поиска из классов </w:t>
            </w: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1453BB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>
              <w:rPr>
                <w:rFonts w:eastAsia="Times New Roman"/>
                <w:color w:val="000000"/>
              </w:rPr>
              <w:t>/</w:t>
            </w:r>
            <w:r>
              <w:rPr>
                <w:rFonts w:eastAsia="Times New Roman"/>
                <w:color w:val="000000"/>
                <w:lang w:val="en-US"/>
              </w:rPr>
              <w:t>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>
              <w:rPr>
                <w:rStyle w:val="ad"/>
              </w:rPr>
              <w:commentReference w:id="425"/>
            </w:r>
            <w:r w:rsidR="001B7239">
              <w:rPr>
                <w:rStyle w:val="ad"/>
              </w:rPr>
              <w:commentReference w:id="426"/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добавить поля: </w:t>
            </w: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</w:t>
            </w:r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 документа БВ, </w:t>
            </w:r>
            <w:commentRangeStart w:id="427"/>
            <w:commentRangeStart w:id="428"/>
            <w:commentRangeStart w:id="429"/>
            <w:r w:rsidRPr="001B7239">
              <w:rPr>
                <w:rFonts w:eastAsia="Times New Roman"/>
                <w:color w:val="000000"/>
                <w:sz w:val="20"/>
                <w:szCs w:val="20"/>
              </w:rPr>
              <w:t xml:space="preserve">№ п/п </w:t>
            </w:r>
            <w:r w:rsidRPr="0093415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документа БВ</w:t>
            </w:r>
            <w:commentRangeEnd w:id="427"/>
            <w:r w:rsidRPr="00934156">
              <w:rPr>
                <w:rStyle w:val="ad"/>
                <w:highlight w:val="yellow"/>
              </w:rPr>
              <w:commentReference w:id="427"/>
            </w:r>
            <w:commentRangeEnd w:id="428"/>
            <w:r w:rsidRPr="00934156">
              <w:rPr>
                <w:rStyle w:val="ad"/>
                <w:highlight w:val="yellow"/>
              </w:rPr>
              <w:commentReference w:id="428"/>
            </w:r>
            <w:commentRangeEnd w:id="429"/>
            <w:r w:rsidR="00934156">
              <w:rPr>
                <w:rStyle w:val="ad"/>
              </w:rPr>
              <w:commentReference w:id="429"/>
            </w:r>
            <w:r w:rsidRPr="0093415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, номер БВ, дата БВ. Для этого выбрать gid, nOrder из Pm_CBStatementDoc; sNum, dStatement из Pm_ClientBankStatement по условию:</w:t>
            </w:r>
          </w:p>
          <w:p w14:paraId="66704293" w14:textId="77777777" w:rsidR="00D938A7" w:rsidRPr="00934156" w:rsidRDefault="00D938A7" w:rsidP="00D938A7">
            <w:pPr>
              <w:pStyle w:val="a6"/>
              <w:ind w:left="0" w:firstLine="11"/>
              <w:rPr>
                <w:rFonts w:eastAsia="Times New Roman"/>
                <w:color w:val="000000"/>
                <w:sz w:val="20"/>
                <w:szCs w:val="20"/>
                <w:highlight w:val="yellow"/>
                <w:lang w:val="en-US"/>
              </w:rPr>
            </w:pPr>
            <w:r w:rsidRPr="00934156">
              <w:rPr>
                <w:rFonts w:eastAsia="Times New Roman"/>
                <w:color w:val="000000"/>
                <w:sz w:val="20"/>
                <w:szCs w:val="20"/>
                <w:highlight w:val="yellow"/>
                <w:lang w:val="en-US"/>
              </w:rPr>
              <w:t>Pm_CBStatementDoc.gidPayDoc = Pm_OrderBankOut.gid / Pm_OrderBankIn.gid</w:t>
            </w:r>
          </w:p>
          <w:p w14:paraId="7BB6F17E" w14:textId="77777777" w:rsidR="00D938A7" w:rsidRPr="00F13D53" w:rsidRDefault="00D938A7" w:rsidP="00D938A7">
            <w:pPr>
              <w:pStyle w:val="a6"/>
              <w:ind w:left="0" w:firstLine="11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934156">
              <w:rPr>
                <w:rFonts w:eastAsia="Times New Roman"/>
                <w:b/>
                <w:color w:val="000000"/>
                <w:sz w:val="20"/>
                <w:szCs w:val="20"/>
                <w:highlight w:val="yellow"/>
              </w:rPr>
              <w:t>И</w:t>
            </w:r>
            <w:r w:rsidRPr="00934156">
              <w:rPr>
                <w:rFonts w:eastAsia="Times New Roman"/>
                <w:color w:val="000000"/>
                <w:sz w:val="20"/>
                <w:szCs w:val="20"/>
                <w:highlight w:val="yellow"/>
                <w:lang w:val="en-US"/>
              </w:rPr>
              <w:t xml:space="preserve"> Pm_CBStatementDoc.idClientBankStatement = Pm_ClientBankStatement.id.</w:t>
            </w:r>
          </w:p>
          <w:p w14:paraId="345B64C9" w14:textId="77777777" w:rsidR="00D938A7" w:rsidRPr="00F13D53" w:rsidRDefault="00D938A7" w:rsidP="00D938A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2.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F13D53">
              <w:rPr>
                <w:rFonts w:cstheme="minorHAnsi"/>
                <w:sz w:val="20"/>
                <w:szCs w:val="20"/>
              </w:rPr>
              <w:t>Выбрать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nDays, idCurr </w:t>
            </w:r>
            <w:r w:rsidRPr="00F13D53">
              <w:rPr>
                <w:rFonts w:cstheme="minorHAnsi"/>
                <w:sz w:val="20"/>
                <w:szCs w:val="20"/>
              </w:rPr>
              <w:t>из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Pm_OrderBankRelDate </w:t>
            </w:r>
            <w:r w:rsidRPr="00F13D53">
              <w:rPr>
                <w:rFonts w:cstheme="minorHAnsi"/>
                <w:sz w:val="20"/>
                <w:szCs w:val="20"/>
              </w:rPr>
              <w:t>по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F13D53">
              <w:rPr>
                <w:rFonts w:cstheme="minorHAnsi"/>
                <w:sz w:val="20"/>
                <w:szCs w:val="20"/>
              </w:rPr>
              <w:t>условию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:</w:t>
            </w:r>
          </w:p>
          <w:p w14:paraId="31365028" w14:textId="77777777" w:rsidR="00D938A7" w:rsidRPr="00F13D53" w:rsidRDefault="00D938A7" w:rsidP="00D938A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(Pm_OrderBankRelDate.idCurr = Pm_CBStatementDoc.idCurr </w:t>
            </w:r>
          </w:p>
          <w:p w14:paraId="0BADDFE8" w14:textId="77777777" w:rsidR="00D938A7" w:rsidRPr="00F13D53" w:rsidRDefault="00D938A7" w:rsidP="00D938A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F13D53">
              <w:rPr>
                <w:rFonts w:cstheme="minorHAnsi"/>
                <w:sz w:val="20"/>
                <w:szCs w:val="20"/>
              </w:rPr>
              <w:t>ИЛИ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Pm_OrderBankRelDate.idCurr </w:t>
            </w:r>
            <w:r w:rsidRPr="00F13D53">
              <w:rPr>
                <w:rFonts w:cstheme="minorHAnsi"/>
                <w:sz w:val="20"/>
                <w:szCs w:val="20"/>
              </w:rPr>
              <w:t>пусто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)</w:t>
            </w:r>
          </w:p>
          <w:p w14:paraId="287384CD" w14:textId="77777777" w:rsidR="00D938A7" w:rsidRPr="00F13D53" w:rsidRDefault="00D938A7" w:rsidP="00D938A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F13D53">
              <w:rPr>
                <w:rFonts w:cstheme="minorHAnsi"/>
                <w:sz w:val="20"/>
                <w:szCs w:val="20"/>
              </w:rPr>
              <w:t>И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Pm_OrderBankRelDate.bNotActive = ‘’.</w:t>
            </w:r>
          </w:p>
          <w:p w14:paraId="72BA64D1" w14:textId="77777777" w:rsidR="00D938A7" w:rsidRPr="00F13D53" w:rsidRDefault="00D938A7" w:rsidP="00D938A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F13D53">
              <w:rPr>
                <w:rFonts w:cstheme="minorHAnsi"/>
                <w:sz w:val="20"/>
                <w:szCs w:val="20"/>
              </w:rPr>
              <w:lastRenderedPageBreak/>
              <w:t xml:space="preserve">Если не выбраны записи, то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nDays</w:t>
            </w:r>
            <w:r w:rsidRPr="00F13D53">
              <w:rPr>
                <w:rFonts w:cstheme="minorHAnsi"/>
                <w:sz w:val="20"/>
                <w:szCs w:val="20"/>
              </w:rPr>
              <w:t xml:space="preserve"> = 0.</w:t>
            </w:r>
          </w:p>
          <w:p w14:paraId="0E0DAA5E" w14:textId="73BA968A" w:rsidR="00D938A7" w:rsidRPr="00D938A7" w:rsidRDefault="00D938A7" w:rsidP="00D938A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F13D53">
              <w:rPr>
                <w:rFonts w:eastAsia="Times New Roman"/>
                <w:color w:val="000000"/>
                <w:sz w:val="20"/>
                <w:szCs w:val="20"/>
              </w:rPr>
              <w:t>3. Ограничить перечень ПП/ВПП в справочнике по условию:</w:t>
            </w:r>
          </w:p>
          <w:p w14:paraId="7EBBD401" w14:textId="76DC2EF0" w:rsidR="00D938A7" w:rsidRPr="00F13D53" w:rsidRDefault="00D938A7" w:rsidP="00D938A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Pm_OrderBankOut.gidSettler = Pm_CBStatementDoc.gidSettlerIn </w:t>
            </w:r>
          </w:p>
          <w:p w14:paraId="06C11C43" w14:textId="792AE87A" w:rsidR="00D938A7" w:rsidRPr="00F13D53" w:rsidRDefault="00D938A7" w:rsidP="00D938A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/ Pm_OrderBankIn.gidSettler =  Pm_CBStatementDoc.gidSettlerOut (</w:t>
            </w:r>
            <w:r w:rsidRPr="00F13D53">
              <w:rPr>
                <w:rFonts w:cstheme="minorHAnsi"/>
                <w:sz w:val="20"/>
                <w:szCs w:val="20"/>
              </w:rPr>
              <w:t>если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Pm_CBStatementDoc.gidSettlerOut </w:t>
            </w:r>
            <w:r w:rsidRPr="00F13D53">
              <w:rPr>
                <w:rFonts w:cstheme="minorHAnsi"/>
                <w:sz w:val="20"/>
                <w:szCs w:val="20"/>
              </w:rPr>
              <w:t>для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nDirection=«1» /Pm_CBStatementDoc.gidSettlerIn </w:t>
            </w:r>
            <w:r w:rsidRPr="00F13D53">
              <w:rPr>
                <w:rFonts w:cstheme="minorHAnsi"/>
                <w:sz w:val="20"/>
                <w:szCs w:val="20"/>
              </w:rPr>
              <w:t>для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nDirection=«-1» </w:t>
            </w:r>
            <w:r w:rsidRPr="00F13D53">
              <w:rPr>
                <w:rFonts w:cstheme="minorHAnsi"/>
                <w:sz w:val="20"/>
                <w:szCs w:val="20"/>
              </w:rPr>
              <w:t>не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F13D53">
              <w:rPr>
                <w:rFonts w:cstheme="minorHAnsi"/>
                <w:sz w:val="20"/>
                <w:szCs w:val="20"/>
              </w:rPr>
              <w:t>пусто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)</w:t>
            </w:r>
          </w:p>
          <w:p w14:paraId="3965DE21" w14:textId="77777777" w:rsidR="00D938A7" w:rsidRPr="00F13D53" w:rsidRDefault="00D938A7" w:rsidP="00D938A7">
            <w:pPr>
              <w:pStyle w:val="a6"/>
              <w:ind w:left="0"/>
              <w:rPr>
                <w:sz w:val="20"/>
                <w:szCs w:val="20"/>
                <w:lang w:val="en-US"/>
              </w:rPr>
            </w:pPr>
            <w:r w:rsidRPr="00F13D53">
              <w:rPr>
                <w:rFonts w:cstheme="minorHAnsi"/>
                <w:b/>
                <w:sz w:val="20"/>
                <w:szCs w:val="20"/>
              </w:rPr>
              <w:t>И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(</w:t>
            </w:r>
            <w:r w:rsidRPr="00F13D53">
              <w:rPr>
                <w:sz w:val="20"/>
                <w:szCs w:val="20"/>
                <w:lang w:val="en-US"/>
              </w:rPr>
              <w:t xml:space="preserve">Pm_OrderBankOut.dDoc / Pm_OrderBankIn.dDoc) </w:t>
            </w:r>
            <w:r w:rsidRPr="00F13D53">
              <w:rPr>
                <w:sz w:val="20"/>
                <w:szCs w:val="20"/>
              </w:rPr>
              <w:t>в</w:t>
            </w:r>
            <w:r w:rsidRPr="00F13D53">
              <w:rPr>
                <w:sz w:val="20"/>
                <w:szCs w:val="20"/>
                <w:lang w:val="en-US"/>
              </w:rPr>
              <w:t xml:space="preserve"> </w:t>
            </w:r>
            <w:r w:rsidRPr="00F13D53">
              <w:rPr>
                <w:sz w:val="20"/>
                <w:szCs w:val="20"/>
              </w:rPr>
              <w:t>интервале</w:t>
            </w:r>
            <w:r w:rsidRPr="00F13D53">
              <w:rPr>
                <w:sz w:val="20"/>
                <w:szCs w:val="20"/>
                <w:lang w:val="en-US"/>
              </w:rPr>
              <w:t>:</w:t>
            </w:r>
          </w:p>
          <w:p w14:paraId="14075CC7" w14:textId="3E3077E7" w:rsidR="00D938A7" w:rsidRPr="00F13D53" w:rsidRDefault="00D938A7" w:rsidP="00D938A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F13D53">
              <w:rPr>
                <w:sz w:val="20"/>
                <w:szCs w:val="20"/>
                <w:lang w:val="en-US"/>
              </w:rPr>
              <w:t>(</w:t>
            </w:r>
            <w:r w:rsidRPr="00F13D53">
              <w:rPr>
                <w:b/>
                <w:sz w:val="20"/>
                <w:szCs w:val="20"/>
              </w:rPr>
              <w:t>С</w:t>
            </w:r>
            <w:r w:rsidRPr="00F13D53">
              <w:rPr>
                <w:b/>
                <w:sz w:val="20"/>
                <w:szCs w:val="20"/>
                <w:lang w:val="en-US"/>
              </w:rPr>
              <w:t xml:space="preserve">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Pm_CBStatementDoc.dExec - Pm_OrderBankRelDate.nDays (</w:t>
            </w:r>
            <w:r w:rsidRPr="00F13D53">
              <w:rPr>
                <w:rFonts w:cstheme="minorHAnsi"/>
                <w:sz w:val="20"/>
                <w:szCs w:val="20"/>
              </w:rPr>
              <w:t>п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.2)</w:t>
            </w:r>
          </w:p>
          <w:p w14:paraId="797EE806" w14:textId="77777777" w:rsidR="00D938A7" w:rsidRPr="00F13D53" w:rsidRDefault="00D938A7" w:rsidP="00261EDA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F13D53">
              <w:rPr>
                <w:rFonts w:cstheme="minorHAnsi"/>
                <w:b/>
                <w:sz w:val="20"/>
                <w:szCs w:val="20"/>
              </w:rPr>
              <w:t>По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 xml:space="preserve"> Pm_CBStatementDoc.dExec)</w:t>
            </w:r>
          </w:p>
          <w:p w14:paraId="1498350E" w14:textId="77777777" w:rsidR="00D938A7" w:rsidRPr="00F13D53" w:rsidRDefault="00D938A7" w:rsidP="00261EDA">
            <w:pPr>
              <w:pStyle w:val="a6"/>
              <w:ind w:left="0"/>
              <w:rPr>
                <w:sz w:val="20"/>
                <w:szCs w:val="20"/>
                <w:lang w:val="en-US"/>
              </w:rPr>
            </w:pPr>
            <w:r w:rsidRPr="00F13D53">
              <w:rPr>
                <w:b/>
                <w:sz w:val="20"/>
                <w:szCs w:val="20"/>
              </w:rPr>
              <w:t>И</w:t>
            </w:r>
            <w:r w:rsidRPr="00F13D53">
              <w:rPr>
                <w:sz w:val="20"/>
                <w:szCs w:val="20"/>
                <w:lang w:val="en-US"/>
              </w:rPr>
              <w:t xml:space="preserve"> Pm_OrderBankOut.nSum / Pm_OrderBankIn.nSum = Pm_CBStatementDoc.nSum</w:t>
            </w:r>
          </w:p>
          <w:p w14:paraId="2E380BC4" w14:textId="6474A904" w:rsidR="00D938A7" w:rsidRPr="00F13D53" w:rsidRDefault="00D938A7" w:rsidP="00261EDA">
            <w:pPr>
              <w:jc w:val="both"/>
              <w:rPr>
                <w:rFonts w:cstheme="minorHAnsi"/>
                <w:sz w:val="20"/>
                <w:szCs w:val="20"/>
                <w:lang w:val="en-US"/>
              </w:rPr>
            </w:pPr>
            <w:r w:rsidRPr="00F13D53">
              <w:rPr>
                <w:b/>
                <w:sz w:val="20"/>
                <w:szCs w:val="20"/>
              </w:rPr>
              <w:t>И</w:t>
            </w:r>
            <w:r w:rsidRPr="00F13D53">
              <w:rPr>
                <w:sz w:val="20"/>
                <w:szCs w:val="20"/>
                <w:lang w:val="en-US"/>
              </w:rPr>
              <w:t xml:space="preserve"> Pm_OrderBankOut.idCurr / Pm_OrderBankIn.idCurr = Pm_CBStatementDoc.idCurr.</w:t>
            </w:r>
          </w:p>
          <w:p w14:paraId="262D83E5" w14:textId="019F905E" w:rsidR="00D938A7" w:rsidRPr="00F13D53" w:rsidRDefault="00D938A7" w:rsidP="00F055A7">
            <w:pPr>
              <w:rPr>
                <w:rFonts w:cstheme="minorHAnsi"/>
                <w:sz w:val="20"/>
                <w:szCs w:val="20"/>
              </w:rPr>
            </w:pPr>
            <w:r w:rsidRPr="00F13D53">
              <w:rPr>
                <w:rFonts w:cstheme="minorHAnsi"/>
                <w:sz w:val="20"/>
                <w:szCs w:val="20"/>
              </w:rPr>
              <w:t xml:space="preserve">4.При выборе ПП/ВПП из списка, проверить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gid</w:t>
            </w:r>
            <w:r w:rsidRPr="00F13D53">
              <w:rPr>
                <w:rFonts w:cstheme="minorHAnsi"/>
                <w:sz w:val="20"/>
                <w:szCs w:val="20"/>
              </w:rPr>
              <w:t xml:space="preserve"> Документа БВ</w:t>
            </w:r>
            <w:r>
              <w:rPr>
                <w:rFonts w:cstheme="minorHAnsi"/>
                <w:sz w:val="20"/>
                <w:szCs w:val="20"/>
              </w:rPr>
              <w:t xml:space="preserve"> из п.1</w:t>
            </w:r>
            <w:r w:rsidRPr="00F13D53">
              <w:rPr>
                <w:rFonts w:cstheme="minorHAnsi"/>
                <w:sz w:val="20"/>
                <w:szCs w:val="20"/>
              </w:rPr>
              <w:t xml:space="preserve">. Если не пусто, то выдать запрещающее сообщение: «Выбранный платежный документ </w:t>
            </w:r>
            <w:commentRangeStart w:id="430"/>
            <w:commentRangeStart w:id="431"/>
            <w:r w:rsidRPr="00F13D53">
              <w:rPr>
                <w:rFonts w:cstheme="minorHAnsi"/>
                <w:sz w:val="20"/>
                <w:szCs w:val="20"/>
              </w:rPr>
              <w:t xml:space="preserve">связан </w:t>
            </w:r>
            <w:commentRangeEnd w:id="430"/>
            <w:r>
              <w:rPr>
                <w:rStyle w:val="ad"/>
              </w:rPr>
              <w:commentReference w:id="430"/>
            </w:r>
            <w:commentRangeEnd w:id="431"/>
            <w:r>
              <w:rPr>
                <w:rStyle w:val="ad"/>
              </w:rPr>
              <w:commentReference w:id="431"/>
            </w:r>
            <w:r w:rsidRPr="00F13D53">
              <w:rPr>
                <w:rFonts w:cstheme="minorHAnsi"/>
                <w:sz w:val="20"/>
                <w:szCs w:val="20"/>
              </w:rPr>
              <w:t>с документом № п/п $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nOrder</w:t>
            </w:r>
            <w:r w:rsidRPr="00F13D53">
              <w:rPr>
                <w:rFonts w:cstheme="minorHAnsi"/>
                <w:sz w:val="20"/>
                <w:szCs w:val="20"/>
              </w:rPr>
              <w:t xml:space="preserve"> (из п.</w:t>
            </w:r>
            <w:proofErr w:type="gramStart"/>
            <w:r w:rsidRPr="00F13D53">
              <w:rPr>
                <w:rFonts w:cstheme="minorHAnsi"/>
                <w:sz w:val="20"/>
                <w:szCs w:val="20"/>
              </w:rPr>
              <w:t>1)$</w:t>
            </w:r>
            <w:proofErr w:type="gramEnd"/>
            <w:r w:rsidRPr="00F13D53">
              <w:rPr>
                <w:rFonts w:cstheme="minorHAnsi"/>
                <w:sz w:val="20"/>
                <w:szCs w:val="20"/>
              </w:rPr>
              <w:t xml:space="preserve"> выписки № $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sNum</w:t>
            </w:r>
            <w:r w:rsidRPr="00F13D53">
              <w:rPr>
                <w:rFonts w:cstheme="minorHAnsi"/>
                <w:sz w:val="20"/>
                <w:szCs w:val="20"/>
              </w:rPr>
              <w:t xml:space="preserve"> (из п.1)$ от $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dStatement</w:t>
            </w:r>
            <w:r w:rsidRPr="00F13D53">
              <w:rPr>
                <w:rFonts w:cstheme="minorHAnsi"/>
                <w:sz w:val="20"/>
                <w:szCs w:val="20"/>
              </w:rPr>
              <w:t xml:space="preserve"> (из п.1)$.».</w:t>
            </w:r>
          </w:p>
          <w:p w14:paraId="226AB7AB" w14:textId="1E112CB5" w:rsidR="00D938A7" w:rsidRPr="00F13D53" w:rsidRDefault="00D938A7" w:rsidP="00D01F22">
            <w:pPr>
              <w:rPr>
                <w:rFonts w:cstheme="minorHAnsi"/>
                <w:sz w:val="20"/>
                <w:szCs w:val="20"/>
              </w:rPr>
            </w:pPr>
            <w:r w:rsidRPr="00F13D53">
              <w:rPr>
                <w:rFonts w:cstheme="minorHAnsi"/>
                <w:sz w:val="20"/>
                <w:szCs w:val="20"/>
              </w:rPr>
              <w:t xml:space="preserve">Если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gid</w:t>
            </w:r>
            <w:r w:rsidRPr="00F13D53">
              <w:rPr>
                <w:rFonts w:cstheme="minorHAnsi"/>
                <w:sz w:val="20"/>
                <w:szCs w:val="20"/>
              </w:rPr>
              <w:t xml:space="preserve"> Документа БВ</w:t>
            </w:r>
            <w:r>
              <w:rPr>
                <w:rFonts w:cstheme="minorHAnsi"/>
                <w:sz w:val="20"/>
                <w:szCs w:val="20"/>
              </w:rPr>
              <w:t xml:space="preserve"> из п.1</w:t>
            </w:r>
            <w:r w:rsidRPr="00F13D53">
              <w:rPr>
                <w:rFonts w:cstheme="minorHAnsi"/>
                <w:sz w:val="20"/>
                <w:szCs w:val="20"/>
              </w:rPr>
              <w:t xml:space="preserve"> пусто, то после выбора </w:t>
            </w:r>
            <w:r w:rsidRPr="00F13D53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ins w:id="432" w:author="Учетная запись Майкрософт" w:date="2025-08-19T10:53:00Z">
              <w:r w:rsidR="00934156">
                <w:rPr>
                  <w:rFonts w:eastAsia="Times New Roman"/>
                  <w:color w:val="000000"/>
                  <w:sz w:val="20"/>
                  <w:szCs w:val="20"/>
                </w:rPr>
                <w:t xml:space="preserve">сохранить и обновить. После </w:t>
              </w:r>
            </w:ins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получить из него </w:t>
            </w:r>
            <w:proofErr w:type="gramStart"/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и </w:t>
            </w:r>
            <w:del w:id="433" w:author="Учетная запись Майкрософт" w:date="2025-08-19T10:53:00Z">
              <w:r w:rsidRPr="00F13D53" w:rsidDel="00934156">
                <w:rPr>
                  <w:rFonts w:eastAsia="Times New Roman"/>
                  <w:color w:val="000000"/>
                  <w:sz w:val="20"/>
                  <w:szCs w:val="20"/>
                </w:rPr>
                <w:delText>сохранить</w:delText>
              </w:r>
            </w:del>
            <w:r w:rsidRPr="00F13D53">
              <w:rPr>
                <w:rFonts w:eastAsia="Times New Roman"/>
                <w:color w:val="000000"/>
                <w:sz w:val="20"/>
                <w:szCs w:val="20"/>
              </w:rPr>
              <w:t>:</w:t>
            </w:r>
            <w:proofErr w:type="gramEnd"/>
            <w:r w:rsidRPr="00F13D5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F13D53">
              <w:rPr>
                <w:rFonts w:cstheme="minorHAnsi"/>
                <w:sz w:val="20"/>
                <w:szCs w:val="20"/>
              </w:rPr>
              <w:t>_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F13D53">
              <w:rPr>
                <w:rFonts w:cstheme="minorHAnsi"/>
                <w:sz w:val="20"/>
                <w:szCs w:val="20"/>
              </w:rPr>
              <w:t>.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gidSettlerIn</w:t>
            </w:r>
            <w:r w:rsidRPr="00F13D53">
              <w:rPr>
                <w:rFonts w:cstheme="minorHAnsi"/>
                <w:sz w:val="20"/>
                <w:szCs w:val="20"/>
              </w:rPr>
              <w:t xml:space="preserve"> =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F13D53">
              <w:rPr>
                <w:rFonts w:cstheme="minorHAnsi"/>
                <w:sz w:val="20"/>
                <w:szCs w:val="20"/>
              </w:rPr>
              <w:t>_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OrderBankOut</w:t>
            </w:r>
            <w:r w:rsidRPr="00F13D53">
              <w:rPr>
                <w:rFonts w:cstheme="minorHAnsi"/>
                <w:sz w:val="20"/>
                <w:szCs w:val="20"/>
              </w:rPr>
              <w:t>.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gidSettler</w:t>
            </w:r>
            <w:r w:rsidRPr="00F13D53">
              <w:rPr>
                <w:rFonts w:cstheme="minorHAnsi"/>
                <w:sz w:val="20"/>
                <w:szCs w:val="20"/>
              </w:rPr>
              <w:t xml:space="preserve"> /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F13D53">
              <w:rPr>
                <w:rFonts w:cstheme="minorHAnsi"/>
                <w:sz w:val="20"/>
                <w:szCs w:val="20"/>
              </w:rPr>
              <w:t>_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F13D53">
              <w:rPr>
                <w:rFonts w:cstheme="minorHAnsi"/>
                <w:sz w:val="20"/>
                <w:szCs w:val="20"/>
              </w:rPr>
              <w:t>.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gidSettlerOut</w:t>
            </w:r>
            <w:r w:rsidRPr="00F13D53">
              <w:rPr>
                <w:rFonts w:cstheme="minorHAnsi"/>
                <w:sz w:val="20"/>
                <w:szCs w:val="20"/>
              </w:rPr>
              <w:t xml:space="preserve"> =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F13D53">
              <w:rPr>
                <w:rFonts w:cstheme="minorHAnsi"/>
                <w:sz w:val="20"/>
                <w:szCs w:val="20"/>
              </w:rPr>
              <w:t>_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OrderBankIn</w:t>
            </w:r>
            <w:r w:rsidRPr="00F13D53">
              <w:rPr>
                <w:rFonts w:cstheme="minorHAnsi"/>
                <w:sz w:val="20"/>
                <w:szCs w:val="20"/>
              </w:rPr>
              <w:t>.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gidSettler</w:t>
            </w:r>
            <w:r w:rsidRPr="00F13D53">
              <w:rPr>
                <w:rFonts w:cstheme="minorHAnsi"/>
                <w:sz w:val="20"/>
                <w:szCs w:val="20"/>
              </w:rPr>
              <w:t xml:space="preserve"> в зависимости от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nDirection</w:t>
            </w:r>
            <w:r w:rsidRPr="00F13D53">
              <w:rPr>
                <w:rFonts w:cstheme="minorHAnsi"/>
                <w:sz w:val="20"/>
                <w:szCs w:val="20"/>
              </w:rPr>
              <w:t xml:space="preserve">, 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F13D53">
              <w:rPr>
                <w:rFonts w:cstheme="minorHAnsi"/>
                <w:sz w:val="20"/>
                <w:szCs w:val="20"/>
              </w:rPr>
              <w:t>_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F13D53">
              <w:rPr>
                <w:rFonts w:cstheme="minorHAnsi"/>
                <w:sz w:val="20"/>
                <w:szCs w:val="20"/>
              </w:rPr>
              <w:t>.</w:t>
            </w:r>
            <w:r w:rsidRPr="00F13D53">
              <w:rPr>
                <w:rFonts w:cstheme="minorHAnsi"/>
                <w:sz w:val="20"/>
                <w:szCs w:val="20"/>
                <w:lang w:val="en-US"/>
              </w:rPr>
              <w:t>idContaract</w:t>
            </w:r>
            <w:r w:rsidRPr="00F13D53">
              <w:rPr>
                <w:rFonts w:cstheme="minorHAnsi"/>
                <w:sz w:val="20"/>
                <w:szCs w:val="20"/>
              </w:rPr>
              <w:t>.</w:t>
            </w:r>
          </w:p>
          <w:p w14:paraId="34C479B4" w14:textId="09C6C38A" w:rsidR="00D938A7" w:rsidRPr="00F13D53" w:rsidRDefault="00D938A7" w:rsidP="00D01F22">
            <w:pPr>
              <w:rPr>
                <w:rFonts w:cstheme="minorHAnsi"/>
                <w:sz w:val="20"/>
                <w:szCs w:val="20"/>
              </w:rPr>
            </w:pPr>
            <w:r w:rsidRPr="00F13D53">
              <w:rPr>
                <w:rFonts w:cstheme="minorHAnsi"/>
                <w:sz w:val="20"/>
                <w:szCs w:val="20"/>
              </w:rPr>
              <w:t>Обновить вывод данных на экран (обновится и распределение по СП).</w:t>
            </w:r>
          </w:p>
        </w:tc>
      </w:tr>
      <w:tr w:rsidR="00D938A7" w:rsidRPr="00650228" w14:paraId="184458AB" w14:textId="77777777" w:rsidTr="00D23607">
        <w:tc>
          <w:tcPr>
            <w:tcW w:w="1998" w:type="dxa"/>
          </w:tcPr>
          <w:p w14:paraId="608B3CBC" w14:textId="39CE9063" w:rsidR="00D938A7" w:rsidRDefault="00D938A7" w:rsidP="005F07A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lastRenderedPageBreak/>
              <w:t>sDescription</w:t>
            </w:r>
          </w:p>
        </w:tc>
        <w:tc>
          <w:tcPr>
            <w:tcW w:w="2108" w:type="dxa"/>
          </w:tcPr>
          <w:p w14:paraId="58A5E1F2" w14:textId="38425AAF" w:rsidR="00D938A7" w:rsidRPr="003C5D0E" w:rsidRDefault="00D938A7" w:rsidP="005F07AC">
            <w:pPr>
              <w:contextualSpacing/>
              <w:rPr>
                <w:rFonts w:eastAsia="Times New Roman" w:cstheme="minorHAnsi"/>
                <w:b/>
                <w:color w:val="000000"/>
                <w:sz w:val="20"/>
                <w:szCs w:val="20"/>
                <w:lang w:val="en-US" w:eastAsia="ru-RU"/>
              </w:rPr>
            </w:pP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Назначение</w:t>
            </w: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C5D0E">
              <w:rPr>
                <w:rFonts w:eastAsia="Times New Roman" w:cstheme="minorHAnsi"/>
                <w:b/>
                <w:color w:val="000000"/>
                <w:sz w:val="20"/>
                <w:szCs w:val="20"/>
                <w:lang w:eastAsia="ru-RU"/>
              </w:rPr>
              <w:t>платежа</w:t>
            </w:r>
          </w:p>
        </w:tc>
        <w:tc>
          <w:tcPr>
            <w:tcW w:w="1133" w:type="dxa"/>
          </w:tcPr>
          <w:p w14:paraId="6ED9DF19" w14:textId="63F85067" w:rsidR="00D938A7" w:rsidRPr="00650228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3750A849" w14:textId="4156F176" w:rsidR="00D938A7" w:rsidRPr="00650228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2C54C912" w14:textId="7A8A1879" w:rsidR="00D938A7" w:rsidRPr="00650228" w:rsidRDefault="00D938A7" w:rsidP="005F07A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5F12DADF" w14:textId="77777777" w:rsidR="00D938A7" w:rsidRPr="00650228" w:rsidRDefault="00D938A7" w:rsidP="005F07A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highlight w:val="yellow"/>
                <w:lang w:val="en-US"/>
              </w:rPr>
            </w:pPr>
            <w:r w:rsidRPr="00650228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Pm_CBStatementDoc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.sDescription</w:t>
            </w:r>
            <w:r w:rsidRPr="00650228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103" w:type="dxa"/>
          </w:tcPr>
          <w:p w14:paraId="4BB27521" w14:textId="60CFA3FF" w:rsidR="00D938A7" w:rsidRPr="00650228" w:rsidRDefault="00D938A7" w:rsidP="005F07A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highlight w:val="yellow"/>
                <w:lang w:val="en-US"/>
              </w:rPr>
            </w:pPr>
          </w:p>
        </w:tc>
      </w:tr>
      <w:tr w:rsidR="00D938A7" w:rsidRPr="008A032B" w14:paraId="4F28D021" w14:textId="77777777" w:rsidTr="00D938A7">
        <w:tc>
          <w:tcPr>
            <w:tcW w:w="1998" w:type="dxa"/>
          </w:tcPr>
          <w:p w14:paraId="21AE712E" w14:textId="04231319" w:rsidR="00D938A7" w:rsidRPr="00122D09" w:rsidRDefault="00D938A7" w:rsidP="005F07AC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  <w:lang w:val="en-US"/>
              </w:rPr>
            </w:pP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idContract</w:t>
            </w:r>
          </w:p>
        </w:tc>
        <w:tc>
          <w:tcPr>
            <w:tcW w:w="2108" w:type="dxa"/>
          </w:tcPr>
          <w:p w14:paraId="3C38BD77" w14:textId="7FA2A3A1" w:rsidR="00D938A7" w:rsidRPr="00122D09" w:rsidRDefault="00D938A7" w:rsidP="005F07AC">
            <w:pPr>
              <w:contextualSpacing/>
              <w:rPr>
                <w:rFonts w:eastAsia="Times New Roman" w:cstheme="minorHAnsi"/>
                <w:b/>
                <w:strike/>
                <w:color w:val="000000"/>
                <w:sz w:val="20"/>
                <w:szCs w:val="20"/>
                <w:lang w:val="en-US" w:eastAsia="ru-RU"/>
              </w:rPr>
            </w:pPr>
            <w:r w:rsidRPr="00122D09">
              <w:rPr>
                <w:rFonts w:eastAsia="Times New Roman" w:cstheme="minorHAnsi"/>
                <w:b/>
                <w:strike/>
                <w:color w:val="000000"/>
                <w:sz w:val="20"/>
                <w:szCs w:val="20"/>
                <w:lang w:eastAsia="ru-RU"/>
              </w:rPr>
              <w:t>Договор БВ</w:t>
            </w:r>
          </w:p>
        </w:tc>
        <w:tc>
          <w:tcPr>
            <w:tcW w:w="1133" w:type="dxa"/>
          </w:tcPr>
          <w:p w14:paraId="67C94A35" w14:textId="77777777" w:rsidR="00D938A7" w:rsidRPr="00122D09" w:rsidRDefault="00D938A7" w:rsidP="005F07AC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  <w:lang w:val="en-US"/>
              </w:rPr>
            </w:pP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3030B423" w14:textId="230365CE" w:rsidR="00D938A7" w:rsidRPr="00122D09" w:rsidRDefault="00D938A7" w:rsidP="004D0074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  <w:lang w:val="en-US"/>
              </w:rPr>
            </w:pP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 xml:space="preserve">Id – 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нет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, HL-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нет</w:t>
            </w:r>
          </w:p>
        </w:tc>
        <w:tc>
          <w:tcPr>
            <w:tcW w:w="925" w:type="dxa"/>
          </w:tcPr>
          <w:p w14:paraId="577B773C" w14:textId="77777777" w:rsidR="00D938A7" w:rsidRPr="00122D09" w:rsidRDefault="00D938A7" w:rsidP="005F07AC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proofErr w:type="gramStart"/>
            <w:r w:rsidRPr="00122D09">
              <w:rPr>
                <w:rFonts w:cstheme="minorHAnsi"/>
                <w:strike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2048134F" w14:textId="77777777" w:rsidR="00D938A7" w:rsidRPr="00122D09" w:rsidRDefault="00D938A7" w:rsidP="00D938A7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Pm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>_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CBStatementDoc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.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idContract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.</w:t>
            </w:r>
          </w:p>
          <w:p w14:paraId="10D4389F" w14:textId="47CB17E9" w:rsidR="00D938A7" w:rsidRPr="00122D09" w:rsidRDefault="00D938A7" w:rsidP="007C304C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</w:p>
        </w:tc>
        <w:tc>
          <w:tcPr>
            <w:tcW w:w="5103" w:type="dxa"/>
          </w:tcPr>
          <w:p w14:paraId="55612E78" w14:textId="23DB8B5E" w:rsidR="00D938A7" w:rsidRDefault="00D938A7" w:rsidP="00D938A7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122D09">
              <w:rPr>
                <w:rFonts w:cstheme="minorHAnsi"/>
                <w:strike/>
                <w:sz w:val="20"/>
                <w:szCs w:val="20"/>
              </w:rPr>
              <w:t xml:space="preserve">Если при работе с основной таблицей на закладке «Распределение по СП» (класс 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Pm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_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ObjSumDistr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) в третьем разделе закладки «Документы выписки» поле </w:t>
            </w:r>
            <w:r w:rsidRPr="00122D09">
              <w:rPr>
                <w:rFonts w:cstheme="minorHAnsi"/>
                <w:strike/>
                <w:sz w:val="20"/>
                <w:szCs w:val="20"/>
              </w:rPr>
              <w:lastRenderedPageBreak/>
              <w:t>«Договор» (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idContractDistr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) заполнено одинаковыми значениями во всех строках распределения (или строка одна), то присвоить 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Pm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>_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CBStatementDoc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.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idContract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=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idContractDistr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; если 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на закладке «Распределение по СП» (класс 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Pm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_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ObjSumDistr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) поле «Договор» 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 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idContractDistr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 не заполнено во всех строках распределения, то 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 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Pm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>_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CBStatementDoc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.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idContract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 = </w:t>
            </w:r>
            <w:commentRangeStart w:id="434"/>
            <w:commentRangeStart w:id="435"/>
            <w:r w:rsidRPr="00122D09">
              <w:rPr>
                <w:rFonts w:cstheme="minorHAnsi"/>
                <w:strike/>
                <w:sz w:val="20"/>
                <w:szCs w:val="20"/>
              </w:rPr>
              <w:t xml:space="preserve">пусто;  если значения разные - 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Pm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>_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CBStatementDoc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.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idContract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 = пусто </w:t>
            </w:r>
            <w:commentRangeEnd w:id="434"/>
            <w:r w:rsidRPr="00122D09">
              <w:rPr>
                <w:rStyle w:val="ad"/>
                <w:strike/>
              </w:rPr>
              <w:commentReference w:id="434"/>
            </w:r>
            <w:commentRangeEnd w:id="435"/>
            <w:r w:rsidRPr="00122D09">
              <w:rPr>
                <w:rStyle w:val="ad"/>
                <w:strike/>
              </w:rPr>
              <w:commentReference w:id="435"/>
            </w:r>
            <w:r w:rsidRPr="00122D09">
              <w:rPr>
                <w:rFonts w:cstheme="minorHAnsi"/>
                <w:strike/>
                <w:sz w:val="20"/>
                <w:szCs w:val="20"/>
              </w:rPr>
              <w:t>“***”.</w:t>
            </w:r>
          </w:p>
          <w:p w14:paraId="7BD358D4" w14:textId="4B22CB0B" w:rsidR="00D938A7" w:rsidRPr="00122D09" w:rsidRDefault="00D938A7" w:rsidP="00C516C0">
            <w:pPr>
              <w:pStyle w:val="a6"/>
              <w:ind w:left="0"/>
              <w:rPr>
                <w:rFonts w:eastAsia="Times New Roman"/>
                <w:strike/>
                <w:color w:val="000000"/>
                <w:sz w:val="20"/>
                <w:szCs w:val="20"/>
              </w:rPr>
            </w:pPr>
            <w:r w:rsidRPr="00122D09">
              <w:rPr>
                <w:rFonts w:cstheme="minorHAnsi"/>
                <w:strike/>
                <w:sz w:val="20"/>
                <w:szCs w:val="20"/>
              </w:rPr>
              <w:t xml:space="preserve">Обновлять при каждом изменении 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idContractDistr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 в любой строке «Распределения по СП».</w:t>
            </w:r>
          </w:p>
          <w:p w14:paraId="369A0E71" w14:textId="10200DA8" w:rsidR="00D938A7" w:rsidRPr="00122D09" w:rsidRDefault="00D938A7" w:rsidP="00C516C0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При изменении 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Pm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</w:rPr>
              <w:t>_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CBStatementDoc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.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idContract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, перезаписать 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Pm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_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OrderBankOut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.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idContract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 / 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Pm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_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OrderBankIn</w:t>
            </w:r>
            <w:r w:rsidRPr="00122D09">
              <w:rPr>
                <w:rFonts w:cstheme="minorHAnsi"/>
                <w:strike/>
                <w:sz w:val="20"/>
                <w:szCs w:val="20"/>
              </w:rPr>
              <w:t>.id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Contarct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 в зависимости от </w:t>
            </w:r>
            <w:r w:rsidRPr="00122D09">
              <w:rPr>
                <w:rFonts w:cstheme="minorHAnsi"/>
                <w:strike/>
                <w:sz w:val="20"/>
                <w:szCs w:val="20"/>
                <w:lang w:val="en-US"/>
              </w:rPr>
              <w:t>nDirection</w:t>
            </w:r>
            <w:r w:rsidRPr="00122D09">
              <w:rPr>
                <w:rFonts w:cstheme="minorHAnsi"/>
                <w:strike/>
                <w:sz w:val="20"/>
                <w:szCs w:val="20"/>
              </w:rPr>
              <w:t xml:space="preserve">. </w:t>
            </w:r>
          </w:p>
        </w:tc>
      </w:tr>
      <w:tr w:rsidR="00435B29" w:rsidRPr="00364C41" w14:paraId="705EE5CE" w14:textId="77777777" w:rsidTr="00475EF7">
        <w:tc>
          <w:tcPr>
            <w:tcW w:w="15310" w:type="dxa"/>
            <w:gridSpan w:val="7"/>
          </w:tcPr>
          <w:p w14:paraId="592EB83D" w14:textId="2A189EE6" w:rsidR="00435B29" w:rsidRPr="00484D80" w:rsidRDefault="00435B29" w:rsidP="002D37E8">
            <w:pPr>
              <w:pStyle w:val="a6"/>
              <w:ind w:left="0"/>
              <w:rPr>
                <w:rFonts w:cstheme="minorHAnsi"/>
                <w:b/>
                <w:sz w:val="20"/>
                <w:szCs w:val="20"/>
              </w:rPr>
            </w:pPr>
            <w:r w:rsidRPr="00484D80">
              <w:rPr>
                <w:rFonts w:cstheme="minorHAnsi"/>
                <w:b/>
                <w:sz w:val="20"/>
                <w:szCs w:val="20"/>
              </w:rPr>
              <w:lastRenderedPageBreak/>
              <w:t>Аналитики распределения по СП</w:t>
            </w:r>
          </w:p>
        </w:tc>
      </w:tr>
      <w:tr w:rsidR="00881410" w:rsidRPr="00364C41" w14:paraId="7AF478FE" w14:textId="77777777" w:rsidTr="00475EF7">
        <w:tc>
          <w:tcPr>
            <w:tcW w:w="1998" w:type="dxa"/>
          </w:tcPr>
          <w:p w14:paraId="77AE3342" w14:textId="47A6578D" w:rsidR="00881410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idContract</w:t>
            </w:r>
            <w:r w:rsidRPr="00122D09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Dist</w:t>
            </w:r>
          </w:p>
        </w:tc>
        <w:tc>
          <w:tcPr>
            <w:tcW w:w="2108" w:type="dxa"/>
          </w:tcPr>
          <w:p w14:paraId="70F1645C" w14:textId="78CCA902" w:rsidR="00881410" w:rsidRDefault="00881410" w:rsidP="00881410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Договор</w:t>
            </w:r>
          </w:p>
        </w:tc>
        <w:tc>
          <w:tcPr>
            <w:tcW w:w="1133" w:type="dxa"/>
          </w:tcPr>
          <w:p w14:paraId="77A40126" w14:textId="71F65B71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69CD0603" w14:textId="263AFEE1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 xml:space="preserve">нет, </w:t>
            </w:r>
            <w:r>
              <w:rPr>
                <w:rFonts w:cstheme="minorHAnsi"/>
                <w:sz w:val="20"/>
                <w:szCs w:val="20"/>
                <w:lang w:val="en-US"/>
              </w:rPr>
              <w:t>HL-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25" w:type="dxa"/>
          </w:tcPr>
          <w:p w14:paraId="796CA0FD" w14:textId="73C7EFD9" w:rsidR="00881410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57690C6F" w14:textId="15FBFB51" w:rsidR="00881410" w:rsidRPr="00E06434" w:rsidRDefault="00322EFD" w:rsidP="00322EFD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A744A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4A744A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4A744A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4A744A">
              <w:rPr>
                <w:rFonts w:cstheme="minorHAnsi"/>
                <w:sz w:val="20"/>
                <w:szCs w:val="20"/>
              </w:rPr>
              <w:t>.</w:t>
            </w:r>
            <w:r w:rsidRPr="004A744A">
              <w:rPr>
                <w:rFonts w:cstheme="minorHAnsi"/>
                <w:sz w:val="20"/>
                <w:szCs w:val="20"/>
                <w:lang w:val="en-US"/>
              </w:rPr>
              <w:t>idContract</w:t>
            </w:r>
          </w:p>
        </w:tc>
        <w:tc>
          <w:tcPr>
            <w:tcW w:w="5103" w:type="dxa"/>
          </w:tcPr>
          <w:p w14:paraId="1BFE03DE" w14:textId="77777777" w:rsidR="00322EFD" w:rsidRDefault="00322EFD" w:rsidP="00E0643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Если</w:t>
            </w:r>
            <w:r w:rsidRPr="00322EFD">
              <w:rPr>
                <w:rFonts w:cstheme="minorHAnsi"/>
                <w:sz w:val="20"/>
                <w:szCs w:val="20"/>
              </w:rPr>
              <w:t xml:space="preserve"> </w:t>
            </w:r>
            <w:r w:rsidRPr="004A744A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322EFD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4A744A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322EFD">
              <w:rPr>
                <w:rFonts w:cstheme="minorHAnsi"/>
                <w:sz w:val="20"/>
                <w:szCs w:val="20"/>
              </w:rPr>
              <w:t>.</w:t>
            </w:r>
            <w:r w:rsidRPr="004A744A"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>
              <w:rPr>
                <w:rFonts w:cstheme="minorHAnsi"/>
                <w:sz w:val="20"/>
                <w:szCs w:val="20"/>
              </w:rPr>
              <w:t xml:space="preserve"> не заполнено, то выполнить проверку:</w:t>
            </w:r>
          </w:p>
          <w:p w14:paraId="3C2F42EF" w14:textId="77777777" w:rsidR="00322EFD" w:rsidRDefault="00322EFD" w:rsidP="00E0643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если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 xml:space="preserve">поле «Договор»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B20578"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idContractDistr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4A744A"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1989617F" w14:textId="28BFAA3D" w:rsidR="00322EFD" w:rsidRPr="00322EFD" w:rsidRDefault="00322EFD" w:rsidP="00E0643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4A744A"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trike/>
                <w:sz w:val="20"/>
                <w:szCs w:val="20"/>
              </w:rPr>
              <w:t>пусто</w:t>
            </w:r>
            <w:r w:rsidRPr="00847CFB">
              <w:rPr>
                <w:rFonts w:cstheme="minorHAnsi"/>
                <w:sz w:val="20"/>
                <w:szCs w:val="20"/>
              </w:rPr>
              <w:t xml:space="preserve"> “***”.</w:t>
            </w:r>
          </w:p>
          <w:p w14:paraId="466E16E2" w14:textId="566EA188" w:rsidR="00322EFD" w:rsidRDefault="00240E31" w:rsidP="00E06434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Поле доступно для редактирования, если </w:t>
            </w:r>
            <w:r w:rsidRPr="004A744A">
              <w:rPr>
                <w:rFonts w:cstheme="minorHAnsi"/>
                <w:sz w:val="20"/>
                <w:szCs w:val="20"/>
              </w:rPr>
              <w:t xml:space="preserve">на </w:t>
            </w:r>
            <w:r w:rsidR="00937AB1">
              <w:rPr>
                <w:rFonts w:cstheme="minorHAnsi"/>
                <w:sz w:val="20"/>
                <w:szCs w:val="20"/>
              </w:rPr>
              <w:t>з</w:t>
            </w:r>
            <w:r w:rsidRPr="004A744A">
              <w:rPr>
                <w:rFonts w:cstheme="minorHAnsi"/>
                <w:sz w:val="20"/>
                <w:szCs w:val="20"/>
              </w:rPr>
              <w:t>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(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>
              <w:rPr>
                <w:rFonts w:cstheme="minorHAnsi"/>
                <w:sz w:val="20"/>
                <w:szCs w:val="20"/>
              </w:rPr>
              <w:t xml:space="preserve">) </w:t>
            </w:r>
            <w:r w:rsidRPr="00E06434">
              <w:rPr>
                <w:rFonts w:cstheme="minorHAnsi"/>
                <w:sz w:val="20"/>
                <w:szCs w:val="20"/>
              </w:rPr>
              <w:t>1 запись</w:t>
            </w:r>
            <w:r>
              <w:rPr>
                <w:rFonts w:cstheme="minorHAnsi"/>
                <w:sz w:val="20"/>
                <w:szCs w:val="20"/>
              </w:rPr>
              <w:t xml:space="preserve"> и 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пусто.</w:t>
            </w:r>
          </w:p>
          <w:p w14:paraId="1AFBC673" w14:textId="3BBB8696" w:rsidR="00937AB1" w:rsidRPr="00E06434" w:rsidRDefault="00F468CE" w:rsidP="00937AB1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Редактирование вып</w:t>
            </w:r>
            <w:r w:rsidR="00937AB1">
              <w:rPr>
                <w:rFonts w:eastAsia="Times New Roman"/>
                <w:color w:val="000000"/>
                <w:sz w:val="20"/>
                <w:szCs w:val="20"/>
              </w:rPr>
              <w:t>о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л</w:t>
            </w:r>
            <w:r w:rsidR="00937AB1">
              <w:rPr>
                <w:rFonts w:eastAsia="Times New Roman"/>
                <w:color w:val="000000"/>
                <w:sz w:val="20"/>
                <w:szCs w:val="20"/>
              </w:rPr>
              <w:t>няется с помощью вызова стандартного средства поиска</w:t>
            </w:r>
            <w:r w:rsidR="00937AB1" w:rsidRPr="00E06434">
              <w:rPr>
                <w:rFonts w:cstheme="minorHAnsi"/>
                <w:sz w:val="20"/>
                <w:szCs w:val="20"/>
              </w:rPr>
              <w:t xml:space="preserve"> 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 xml:space="preserve">договоров (объекты класса 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 xml:space="preserve">) с ограничением по 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gidOtherSettler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 xml:space="preserve"> / 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gidSettlerOut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 xml:space="preserve"> для 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 xml:space="preserve"> = «-</w:t>
            </w:r>
            <w:proofErr w:type="gramStart"/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>1»/</w:t>
            </w:r>
            <w:proofErr w:type="gramEnd"/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 xml:space="preserve"> «1». Ограничения должны быть в фильтрах списка и их можно снять и выбрать любой договор вне зависимости от 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gidOtherSettler</w:t>
            </w:r>
            <w:r w:rsidR="00937AB1" w:rsidRPr="00E06434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5A4EC581" w14:textId="47F8E26C" w:rsidR="00937AB1" w:rsidRPr="00240E31" w:rsidRDefault="00937AB1" w:rsidP="00937AB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06434">
              <w:rPr>
                <w:rFonts w:eastAsia="Times New Roman"/>
                <w:color w:val="000000"/>
                <w:sz w:val="20"/>
                <w:szCs w:val="20"/>
              </w:rPr>
              <w:t xml:space="preserve">При выборе договора, сохранить его в 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522E3">
              <w:rPr>
                <w:rFonts w:cstheme="minorHAnsi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 w:rsidRPr="00E06434">
              <w:rPr>
                <w:rFonts w:cstheme="minorHAnsi"/>
                <w:sz w:val="20"/>
                <w:szCs w:val="20"/>
              </w:rPr>
              <w:t>,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B80D8B">
              <w:rPr>
                <w:rFonts w:eastAsia="Times New Roman"/>
                <w:color w:val="000000"/>
                <w:sz w:val="20"/>
                <w:szCs w:val="20"/>
              </w:rPr>
              <w:t>Pm_CBStatementDoc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idContract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 xml:space="preserve">,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OrderBankIn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 xml:space="preserve"> /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Out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 w:rsidRPr="00B522E3">
              <w:rPr>
                <w:rFonts w:cstheme="minorHAnsi"/>
                <w:sz w:val="20"/>
                <w:szCs w:val="20"/>
              </w:rPr>
              <w:t>.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commentRangeStart w:id="436"/>
            <w:r>
              <w:rPr>
                <w:rFonts w:eastAsia="Times New Roman"/>
                <w:color w:val="000000"/>
                <w:sz w:val="20"/>
                <w:szCs w:val="20"/>
              </w:rPr>
              <w:t>В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t xml:space="preserve">ызвать метод 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lastRenderedPageBreak/>
              <w:t>определения бюджетных аналитик по договору (ДП 228970</w:t>
            </w:r>
            <w:r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D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t>). Обновить вывод на экран.</w:t>
            </w:r>
            <w:commentRangeEnd w:id="436"/>
            <w:r>
              <w:rPr>
                <w:rStyle w:val="ad"/>
              </w:rPr>
              <w:commentReference w:id="436"/>
            </w:r>
          </w:p>
          <w:p w14:paraId="0870BC77" w14:textId="77777777" w:rsidR="00322EFD" w:rsidRPr="00322EFD" w:rsidRDefault="00322EFD" w:rsidP="00E0643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444B485B" w14:textId="2BCB8C4C" w:rsidR="00151422" w:rsidRPr="00240E31" w:rsidRDefault="00151422" w:rsidP="00E06434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240E31">
              <w:rPr>
                <w:rFonts w:cstheme="minorHAnsi"/>
                <w:strike/>
                <w:sz w:val="20"/>
                <w:szCs w:val="20"/>
              </w:rPr>
              <w:t>Если в Pm_ObjSumDistr более 1 записи, поле НЕ редактируемо и проверить:</w:t>
            </w:r>
          </w:p>
          <w:p w14:paraId="1723A49A" w14:textId="49C75D64" w:rsidR="00151422" w:rsidRPr="00240E31" w:rsidRDefault="00151422" w:rsidP="00E06434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240E31">
              <w:rPr>
                <w:rFonts w:cstheme="minorHAnsi"/>
                <w:strike/>
                <w:sz w:val="20"/>
                <w:szCs w:val="20"/>
              </w:rPr>
              <w:t>1. Если атрибут в строках Pm_ObjSumDistr не совпал, то в список для отображения вывести «***».</w:t>
            </w:r>
          </w:p>
          <w:p w14:paraId="01EC95BD" w14:textId="55B60978" w:rsidR="00881410" w:rsidRPr="00240E31" w:rsidRDefault="00151422" w:rsidP="00E06434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240E31">
              <w:rPr>
                <w:rFonts w:cstheme="minorHAnsi"/>
                <w:strike/>
                <w:sz w:val="20"/>
                <w:szCs w:val="20"/>
              </w:rPr>
              <w:t>2. Если атрибут в строках совпал, то в список для отображения вывести соответствующий атрибут.</w:t>
            </w:r>
          </w:p>
          <w:p w14:paraId="7413719F" w14:textId="77777777" w:rsidR="00E06434" w:rsidRPr="00240E31" w:rsidRDefault="00E06434" w:rsidP="00E06434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240E31">
              <w:rPr>
                <w:rFonts w:cstheme="minorHAnsi"/>
                <w:strike/>
                <w:sz w:val="20"/>
                <w:szCs w:val="20"/>
              </w:rPr>
              <w:t xml:space="preserve">3. </w:t>
            </w:r>
            <w:r w:rsidRPr="00240E31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Если в </w:t>
            </w:r>
            <w:r w:rsidRPr="00240E31">
              <w:rPr>
                <w:rFonts w:cstheme="minorHAnsi"/>
                <w:strike/>
                <w:sz w:val="20"/>
                <w:szCs w:val="20"/>
                <w:lang w:val="en-US"/>
              </w:rPr>
              <w:t>Pm</w:t>
            </w:r>
            <w:r w:rsidRPr="00240E31">
              <w:rPr>
                <w:rFonts w:cstheme="minorHAnsi"/>
                <w:strike/>
                <w:sz w:val="20"/>
                <w:szCs w:val="20"/>
              </w:rPr>
              <w:t>_</w:t>
            </w:r>
            <w:r w:rsidRPr="00240E31">
              <w:rPr>
                <w:rFonts w:cstheme="minorHAnsi"/>
                <w:strike/>
                <w:sz w:val="20"/>
                <w:szCs w:val="20"/>
                <w:lang w:val="en-US"/>
              </w:rPr>
              <w:t>ObjSumDistr</w:t>
            </w:r>
            <w:r w:rsidRPr="00240E31">
              <w:rPr>
                <w:rFonts w:cstheme="minorHAnsi"/>
                <w:strike/>
                <w:sz w:val="20"/>
                <w:szCs w:val="20"/>
              </w:rPr>
              <w:t xml:space="preserve"> 1 запись, то поле редактируемо.</w:t>
            </w:r>
          </w:p>
          <w:p w14:paraId="0ACCCFC5" w14:textId="77777777" w:rsidR="00122D09" w:rsidRDefault="00122D09" w:rsidP="00E0643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6FF2C0E8" w14:textId="608EC77B" w:rsidR="00322EFD" w:rsidRDefault="00322EFD" w:rsidP="00322EFD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Обновлять </w:t>
            </w:r>
            <w:r w:rsidR="00937AB1" w:rsidRPr="004A744A"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idContract</w:t>
            </w:r>
            <w:r w:rsidR="00937AB1">
              <w:rPr>
                <w:rFonts w:eastAsia="Times New Roman"/>
                <w:color w:val="000000"/>
                <w:sz w:val="20"/>
                <w:szCs w:val="20"/>
              </w:rPr>
              <w:t xml:space="preserve"> при каждом изменении </w:t>
            </w:r>
            <w:r w:rsidR="00937AB1"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 w:rsidR="00937AB1">
              <w:rPr>
                <w:rFonts w:cstheme="minorHAnsi"/>
                <w:sz w:val="20"/>
                <w:szCs w:val="20"/>
              </w:rPr>
              <w:t xml:space="preserve"> по СП</w:t>
            </w:r>
            <w:r w:rsidR="00937AB1" w:rsidRPr="004A744A">
              <w:rPr>
                <w:rFonts w:cstheme="minorHAnsi"/>
                <w:sz w:val="20"/>
                <w:szCs w:val="20"/>
              </w:rPr>
              <w:t>»</w:t>
            </w:r>
            <w:r w:rsidR="00937AB1"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="00937AB1"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="00937AB1" w:rsidRPr="00B20578">
              <w:rPr>
                <w:rFonts w:cstheme="minorHAnsi"/>
                <w:sz w:val="20"/>
                <w:szCs w:val="20"/>
              </w:rPr>
              <w:t>_</w:t>
            </w:r>
            <w:r w:rsidR="00937AB1"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="00937AB1" w:rsidRPr="00B20578">
              <w:rPr>
                <w:rFonts w:cstheme="minorHAnsi"/>
                <w:sz w:val="20"/>
                <w:szCs w:val="20"/>
              </w:rPr>
              <w:t>)</w:t>
            </w:r>
            <w:r w:rsidR="00937AB1">
              <w:rPr>
                <w:rFonts w:cstheme="minorHAnsi"/>
                <w:sz w:val="20"/>
                <w:szCs w:val="20"/>
              </w:rPr>
              <w:t xml:space="preserve"> </w:t>
            </w:r>
            <w:r w:rsidR="00937AB1" w:rsidRPr="00B20578">
              <w:rPr>
                <w:rFonts w:cstheme="minorHAnsi"/>
                <w:sz w:val="20"/>
                <w:szCs w:val="20"/>
              </w:rPr>
              <w:t>пол</w:t>
            </w:r>
            <w:r w:rsidR="00937AB1">
              <w:rPr>
                <w:rFonts w:cstheme="minorHAnsi"/>
                <w:sz w:val="20"/>
                <w:szCs w:val="20"/>
              </w:rPr>
              <w:t>я</w:t>
            </w:r>
            <w:r w:rsidR="00937AB1" w:rsidRPr="00B20578">
              <w:rPr>
                <w:rFonts w:cstheme="minorHAnsi"/>
                <w:sz w:val="20"/>
                <w:szCs w:val="20"/>
              </w:rPr>
              <w:t xml:space="preserve"> «</w:t>
            </w:r>
            <w:proofErr w:type="gramStart"/>
            <w:r w:rsidR="00937AB1" w:rsidRPr="00B20578">
              <w:rPr>
                <w:rFonts w:cstheme="minorHAnsi"/>
                <w:sz w:val="20"/>
                <w:szCs w:val="20"/>
              </w:rPr>
              <w:t xml:space="preserve">Договор» </w:t>
            </w:r>
            <w:r w:rsidR="00937AB1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937AB1" w:rsidRPr="00B20578"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idContractDistr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6087A6DA" w14:textId="77777777" w:rsidR="00937AB1" w:rsidRDefault="00937AB1" w:rsidP="00322EFD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</w:p>
          <w:p w14:paraId="4EDF78A5" w14:textId="77777777" w:rsidR="00322EFD" w:rsidRDefault="00322EFD" w:rsidP="00322EFD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При</w:t>
            </w:r>
            <w:r w:rsidRPr="008A032B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изменении</w:t>
            </w:r>
            <w:r w:rsidRPr="008A032B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4A744A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8A032B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4A744A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8A032B">
              <w:rPr>
                <w:rFonts w:cstheme="minorHAnsi"/>
                <w:sz w:val="20"/>
                <w:szCs w:val="20"/>
              </w:rPr>
              <w:t>.</w:t>
            </w:r>
            <w:r w:rsidRPr="004A744A"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 w:rsidRPr="008A032B">
              <w:rPr>
                <w:rFonts w:cstheme="minorHAnsi"/>
                <w:sz w:val="20"/>
                <w:szCs w:val="20"/>
              </w:rPr>
              <w:t>,</w:t>
            </w:r>
            <w:r>
              <w:rPr>
                <w:rFonts w:cstheme="minorHAnsi"/>
                <w:sz w:val="20"/>
                <w:szCs w:val="20"/>
              </w:rPr>
              <w:t xml:space="preserve"> перезаписать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D01F22">
              <w:rPr>
                <w:rFonts w:cstheme="minorHAnsi"/>
                <w:sz w:val="20"/>
                <w:szCs w:val="20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OrderBankOut</w:t>
            </w:r>
            <w:r w:rsidRPr="00D01F22">
              <w:rPr>
                <w:rFonts w:cstheme="minorHAnsi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 w:rsidRPr="008A032B">
              <w:rPr>
                <w:rFonts w:cstheme="minorHAnsi"/>
                <w:sz w:val="20"/>
                <w:szCs w:val="20"/>
              </w:rPr>
              <w:t xml:space="preserve"> /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D01F22">
              <w:rPr>
                <w:rFonts w:cstheme="minorHAnsi"/>
                <w:sz w:val="20"/>
                <w:szCs w:val="20"/>
              </w:rPr>
              <w:t>_</w:t>
            </w:r>
            <w:r>
              <w:rPr>
                <w:rFonts w:cstheme="minorHAnsi"/>
                <w:sz w:val="20"/>
                <w:szCs w:val="20"/>
                <w:lang w:val="en-US"/>
              </w:rPr>
              <w:t>OrderBankIn</w:t>
            </w:r>
            <w:r w:rsidRPr="008A032B">
              <w:rPr>
                <w:rFonts w:cstheme="minorHAnsi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</w:rPr>
              <w:t>id</w:t>
            </w:r>
            <w:r>
              <w:rPr>
                <w:rFonts w:cstheme="minorHAnsi"/>
                <w:sz w:val="20"/>
                <w:szCs w:val="20"/>
                <w:lang w:val="en-US"/>
              </w:rPr>
              <w:t>Contarct</w:t>
            </w:r>
            <w:r>
              <w:rPr>
                <w:rFonts w:cstheme="minorHAnsi"/>
                <w:sz w:val="20"/>
                <w:szCs w:val="20"/>
              </w:rPr>
              <w:t xml:space="preserve"> в зависимости от </w:t>
            </w:r>
            <w:r>
              <w:rPr>
                <w:rFonts w:cstheme="minorHAnsi"/>
                <w:sz w:val="20"/>
                <w:szCs w:val="20"/>
                <w:lang w:val="en-US"/>
              </w:rPr>
              <w:t>nDirection</w:t>
            </w:r>
            <w:r w:rsidRPr="008A032B">
              <w:rPr>
                <w:rFonts w:cstheme="minorHAnsi"/>
                <w:sz w:val="20"/>
                <w:szCs w:val="20"/>
              </w:rPr>
              <w:t>.</w:t>
            </w:r>
          </w:p>
          <w:p w14:paraId="18043AB2" w14:textId="77777777" w:rsidR="007A482C" w:rsidRDefault="007A482C" w:rsidP="00322EFD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  <w:p w14:paraId="7D34A360" w14:textId="349A0160" w:rsidR="00322EFD" w:rsidRDefault="00300F64" w:rsidP="00322EFD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Связь:</w:t>
            </w:r>
          </w:p>
          <w:p w14:paraId="676C9BE0" w14:textId="77777777" w:rsidR="00322EFD" w:rsidRDefault="00322EFD" w:rsidP="00322EFD">
            <w:pPr>
              <w:rPr>
                <w:rFonts w:eastAsia="Times New Roman"/>
                <w:color w:val="000000"/>
                <w:sz w:val="20"/>
                <w:szCs w:val="20"/>
              </w:rPr>
            </w:pPr>
            <w:commentRangeStart w:id="437"/>
            <w:commentRangeStart w:id="438"/>
            <w:r w:rsidRPr="001B4A4D">
              <w:rPr>
                <w:rFonts w:eastAsia="Times New Roman"/>
                <w:strike/>
                <w:color w:val="000000"/>
                <w:sz w:val="20"/>
                <w:szCs w:val="20"/>
              </w:rPr>
              <w:t>Pm</w:t>
            </w:r>
            <w:commentRangeEnd w:id="437"/>
            <w:r w:rsidRPr="001B4A4D">
              <w:rPr>
                <w:rStyle w:val="ad"/>
                <w:strike/>
              </w:rPr>
              <w:commentReference w:id="437"/>
            </w:r>
            <w:commentRangeEnd w:id="438"/>
            <w:r w:rsidR="007A482C" w:rsidRPr="001B4A4D">
              <w:rPr>
                <w:rStyle w:val="ad"/>
                <w:strike/>
              </w:rPr>
              <w:commentReference w:id="438"/>
            </w:r>
            <w:r w:rsidRPr="001B4A4D">
              <w:rPr>
                <w:rFonts w:eastAsia="Times New Roman"/>
                <w:strike/>
                <w:color w:val="000000"/>
                <w:sz w:val="20"/>
                <w:szCs w:val="20"/>
              </w:rPr>
              <w:t>_ObjSumDistr.</w:t>
            </w:r>
            <w:r w:rsidRPr="001B4A4D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idContract</w:t>
            </w:r>
            <w:r w:rsidRPr="001B4A4D">
              <w:rPr>
                <w:rFonts w:eastAsia="Times New Roman"/>
                <w:strike/>
                <w:color w:val="000000"/>
                <w:sz w:val="20"/>
                <w:szCs w:val="20"/>
              </w:rPr>
              <w:t>, где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t xml:space="preserve"> Pm_CBStatementDoc.</w:t>
            </w:r>
            <w:r w:rsidRPr="00E06434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E06434">
              <w:rPr>
                <w:rFonts w:cstheme="minorHAnsi"/>
                <w:sz w:val="20"/>
                <w:szCs w:val="20"/>
              </w:rPr>
              <w:t>.gidDoc (здесь и далее в блоке эта связь между классами)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219CBCBA" w14:textId="77777777" w:rsidR="00937AB1" w:rsidRPr="00E06434" w:rsidRDefault="00937AB1" w:rsidP="00322EFD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  <w:p w14:paraId="740EE858" w14:textId="068C9578" w:rsidR="00122D09" w:rsidRPr="00E06434" w:rsidRDefault="00122D09" w:rsidP="00322EF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881410" w:rsidRPr="00364C41" w14:paraId="49C81AA2" w14:textId="77777777" w:rsidTr="00475EF7">
        <w:tc>
          <w:tcPr>
            <w:tcW w:w="1998" w:type="dxa"/>
          </w:tcPr>
          <w:p w14:paraId="198DACEF" w14:textId="754C8DA3" w:rsidR="00881410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132ED4">
              <w:rPr>
                <w:rFonts w:eastAsia="Times New Roman"/>
                <w:color w:val="000000"/>
                <w:sz w:val="20"/>
                <w:szCs w:val="20"/>
              </w:rPr>
              <w:lastRenderedPageBreak/>
              <w:t>idAddContract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Distr</w:t>
            </w:r>
            <w:proofErr w:type="gramEnd"/>
          </w:p>
        </w:tc>
        <w:tc>
          <w:tcPr>
            <w:tcW w:w="2108" w:type="dxa"/>
          </w:tcPr>
          <w:p w14:paraId="6B301368" w14:textId="12173F91" w:rsidR="00881410" w:rsidRPr="00A65F26" w:rsidRDefault="00881410" w:rsidP="00881410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A65F26">
              <w:rPr>
                <w:rFonts w:eastAsia="Times New Roman"/>
                <w:color w:val="000000"/>
                <w:sz w:val="20"/>
                <w:szCs w:val="20"/>
              </w:rPr>
              <w:t>Доп. соглашение</w:t>
            </w:r>
          </w:p>
        </w:tc>
        <w:tc>
          <w:tcPr>
            <w:tcW w:w="1133" w:type="dxa"/>
          </w:tcPr>
          <w:p w14:paraId="2E655AAB" w14:textId="20EE4F21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01541C87" w14:textId="715E7A54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 xml:space="preserve">нет, </w:t>
            </w:r>
            <w:r>
              <w:rPr>
                <w:rFonts w:cstheme="minorHAnsi"/>
                <w:sz w:val="20"/>
                <w:szCs w:val="20"/>
                <w:lang w:val="en-US"/>
              </w:rPr>
              <w:t>HL-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25" w:type="dxa"/>
          </w:tcPr>
          <w:p w14:paraId="12D728AF" w14:textId="5087E472" w:rsidR="00881410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72E35243" w14:textId="3F6E1C38" w:rsidR="00151422" w:rsidRDefault="00151422" w:rsidP="00151422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132ED4">
              <w:rPr>
                <w:rFonts w:eastAsia="Times New Roman"/>
                <w:color w:val="000000"/>
                <w:sz w:val="20"/>
                <w:szCs w:val="20"/>
              </w:rPr>
              <w:t>Pm_ObjSumDistr.idAddContract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6340798C" w14:textId="09CA666E" w:rsidR="00E858AA" w:rsidRPr="004A744A" w:rsidRDefault="00E858AA" w:rsidP="00E858AA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103" w:type="dxa"/>
          </w:tcPr>
          <w:p w14:paraId="4B560F97" w14:textId="2E5CB7D2" w:rsidR="00694607" w:rsidRDefault="00694607" w:rsidP="0069460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«Д</w:t>
            </w:r>
            <w:r>
              <w:rPr>
                <w:rFonts w:cstheme="minorHAnsi"/>
                <w:sz w:val="20"/>
                <w:szCs w:val="20"/>
              </w:rPr>
              <w:t>оп. соглашение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 w:rsidRPr="00132ED4">
              <w:rPr>
                <w:rFonts w:eastAsia="Times New Roman"/>
                <w:color w:val="000000"/>
                <w:sz w:val="20"/>
                <w:szCs w:val="20"/>
              </w:rPr>
              <w:t>idAddContract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Distr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заполнено во всех строках распределения,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 xml:space="preserve">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132ED4">
              <w:rPr>
                <w:rFonts w:eastAsia="Times New Roman"/>
                <w:color w:val="000000"/>
                <w:sz w:val="20"/>
                <w:szCs w:val="20"/>
              </w:rPr>
              <w:t>idAddContract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Distr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4EF6AFC6" w14:textId="33784DD1" w:rsidR="00694607" w:rsidRDefault="00694607" w:rsidP="0069460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132ED4">
              <w:rPr>
                <w:rFonts w:eastAsia="Times New Roman"/>
                <w:color w:val="000000"/>
                <w:sz w:val="20"/>
                <w:szCs w:val="20"/>
              </w:rPr>
              <w:t>idAddContract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Distr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5129E302" w14:textId="68C215EB" w:rsidR="00694607" w:rsidRDefault="00694607" w:rsidP="00694607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одинаковые - </w:t>
            </w:r>
            <w:r w:rsidRPr="00132ED4">
              <w:rPr>
                <w:rFonts w:eastAsia="Times New Roman"/>
                <w:color w:val="000000"/>
                <w:sz w:val="20"/>
                <w:szCs w:val="20"/>
              </w:rPr>
              <w:t>idAddContract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Distr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 w:rsidRPr="00132ED4">
              <w:rPr>
                <w:rFonts w:eastAsia="Times New Roman"/>
                <w:color w:val="000000"/>
                <w:sz w:val="20"/>
                <w:szCs w:val="20"/>
              </w:rPr>
              <w:t>Pm_ObjSumDistr.idAddContract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3FA0E707" w14:textId="342A2DC0" w:rsidR="00694607" w:rsidRPr="00694607" w:rsidRDefault="00694607" w:rsidP="0069460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1ACBC2D9" w14:textId="77777777" w:rsidR="00694607" w:rsidRDefault="00694607" w:rsidP="00694607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Поле доступно для редактирования, если </w:t>
            </w:r>
            <w:r w:rsidRPr="004A744A">
              <w:rPr>
                <w:rFonts w:cstheme="minorHAnsi"/>
                <w:sz w:val="20"/>
                <w:szCs w:val="20"/>
              </w:rPr>
              <w:t xml:space="preserve">на </w:t>
            </w:r>
            <w:r>
              <w:rPr>
                <w:rFonts w:cstheme="minorHAnsi"/>
                <w:sz w:val="20"/>
                <w:szCs w:val="20"/>
              </w:rPr>
              <w:t>з</w:t>
            </w:r>
            <w:r w:rsidRPr="004A744A">
              <w:rPr>
                <w:rFonts w:cstheme="minorHAnsi"/>
                <w:sz w:val="20"/>
                <w:szCs w:val="20"/>
              </w:rPr>
              <w:t>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(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>
              <w:rPr>
                <w:rFonts w:cstheme="minorHAnsi"/>
                <w:sz w:val="20"/>
                <w:szCs w:val="20"/>
              </w:rPr>
              <w:t xml:space="preserve">) </w:t>
            </w:r>
            <w:r w:rsidRPr="00E06434">
              <w:rPr>
                <w:rFonts w:cstheme="minorHAnsi"/>
                <w:sz w:val="20"/>
                <w:szCs w:val="20"/>
              </w:rPr>
              <w:t>1 запись</w:t>
            </w:r>
            <w:r>
              <w:rPr>
                <w:rFonts w:cstheme="minorHAnsi"/>
                <w:sz w:val="20"/>
                <w:szCs w:val="20"/>
              </w:rPr>
              <w:t xml:space="preserve"> и 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пусто.</w:t>
            </w:r>
          </w:p>
          <w:p w14:paraId="31D98C21" w14:textId="70A8D233" w:rsidR="00694607" w:rsidRDefault="00694607" w:rsidP="00694607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lastRenderedPageBreak/>
              <w:t>Редактирование выполняется с помощью вызова стандартного средства поиска</w:t>
            </w:r>
            <w:r w:rsidRPr="00E06434">
              <w:rPr>
                <w:rFonts w:cstheme="minorHAnsi"/>
                <w:sz w:val="20"/>
                <w:szCs w:val="20"/>
              </w:rPr>
              <w:t xml:space="preserve"> 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t>до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п. Соглашений (класс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Pr="00694607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) </w:t>
            </w:r>
            <w:r w:rsidR="001B4A4D">
              <w:rPr>
                <w:rFonts w:eastAsia="Times New Roman"/>
                <w:color w:val="000000"/>
                <w:sz w:val="20"/>
                <w:szCs w:val="20"/>
              </w:rPr>
              <w:t>с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1B4A4D">
              <w:rPr>
                <w:rFonts w:eastAsia="Times New Roman"/>
                <w:color w:val="000000"/>
                <w:sz w:val="20"/>
                <w:szCs w:val="20"/>
              </w:rPr>
              <w:t>ограничением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1B4A4D">
              <w:rPr>
                <w:rFonts w:eastAsia="Times New Roman"/>
                <w:color w:val="000000"/>
                <w:sz w:val="20"/>
                <w:szCs w:val="20"/>
              </w:rPr>
              <w:t>по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1B4A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="001B4A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="001B4A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giOtherSettler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="001B4A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/ </w:t>
            </w:r>
            <w:r w:rsidR="001B4A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gidSettlerOut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1B4A4D">
              <w:rPr>
                <w:rFonts w:eastAsia="Times New Roman"/>
                <w:color w:val="000000"/>
                <w:sz w:val="20"/>
                <w:szCs w:val="20"/>
              </w:rPr>
              <w:t>для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1B4A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= «-</w:t>
            </w:r>
            <w:proofErr w:type="gramStart"/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>1»/</w:t>
            </w:r>
            <w:proofErr w:type="gramEnd"/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«1» </w:t>
            </w:r>
            <w:r w:rsidR="001B4A4D">
              <w:rPr>
                <w:rFonts w:eastAsia="Times New Roman"/>
                <w:color w:val="000000"/>
                <w:sz w:val="20"/>
                <w:szCs w:val="20"/>
              </w:rPr>
              <w:t>и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1B4A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="001B4A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="001B4A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idParentContract</w:t>
            </w:r>
            <w:r w:rsidR="001B4A4D" w:rsidRPr="00694607">
              <w:rPr>
                <w:rFonts w:eastAsia="Times New Roman"/>
                <w:color w:val="000000"/>
                <w:sz w:val="20"/>
                <w:szCs w:val="20"/>
              </w:rPr>
              <w:t xml:space="preserve"> &lt;&gt; ‘’. </w:t>
            </w:r>
          </w:p>
          <w:p w14:paraId="6C9AD916" w14:textId="77777777" w:rsidR="00881410" w:rsidRDefault="001B4A4D" w:rsidP="0069460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E06434">
              <w:rPr>
                <w:rFonts w:eastAsia="Times New Roman"/>
                <w:color w:val="000000"/>
                <w:sz w:val="20"/>
                <w:szCs w:val="20"/>
              </w:rPr>
              <w:t xml:space="preserve">При выборе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ДС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t xml:space="preserve">, сохранить его в 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522E3">
              <w:rPr>
                <w:rFonts w:cstheme="minorHAnsi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idAddContract</w:t>
            </w:r>
            <w:r w:rsidRPr="00E06434">
              <w:rPr>
                <w:rFonts w:cstheme="minorHAnsi"/>
                <w:sz w:val="20"/>
                <w:szCs w:val="20"/>
              </w:rPr>
              <w:t>,</w:t>
            </w:r>
            <w:r w:rsidRPr="00E06434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OrderBankIn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idAddContract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 xml:space="preserve"> /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Out</w:t>
            </w:r>
            <w:r w:rsidRPr="00B522E3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commentRangeStart w:id="439"/>
            <w:commentRangeStart w:id="440"/>
            <w:r>
              <w:rPr>
                <w:rFonts w:cstheme="minorHAnsi"/>
                <w:sz w:val="20"/>
                <w:szCs w:val="20"/>
                <w:lang w:val="en-US"/>
              </w:rPr>
              <w:t>idAddContract</w:t>
            </w:r>
            <w:commentRangeEnd w:id="439"/>
            <w:r>
              <w:rPr>
                <w:rStyle w:val="ad"/>
              </w:rPr>
              <w:commentReference w:id="439"/>
            </w:r>
            <w:commentRangeEnd w:id="440"/>
            <w:r w:rsidR="00C71A47">
              <w:rPr>
                <w:rStyle w:val="ad"/>
              </w:rPr>
              <w:commentReference w:id="440"/>
            </w:r>
            <w:r w:rsidRPr="00B522E3">
              <w:rPr>
                <w:rFonts w:cstheme="minorHAnsi"/>
                <w:sz w:val="20"/>
                <w:szCs w:val="20"/>
              </w:rPr>
              <w:t>.</w:t>
            </w:r>
          </w:p>
          <w:p w14:paraId="3B83C923" w14:textId="01E1A6A2" w:rsidR="00694607" w:rsidRPr="004A744A" w:rsidRDefault="00694607" w:rsidP="0069460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4701CD" w:rsidRPr="00CF126D" w14:paraId="5C735B07" w14:textId="77777777" w:rsidTr="00475EF7">
        <w:tc>
          <w:tcPr>
            <w:tcW w:w="1998" w:type="dxa"/>
          </w:tcPr>
          <w:p w14:paraId="01350E3F" w14:textId="16DC3E1A" w:rsidR="004701CD" w:rsidRPr="00B80D8B" w:rsidRDefault="004701CD" w:rsidP="00881410">
            <w:pPr>
              <w:pStyle w:val="a6"/>
              <w:ind w:left="0"/>
              <w:rPr>
                <w:rFonts w:cstheme="minorHAnsi"/>
                <w:sz w:val="20"/>
                <w:szCs w:val="20"/>
                <w:highlight w:val="yellow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lastRenderedPageBreak/>
              <w:t>idPayRequest</w:t>
            </w:r>
          </w:p>
        </w:tc>
        <w:tc>
          <w:tcPr>
            <w:tcW w:w="2108" w:type="dxa"/>
          </w:tcPr>
          <w:p w14:paraId="6B7045F9" w14:textId="27D9BF58" w:rsidR="004701CD" w:rsidRPr="00A65F26" w:rsidRDefault="004701CD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A65F26">
              <w:rPr>
                <w:rFonts w:eastAsia="Times New Roman"/>
                <w:color w:val="000000"/>
                <w:sz w:val="20"/>
                <w:szCs w:val="20"/>
              </w:rPr>
              <w:t>Номер ЗнП</w:t>
            </w:r>
          </w:p>
        </w:tc>
        <w:tc>
          <w:tcPr>
            <w:tcW w:w="1133" w:type="dxa"/>
          </w:tcPr>
          <w:p w14:paraId="4D395F6A" w14:textId="678E4C10" w:rsidR="004701CD" w:rsidRPr="00750D24" w:rsidRDefault="004701CD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2D0E3190" w14:textId="7AD55B76" w:rsidR="004701CD" w:rsidRPr="00750D24" w:rsidRDefault="004701CD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 xml:space="preserve">нет, </w:t>
            </w:r>
            <w:r>
              <w:rPr>
                <w:rFonts w:cstheme="minorHAnsi"/>
                <w:sz w:val="20"/>
                <w:szCs w:val="20"/>
                <w:lang w:val="en-US"/>
              </w:rPr>
              <w:t>HL-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25" w:type="dxa"/>
          </w:tcPr>
          <w:p w14:paraId="149022CE" w14:textId="1208DA19" w:rsidR="004701CD" w:rsidRPr="003B4294" w:rsidRDefault="004701CD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2B68994" w14:textId="52224D3A" w:rsidR="004701CD" w:rsidRPr="00BF75BC" w:rsidRDefault="004701CD" w:rsidP="004701C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BF75BC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PayReqDet</w:t>
            </w:r>
            <w:r w:rsidRPr="00BF75BC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idPayRequest</w:t>
            </w:r>
            <w:r w:rsidRPr="00BF75BC">
              <w:rPr>
                <w:rFonts w:eastAsia="Times New Roman"/>
                <w:color w:val="000000"/>
                <w:sz w:val="20"/>
                <w:szCs w:val="20"/>
              </w:rPr>
              <w:t xml:space="preserve">, </w:t>
            </w:r>
          </w:p>
        </w:tc>
        <w:tc>
          <w:tcPr>
            <w:tcW w:w="5103" w:type="dxa"/>
          </w:tcPr>
          <w:p w14:paraId="1D6FAC4B" w14:textId="6031751D" w:rsidR="004701CD" w:rsidRDefault="004701CD" w:rsidP="00164E3D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Поле заполняется только для исходящих платежей</w:t>
            </w:r>
          </w:p>
          <w:p w14:paraId="6466B864" w14:textId="3D6ABA10" w:rsidR="004701CD" w:rsidRDefault="004701CD" w:rsidP="00164E3D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</w:rPr>
              <w:t xml:space="preserve"> (Pm_CBStatementDoc.nDirection = -</w:t>
            </w:r>
            <w:proofErr w:type="gramStart"/>
            <w:r w:rsidRPr="009A4A57">
              <w:rPr>
                <w:rFonts w:eastAsia="Times New Roman"/>
                <w:color w:val="000000"/>
                <w:sz w:val="20"/>
                <w:szCs w:val="20"/>
              </w:rPr>
              <w:t>1 )</w:t>
            </w:r>
            <w:proofErr w:type="gramEnd"/>
            <w:r w:rsidRPr="00CF25DE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4D689549" w14:textId="2BB51D80" w:rsidR="004701CD" w:rsidRPr="004701CD" w:rsidRDefault="004701CD" w:rsidP="00164E3D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Связь между классами документ БВ и ЗнП:</w:t>
            </w:r>
          </w:p>
          <w:p w14:paraId="7893E2DE" w14:textId="4270BDCC" w:rsidR="004701CD" w:rsidRPr="00475EF7" w:rsidRDefault="004701CD" w:rsidP="004701CD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4701CD">
              <w:rPr>
                <w:rFonts w:eastAsia="Times New Roman"/>
                <w:color w:val="000000"/>
                <w:sz w:val="20"/>
                <w:szCs w:val="20"/>
                <w:lang w:val="en-US"/>
              </w:rPr>
              <w:t>_</w:t>
            </w: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PayReq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Det</w:t>
            </w:r>
            <w:r w:rsidRPr="004701CD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 w:rsidRPr="004701CD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4701CD">
              <w:rPr>
                <w:rFonts w:cstheme="minorHAnsi"/>
                <w:sz w:val="20"/>
                <w:szCs w:val="20"/>
                <w:lang w:val="en-US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4701CD">
              <w:rPr>
                <w:rFonts w:cstheme="minorHAnsi"/>
                <w:sz w:val="20"/>
                <w:szCs w:val="20"/>
                <w:lang w:val="en-US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gidPayDoc</w:t>
            </w:r>
            <w:r w:rsidRPr="004701CD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</w:tc>
      </w:tr>
      <w:tr w:rsidR="004701CD" w:rsidRPr="00364C41" w14:paraId="306130E2" w14:textId="77777777" w:rsidTr="00475EF7">
        <w:tc>
          <w:tcPr>
            <w:tcW w:w="1998" w:type="dxa"/>
          </w:tcPr>
          <w:p w14:paraId="371EBD77" w14:textId="53BCD2E2" w:rsidR="004701CD" w:rsidRPr="00750D24" w:rsidRDefault="004701CD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nSum</w:t>
            </w:r>
            <w:proofErr w:type="gramEnd"/>
          </w:p>
        </w:tc>
        <w:tc>
          <w:tcPr>
            <w:tcW w:w="2108" w:type="dxa"/>
          </w:tcPr>
          <w:p w14:paraId="31575BD1" w14:textId="6242D4F6" w:rsidR="004701CD" w:rsidRPr="00B65016" w:rsidRDefault="004701CD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Сумма распределения</w:t>
            </w:r>
          </w:p>
        </w:tc>
        <w:tc>
          <w:tcPr>
            <w:tcW w:w="1133" w:type="dxa"/>
          </w:tcPr>
          <w:p w14:paraId="7F6A35BE" w14:textId="38F0CBFE" w:rsidR="004701CD" w:rsidRPr="00750D24" w:rsidRDefault="004701CD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973" w:type="dxa"/>
          </w:tcPr>
          <w:p w14:paraId="289CAB8B" w14:textId="08CE94F6" w:rsidR="004701CD" w:rsidRPr="00750D24" w:rsidRDefault="004701CD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D6DAE2B" w14:textId="030AAE7E" w:rsidR="004701CD" w:rsidRDefault="00B80B17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B80B17">
              <w:rPr>
                <w:rFonts w:eastAsia="Times New Roman"/>
                <w:strike/>
                <w:color w:val="000000"/>
                <w:sz w:val="20"/>
                <w:szCs w:val="20"/>
              </w:rPr>
              <w:t>да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4701CD">
              <w:rPr>
                <w:rFonts w:eastAsia="Times New Roman"/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3070" w:type="dxa"/>
          </w:tcPr>
          <w:p w14:paraId="7EFCE835" w14:textId="3B3DE189" w:rsidR="004701CD" w:rsidRPr="004A744A" w:rsidRDefault="004701CD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</w:t>
            </w:r>
            <w:commentRangeStart w:id="441"/>
            <w:commentRangeStart w:id="442"/>
            <w:r w:rsidRPr="00A17B74">
              <w:rPr>
                <w:rFonts w:eastAsia="Times New Roman"/>
                <w:color w:val="000000"/>
                <w:sz w:val="20"/>
                <w:szCs w:val="20"/>
              </w:rPr>
              <w:t>ObjSumDistr</w:t>
            </w:r>
            <w:commentRangeEnd w:id="441"/>
            <w:r>
              <w:rPr>
                <w:rStyle w:val="ad"/>
              </w:rPr>
              <w:commentReference w:id="441"/>
            </w:r>
            <w:commentRangeEnd w:id="442"/>
            <w:r w:rsidR="009B522C">
              <w:rPr>
                <w:rStyle w:val="ad"/>
              </w:rPr>
              <w:commentReference w:id="442"/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.nSum</w:t>
            </w:r>
          </w:p>
        </w:tc>
        <w:tc>
          <w:tcPr>
            <w:tcW w:w="5103" w:type="dxa"/>
          </w:tcPr>
          <w:p w14:paraId="2E2B34FD" w14:textId="693C72E2" w:rsidR="004701CD" w:rsidRDefault="004701CD" w:rsidP="00881410">
            <w:pPr>
              <w:pStyle w:val="a6"/>
              <w:ind w:left="0"/>
              <w:rPr>
                <w:rFonts w:eastAsia="Times New Roman"/>
                <w:strike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Сумма всех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Pm_ObjSumDistr.nSum</w:t>
            </w:r>
            <w:r w:rsidR="009B522C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9B522C"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 w:rsidR="009B522C">
              <w:rPr>
                <w:rFonts w:cstheme="minorHAnsi"/>
                <w:sz w:val="20"/>
                <w:szCs w:val="20"/>
              </w:rPr>
              <w:t xml:space="preserve"> по СП</w:t>
            </w:r>
            <w:r w:rsidR="009B522C" w:rsidRPr="004A744A">
              <w:rPr>
                <w:rFonts w:cstheme="minorHAnsi"/>
                <w:sz w:val="20"/>
                <w:szCs w:val="20"/>
              </w:rPr>
              <w:t>»</w:t>
            </w:r>
            <w:r w:rsidR="009B522C"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="009B522C"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="009B522C" w:rsidRPr="00B20578">
              <w:rPr>
                <w:rFonts w:cstheme="minorHAnsi"/>
                <w:sz w:val="20"/>
                <w:szCs w:val="20"/>
              </w:rPr>
              <w:t>_</w:t>
            </w:r>
            <w:r w:rsidR="009B522C"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="009B522C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  <w:r w:rsidRPr="004701CD">
              <w:rPr>
                <w:rFonts w:eastAsia="Times New Roman"/>
                <w:strike/>
                <w:color w:val="000000"/>
                <w:sz w:val="20"/>
                <w:szCs w:val="20"/>
              </w:rPr>
              <w:t>Ручная корректировка.</w:t>
            </w:r>
          </w:p>
          <w:p w14:paraId="13BF63B7" w14:textId="1B7E8B3C" w:rsidR="009B522C" w:rsidRPr="004A744A" w:rsidRDefault="009B522C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881410" w:rsidRPr="00364C41" w14:paraId="0797C998" w14:textId="77777777" w:rsidTr="00475EF7">
        <w:tc>
          <w:tcPr>
            <w:tcW w:w="1998" w:type="dxa"/>
          </w:tcPr>
          <w:p w14:paraId="7C138515" w14:textId="3E0BEA9F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idBisObj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proofErr w:type="gramEnd"/>
          </w:p>
        </w:tc>
        <w:tc>
          <w:tcPr>
            <w:tcW w:w="2108" w:type="dxa"/>
          </w:tcPr>
          <w:p w14:paraId="13E581EC" w14:textId="6A34BC1D" w:rsidR="00881410" w:rsidRPr="00B65016" w:rsidRDefault="00881410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Код БЕ</w:t>
            </w:r>
          </w:p>
        </w:tc>
        <w:tc>
          <w:tcPr>
            <w:tcW w:w="1133" w:type="dxa"/>
          </w:tcPr>
          <w:p w14:paraId="66B607FC" w14:textId="04218306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14AC3288" w14:textId="77777777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705D32CC" w14:textId="2D1B4B79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25" w:type="dxa"/>
          </w:tcPr>
          <w:p w14:paraId="4272BDA9" w14:textId="1B68E8F1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53A9364B" w14:textId="2234D5C5" w:rsidR="00881410" w:rsidRPr="004A744A" w:rsidRDefault="00881410" w:rsidP="000D7ED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Pm_ObjSumDistr.idBisOb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jMC</w:t>
            </w:r>
            <w:r w:rsidRPr="00F36D15"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5103" w:type="dxa"/>
          </w:tcPr>
          <w:p w14:paraId="2774A72F" w14:textId="5FF9B850" w:rsidR="000D7ED1" w:rsidRDefault="000D7ED1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БЕ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832620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BisObj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).</w:t>
            </w:r>
          </w:p>
          <w:p w14:paraId="3DD6FEB7" w14:textId="22F6A0EB" w:rsidR="000D7ED1" w:rsidRDefault="000D7ED1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>интерфейсе 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435DA96F" w14:textId="58970C0B" w:rsidR="000D7ED1" w:rsidRDefault="000D7ED1" w:rsidP="000D7ED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r>
              <w:rPr>
                <w:rFonts w:cstheme="minorHAnsi"/>
                <w:sz w:val="20"/>
                <w:szCs w:val="20"/>
              </w:rPr>
              <w:t xml:space="preserve">Код </w:t>
            </w:r>
            <w:proofErr w:type="gramStart"/>
            <w:r>
              <w:rPr>
                <w:rFonts w:cstheme="minorHAnsi"/>
                <w:sz w:val="20"/>
                <w:szCs w:val="20"/>
              </w:rPr>
              <w:t>БЕ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idBisOb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j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="00934E15" w:rsidRPr="00A17B74">
              <w:rPr>
                <w:rFonts w:eastAsia="Times New Roman"/>
                <w:color w:val="000000"/>
                <w:sz w:val="20"/>
                <w:szCs w:val="20"/>
              </w:rPr>
              <w:t>idBisObj</w:t>
            </w:r>
            <w:r w:rsidR="00934E1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7B39D82B" w14:textId="1F0CB7E8" w:rsidR="000D7ED1" w:rsidRDefault="000D7ED1" w:rsidP="000D7ED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="00934E15" w:rsidRPr="00A17B74">
              <w:rPr>
                <w:rFonts w:eastAsia="Times New Roman"/>
                <w:color w:val="000000"/>
                <w:sz w:val="20"/>
                <w:szCs w:val="20"/>
              </w:rPr>
              <w:t>idBisObj</w:t>
            </w:r>
            <w:r w:rsidR="00934E1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7526E972" w14:textId="12295980" w:rsidR="000D7ED1" w:rsidRDefault="000D7ED1" w:rsidP="000D7ED1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одинаковые - </w:t>
            </w:r>
            <w:r w:rsidR="00934E15" w:rsidRPr="00A17B74">
              <w:rPr>
                <w:rFonts w:eastAsia="Times New Roman"/>
                <w:color w:val="000000"/>
                <w:sz w:val="20"/>
                <w:szCs w:val="20"/>
              </w:rPr>
              <w:t>idBisObj</w:t>
            </w:r>
            <w:r w:rsidR="00934E1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 w:rsidR="00934E15">
              <w:rPr>
                <w:rFonts w:eastAsia="Times New Roman"/>
                <w:color w:val="000000"/>
                <w:sz w:val="20"/>
                <w:szCs w:val="20"/>
              </w:rPr>
              <w:t>Pm_ObjSumDistr.idBisOb</w:t>
            </w:r>
            <w:r w:rsidR="00934E1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jMC</w:t>
            </w:r>
            <w:r w:rsidR="00934E15" w:rsidRPr="00F36D15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70D6B61E" w14:textId="77777777" w:rsidR="000D7ED1" w:rsidRPr="00694607" w:rsidRDefault="000D7ED1" w:rsidP="000D7ED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781598E7" w14:textId="77777777" w:rsidR="000D7ED1" w:rsidRDefault="000D7ED1" w:rsidP="000D7ED1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Поле доступно для редактирования, если </w:t>
            </w:r>
            <w:r w:rsidRPr="004A744A">
              <w:rPr>
                <w:rFonts w:cstheme="minorHAnsi"/>
                <w:sz w:val="20"/>
                <w:szCs w:val="20"/>
              </w:rPr>
              <w:t xml:space="preserve">на </w:t>
            </w:r>
            <w:r>
              <w:rPr>
                <w:rFonts w:cstheme="minorHAnsi"/>
                <w:sz w:val="20"/>
                <w:szCs w:val="20"/>
              </w:rPr>
              <w:t>з</w:t>
            </w:r>
            <w:r w:rsidRPr="004A744A">
              <w:rPr>
                <w:rFonts w:cstheme="minorHAnsi"/>
                <w:sz w:val="20"/>
                <w:szCs w:val="20"/>
              </w:rPr>
              <w:t>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(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>
              <w:rPr>
                <w:rFonts w:cstheme="minorHAnsi"/>
                <w:sz w:val="20"/>
                <w:szCs w:val="20"/>
              </w:rPr>
              <w:t xml:space="preserve">) </w:t>
            </w:r>
            <w:r w:rsidRPr="00E06434">
              <w:rPr>
                <w:rFonts w:cstheme="minorHAnsi"/>
                <w:sz w:val="20"/>
                <w:szCs w:val="20"/>
              </w:rPr>
              <w:t>1 запись</w:t>
            </w:r>
            <w:r>
              <w:rPr>
                <w:rFonts w:cstheme="minorHAnsi"/>
                <w:sz w:val="20"/>
                <w:szCs w:val="20"/>
              </w:rPr>
              <w:t xml:space="preserve"> и 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пусто.</w:t>
            </w:r>
          </w:p>
          <w:p w14:paraId="7BF6758A" w14:textId="77777777" w:rsidR="000D7ED1" w:rsidRDefault="000D7ED1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39081EC7" w14:textId="77777777" w:rsidR="000D7ED1" w:rsidRDefault="000D7ED1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6E214C31" w14:textId="2CC95FC1" w:rsidR="00881410" w:rsidRPr="00F34105" w:rsidRDefault="00881410" w:rsidP="00881410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proofErr w:type="gramStart"/>
            <w:r w:rsidRPr="00F34105">
              <w:rPr>
                <w:rFonts w:cstheme="minorHAnsi"/>
                <w:strike/>
                <w:sz w:val="20"/>
                <w:szCs w:val="20"/>
              </w:rPr>
              <w:lastRenderedPageBreak/>
              <w:t>вывод</w:t>
            </w:r>
            <w:proofErr w:type="gramEnd"/>
            <w:r w:rsidRPr="00F34105">
              <w:rPr>
                <w:rFonts w:cstheme="minorHAnsi"/>
                <w:strike/>
                <w:sz w:val="20"/>
                <w:szCs w:val="20"/>
              </w:rPr>
              <w:t xml:space="preserve"> и выбор из </w:t>
            </w:r>
            <w:commentRangeStart w:id="443"/>
            <w:commentRangeStart w:id="444"/>
            <w:r w:rsidRPr="00F34105">
              <w:rPr>
                <w:rFonts w:cstheme="minorHAnsi"/>
                <w:strike/>
                <w:sz w:val="20"/>
                <w:szCs w:val="20"/>
              </w:rPr>
              <w:t xml:space="preserve">справочника </w:t>
            </w:r>
            <w:commentRangeEnd w:id="443"/>
            <w:r w:rsidR="009C50C4" w:rsidRPr="00F34105">
              <w:rPr>
                <w:rStyle w:val="ad"/>
                <w:strike/>
              </w:rPr>
              <w:commentReference w:id="443"/>
            </w:r>
            <w:commentRangeEnd w:id="444"/>
            <w:r w:rsidR="000D7ED1" w:rsidRPr="00F34105">
              <w:rPr>
                <w:rStyle w:val="ad"/>
                <w:strike/>
              </w:rPr>
              <w:commentReference w:id="444"/>
            </w:r>
            <w:r w:rsidRPr="00F34105">
              <w:rPr>
                <w:rFonts w:cstheme="minorHAnsi"/>
                <w:strike/>
                <w:sz w:val="20"/>
                <w:szCs w:val="20"/>
              </w:rPr>
              <w:t xml:space="preserve">реализован в интерфейсе «Платежное поручение» на закладке «Позиции платежного </w:t>
            </w:r>
            <w:commentRangeStart w:id="445"/>
            <w:r w:rsidRPr="00F34105">
              <w:rPr>
                <w:rFonts w:cstheme="minorHAnsi"/>
                <w:strike/>
                <w:sz w:val="20"/>
                <w:szCs w:val="20"/>
              </w:rPr>
              <w:t>поручения</w:t>
            </w:r>
            <w:commentRangeEnd w:id="445"/>
            <w:r w:rsidR="00B56440" w:rsidRPr="00F34105">
              <w:rPr>
                <w:rStyle w:val="ad"/>
                <w:strike/>
              </w:rPr>
              <w:commentReference w:id="445"/>
            </w:r>
            <w:r w:rsidRPr="00F34105">
              <w:rPr>
                <w:rFonts w:cstheme="minorHAnsi"/>
                <w:strike/>
                <w:sz w:val="20"/>
                <w:szCs w:val="20"/>
              </w:rPr>
              <w:t>»)</w:t>
            </w:r>
          </w:p>
          <w:p w14:paraId="29BEC7E6" w14:textId="77777777" w:rsidR="00B67459" w:rsidRPr="00F34105" w:rsidRDefault="00B67459" w:rsidP="00B67459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F34105">
              <w:rPr>
                <w:rFonts w:cstheme="minorHAnsi"/>
                <w:strike/>
                <w:sz w:val="20"/>
                <w:szCs w:val="20"/>
              </w:rPr>
              <w:t>Если в Pm_ObjSumDistr более 1 записи, поле НЕ редактируемо и проверить:</w:t>
            </w:r>
          </w:p>
          <w:p w14:paraId="6D382004" w14:textId="77777777" w:rsidR="00B67459" w:rsidRPr="00F34105" w:rsidRDefault="00B67459" w:rsidP="00B67459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F34105">
              <w:rPr>
                <w:rFonts w:cstheme="minorHAnsi"/>
                <w:strike/>
                <w:sz w:val="20"/>
                <w:szCs w:val="20"/>
              </w:rPr>
              <w:t>1. Если атрибут в строках Pm_ObjSumDistr не совпал, то в список для отображения вывести «***».</w:t>
            </w:r>
          </w:p>
          <w:p w14:paraId="16250D1D" w14:textId="7854EDEA" w:rsidR="00B67459" w:rsidRPr="00F34105" w:rsidRDefault="00B67459" w:rsidP="00B67459">
            <w:pPr>
              <w:pStyle w:val="a6"/>
              <w:ind w:left="0"/>
              <w:rPr>
                <w:rFonts w:cstheme="minorHAnsi"/>
                <w:strike/>
                <w:sz w:val="20"/>
                <w:szCs w:val="20"/>
              </w:rPr>
            </w:pPr>
            <w:r w:rsidRPr="00F34105">
              <w:rPr>
                <w:rFonts w:cstheme="minorHAnsi"/>
                <w:strike/>
                <w:sz w:val="20"/>
                <w:szCs w:val="20"/>
              </w:rPr>
              <w:t>2. Если атрибут в строках совпал, то в список для отображения вывести соответствующий атрибут.</w:t>
            </w:r>
          </w:p>
          <w:p w14:paraId="46E2D87B" w14:textId="2674CB02" w:rsidR="00B67459" w:rsidRPr="004A744A" w:rsidRDefault="00B67459" w:rsidP="00B67459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F34105">
              <w:rPr>
                <w:rFonts w:cstheme="minorHAnsi"/>
                <w:strike/>
                <w:sz w:val="20"/>
                <w:szCs w:val="20"/>
              </w:rPr>
              <w:t xml:space="preserve">3. </w:t>
            </w:r>
            <w:r w:rsidRPr="00F34105">
              <w:rPr>
                <w:rFonts w:eastAsia="Times New Roman"/>
                <w:strike/>
                <w:color w:val="000000"/>
                <w:sz w:val="20"/>
                <w:szCs w:val="20"/>
              </w:rPr>
              <w:t xml:space="preserve">Если в </w:t>
            </w:r>
            <w:r w:rsidRPr="00F34105">
              <w:rPr>
                <w:rFonts w:cstheme="minorHAnsi"/>
                <w:strike/>
                <w:sz w:val="20"/>
                <w:szCs w:val="20"/>
                <w:lang w:val="en-US"/>
              </w:rPr>
              <w:t>Pm</w:t>
            </w:r>
            <w:r w:rsidRPr="00F34105">
              <w:rPr>
                <w:rFonts w:cstheme="minorHAnsi"/>
                <w:strike/>
                <w:sz w:val="20"/>
                <w:szCs w:val="20"/>
              </w:rPr>
              <w:t>_</w:t>
            </w:r>
            <w:r w:rsidRPr="00F34105">
              <w:rPr>
                <w:rFonts w:cstheme="minorHAnsi"/>
                <w:strike/>
                <w:sz w:val="20"/>
                <w:szCs w:val="20"/>
                <w:lang w:val="en-US"/>
              </w:rPr>
              <w:t>ObjSumDistr</w:t>
            </w:r>
            <w:r w:rsidRPr="00F34105">
              <w:rPr>
                <w:rFonts w:cstheme="minorHAnsi"/>
                <w:strike/>
                <w:sz w:val="20"/>
                <w:szCs w:val="20"/>
              </w:rPr>
              <w:t xml:space="preserve"> 1 запись, то поле редактируемо.</w:t>
            </w:r>
          </w:p>
        </w:tc>
      </w:tr>
      <w:tr w:rsidR="00881410" w:rsidRPr="00364C41" w14:paraId="6CEBFD92" w14:textId="77777777" w:rsidTr="00475EF7">
        <w:tc>
          <w:tcPr>
            <w:tcW w:w="1998" w:type="dxa"/>
          </w:tcPr>
          <w:p w14:paraId="7B5E9BDC" w14:textId="1730A815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lastRenderedPageBreak/>
              <w:t>idBisObj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</w:tc>
        <w:tc>
          <w:tcPr>
            <w:tcW w:w="2108" w:type="dxa"/>
          </w:tcPr>
          <w:p w14:paraId="778E53EF" w14:textId="40ACE932" w:rsidR="00881410" w:rsidRPr="00B65016" w:rsidRDefault="00881410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БЕ</w:t>
            </w:r>
          </w:p>
        </w:tc>
        <w:tc>
          <w:tcPr>
            <w:tcW w:w="1133" w:type="dxa"/>
          </w:tcPr>
          <w:p w14:paraId="2A36F255" w14:textId="447B0C83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18FB801F" w14:textId="3F9BE644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036EE58E" w14:textId="28158AF5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02ED946F" w14:textId="1D8ABEF1" w:rsidR="00881410" w:rsidRPr="004A744A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Pm_ObjSumDistr.idBisOb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jHL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5103" w:type="dxa"/>
          </w:tcPr>
          <w:p w14:paraId="02404BA2" w14:textId="6F2C9DE1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r>
              <w:rPr>
                <w:rFonts w:cstheme="minorHAnsi"/>
                <w:sz w:val="20"/>
                <w:szCs w:val="20"/>
              </w:rPr>
              <w:t xml:space="preserve">Код </w:t>
            </w:r>
            <w:proofErr w:type="gramStart"/>
            <w:r>
              <w:rPr>
                <w:rFonts w:cstheme="minorHAnsi"/>
                <w:sz w:val="20"/>
                <w:szCs w:val="20"/>
              </w:rPr>
              <w:t>БЕ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idBisOb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j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idBisObj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77A2289D" w14:textId="069CD4A1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idBisObj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50692637" w14:textId="28853144" w:rsidR="00881410" w:rsidRPr="004A744A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одинаковые -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idBisObj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Pm_ObjSumDistr.idBisOb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jHL</w:t>
            </w:r>
            <w:r w:rsidRPr="00F36D15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</w:tr>
      <w:tr w:rsidR="00881410" w:rsidRPr="00364C41" w14:paraId="53327948" w14:textId="77777777" w:rsidTr="00475EF7">
        <w:tc>
          <w:tcPr>
            <w:tcW w:w="1998" w:type="dxa"/>
          </w:tcPr>
          <w:p w14:paraId="592F06DF" w14:textId="193668E6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idBudgItemMC</w:t>
            </w:r>
            <w:proofErr w:type="gramEnd"/>
          </w:p>
        </w:tc>
        <w:tc>
          <w:tcPr>
            <w:tcW w:w="2108" w:type="dxa"/>
          </w:tcPr>
          <w:p w14:paraId="7C278042" w14:textId="57630490" w:rsidR="00881410" w:rsidRPr="00B65016" w:rsidRDefault="00881410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Код статьи БДДС</w:t>
            </w:r>
          </w:p>
        </w:tc>
        <w:tc>
          <w:tcPr>
            <w:tcW w:w="1133" w:type="dxa"/>
          </w:tcPr>
          <w:p w14:paraId="12706FB9" w14:textId="0CB2F8D2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49004CAE" w14:textId="77777777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7E7AB68A" w14:textId="2B8A987D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25" w:type="dxa"/>
          </w:tcPr>
          <w:p w14:paraId="44B9BE06" w14:textId="4E0AC783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140816BB" w14:textId="0E8C9169" w:rsidR="00881410" w:rsidRPr="00F36D15" w:rsidRDefault="00881410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Pm_ObjSumDistr.idBudgItemMC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F36D15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5103" w:type="dxa"/>
          </w:tcPr>
          <w:p w14:paraId="2457C709" w14:textId="0FB12DB0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статей бюджета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1E7FA8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BudgetItem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1E7FA8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567B75F1" w14:textId="77777777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>интерфейсе 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596877F0" w14:textId="0E7EB6EC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Код статьи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БДДС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idBudgItem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idBudgItemMC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17CE26C7" w14:textId="57C36714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idBudgItemMC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5AB26C0B" w14:textId="0E7C7E3A" w:rsid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одинаковые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idBudgItemMC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Pm_ObjSumDistr.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 xml:space="preserve"> idBudgItemMC</w:t>
            </w:r>
            <w:r w:rsidRPr="00F36D15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09E7D457" w14:textId="77777777" w:rsidR="00F34105" w:rsidRPr="00694607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1DC9C820" w14:textId="77777777" w:rsid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Поле доступно для редактирования, если </w:t>
            </w:r>
            <w:r w:rsidRPr="004A744A">
              <w:rPr>
                <w:rFonts w:cstheme="minorHAnsi"/>
                <w:sz w:val="20"/>
                <w:szCs w:val="20"/>
              </w:rPr>
              <w:t xml:space="preserve">на </w:t>
            </w:r>
            <w:r>
              <w:rPr>
                <w:rFonts w:cstheme="minorHAnsi"/>
                <w:sz w:val="20"/>
                <w:szCs w:val="20"/>
              </w:rPr>
              <w:t>з</w:t>
            </w:r>
            <w:r w:rsidRPr="004A744A">
              <w:rPr>
                <w:rFonts w:cstheme="minorHAnsi"/>
                <w:sz w:val="20"/>
                <w:szCs w:val="20"/>
              </w:rPr>
              <w:t>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(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>
              <w:rPr>
                <w:rFonts w:cstheme="minorHAnsi"/>
                <w:sz w:val="20"/>
                <w:szCs w:val="20"/>
              </w:rPr>
              <w:t xml:space="preserve">) </w:t>
            </w:r>
            <w:r w:rsidRPr="00E06434">
              <w:rPr>
                <w:rFonts w:cstheme="minorHAnsi"/>
                <w:sz w:val="20"/>
                <w:szCs w:val="20"/>
              </w:rPr>
              <w:t>1 запись</w:t>
            </w:r>
            <w:r>
              <w:rPr>
                <w:rFonts w:cstheme="minorHAnsi"/>
                <w:sz w:val="20"/>
                <w:szCs w:val="20"/>
              </w:rPr>
              <w:t xml:space="preserve"> и 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пусто.</w:t>
            </w:r>
          </w:p>
          <w:p w14:paraId="24BBC99E" w14:textId="659EB163" w:rsidR="00881410" w:rsidRPr="004A744A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881410" w:rsidRPr="00364C41" w14:paraId="102E75DA" w14:textId="77777777" w:rsidTr="00475EF7">
        <w:tc>
          <w:tcPr>
            <w:tcW w:w="1998" w:type="dxa"/>
          </w:tcPr>
          <w:p w14:paraId="7D1C8FC3" w14:textId="24139AB3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idBudgItem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</w:tc>
        <w:tc>
          <w:tcPr>
            <w:tcW w:w="2108" w:type="dxa"/>
          </w:tcPr>
          <w:p w14:paraId="4BC419AF" w14:textId="1F229B32" w:rsidR="00881410" w:rsidRPr="00B65016" w:rsidRDefault="00881410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Статья БДДС</w:t>
            </w:r>
          </w:p>
        </w:tc>
        <w:tc>
          <w:tcPr>
            <w:tcW w:w="1133" w:type="dxa"/>
          </w:tcPr>
          <w:p w14:paraId="3D1A3381" w14:textId="0DA8A2A9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3136A90A" w14:textId="1974EA8A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8FFC1EC" w14:textId="7F0B5EEB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7716ADBF" w14:textId="5AFFC1E6" w:rsidR="00881410" w:rsidRPr="004A744A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Pm_ObjSumDistr.idBudgItemHL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5103" w:type="dxa"/>
          </w:tcPr>
          <w:p w14:paraId="65D1C9F2" w14:textId="11A4C1AB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Код статьи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БДДС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idBudgItem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idBudgItem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3C3D406D" w14:textId="25D85CA2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lastRenderedPageBreak/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idBudgItem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14DD6493" w14:textId="6B449152" w:rsid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одинаковые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idBudgItem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>
              <w:rPr>
                <w:rFonts w:cstheme="minorHAnsi"/>
                <w:sz w:val="20"/>
                <w:szCs w:val="20"/>
              </w:rPr>
              <w:t xml:space="preserve"> =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Pm_ObjSumDistr.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 xml:space="preserve"> idBudgItem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 w:rsidRPr="00F36D15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26BF33AF" w14:textId="42A2B56B" w:rsidR="00881410" w:rsidRPr="004A744A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881410" w:rsidRPr="00364C41" w14:paraId="658AD45B" w14:textId="77777777" w:rsidTr="00475EF7">
        <w:tc>
          <w:tcPr>
            <w:tcW w:w="1998" w:type="dxa"/>
          </w:tcPr>
          <w:p w14:paraId="6D78D9B2" w14:textId="77777777" w:rsidR="00881410" w:rsidRDefault="00881410" w:rsidP="00881410">
            <w:pPr>
              <w:pStyle w:val="a6"/>
              <w:ind w:left="0"/>
              <w:rPr>
                <w:ins w:id="446" w:author="Учетная запись Майкрософт" w:date="2025-08-18T18:53:00Z"/>
                <w:rFonts w:eastAsia="Times New Roman"/>
                <w:color w:val="000000"/>
                <w:sz w:val="20"/>
                <w:szCs w:val="20"/>
                <w:lang w:val="en-US"/>
              </w:rPr>
            </w:pPr>
            <w:commentRangeStart w:id="447"/>
            <w:commentRangeStart w:id="448"/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lastRenderedPageBreak/>
              <w:t>idOfsResponsible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proofErr w:type="gramEnd"/>
          </w:p>
          <w:p w14:paraId="018620F1" w14:textId="6ECC9841" w:rsidR="00773564" w:rsidRPr="00773564" w:rsidRDefault="00773564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ins w:id="449" w:author="Учетная запись Майкрософт" w:date="2025-08-18T18:53:00Z">
              <w:r>
                <w:rPr>
                  <w:rFonts w:eastAsia="Times New Roman"/>
                  <w:color w:val="000000"/>
                  <w:sz w:val="20"/>
                  <w:szCs w:val="20"/>
                </w:rPr>
                <w:t>(</w:t>
              </w:r>
              <w:proofErr w:type="gramStart"/>
              <w:r>
                <w:rPr>
                  <w:rFonts w:eastAsia="Times New Roman"/>
                  <w:color w:val="000000"/>
                  <w:sz w:val="20"/>
                  <w:szCs w:val="20"/>
                </w:rPr>
                <w:t>проектная</w:t>
              </w:r>
              <w:proofErr w:type="gramEnd"/>
              <w:r>
                <w:rPr>
                  <w:rFonts w:eastAsia="Times New Roman"/>
                  <w:color w:val="000000"/>
                  <w:sz w:val="20"/>
                  <w:szCs w:val="20"/>
                </w:rPr>
                <w:t xml:space="preserve"> аналитика)</w:t>
              </w:r>
            </w:ins>
          </w:p>
        </w:tc>
        <w:tc>
          <w:tcPr>
            <w:tcW w:w="2108" w:type="dxa"/>
          </w:tcPr>
          <w:p w14:paraId="11AA6C62" w14:textId="39A6245C" w:rsidR="00881410" w:rsidRPr="00B65016" w:rsidRDefault="00881410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Код ЦФУ</w:t>
            </w:r>
            <w:commentRangeEnd w:id="447"/>
            <w:r w:rsidR="00F96FFC">
              <w:rPr>
                <w:rStyle w:val="ad"/>
              </w:rPr>
              <w:commentReference w:id="447"/>
            </w:r>
            <w:r w:rsidR="00F34105">
              <w:rPr>
                <w:rStyle w:val="ad"/>
              </w:rPr>
              <w:commentReference w:id="448"/>
            </w:r>
          </w:p>
        </w:tc>
        <w:tc>
          <w:tcPr>
            <w:tcW w:w="1133" w:type="dxa"/>
          </w:tcPr>
          <w:p w14:paraId="520CB33C" w14:textId="35CD9E63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2C4201F3" w14:textId="77777777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4C44DCA6" w14:textId="7B5193C7" w:rsidR="00881410" w:rsidRPr="00750D24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25" w:type="dxa"/>
          </w:tcPr>
          <w:p w14:paraId="08D1B85B" w14:textId="5A2ECCB1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11044D80" w14:textId="787AD4AA" w:rsidR="00881410" w:rsidRPr="004A744A" w:rsidRDefault="00881410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Pm_ObjSumDistr.sAttrValMC(idOfsResponsible)</w:t>
            </w:r>
            <w:r w:rsidRPr="00F36D15"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5103" w:type="dxa"/>
          </w:tcPr>
          <w:p w14:paraId="4710BF7C" w14:textId="77777777" w:rsid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ОФС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OFStructure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3534B618" w14:textId="688ED136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>интерфейсе 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423A8FCF" w14:textId="549DF9DA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Код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ЦФУ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</w:t>
            </w:r>
            <w:proofErr w:type="gramEnd"/>
            <w:r w:rsidRPr="00A17B74">
              <w:rPr>
                <w:rFonts w:eastAsia="Times New Roman"/>
                <w:color w:val="000000"/>
                <w:sz w:val="20"/>
                <w:szCs w:val="20"/>
              </w:rPr>
              <w:t>(idOfsResponsible)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sAttrValMC(idOfsResponsible)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5BABD0EA" w14:textId="17BF5414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sAttrValMC(idOfsResponsible)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 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697A7D3E" w14:textId="67B25B33" w:rsidR="00F34105" w:rsidRP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 w:rsidRPr="00F34105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одинаковые</w:t>
            </w:r>
            <w:r w:rsidRPr="00F34105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sAttrValMC(idOfsResponsible) </w:t>
            </w:r>
            <w:r w:rsidRPr="00F34105">
              <w:rPr>
                <w:rFonts w:cstheme="minorHAnsi"/>
                <w:sz w:val="20"/>
                <w:szCs w:val="20"/>
                <w:lang w:val="en-US"/>
              </w:rPr>
              <w:t xml:space="preserve"> = 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Pm_ObjSumDistr. sAttrValMC(idOfsResponsible).</w:t>
            </w:r>
          </w:p>
          <w:p w14:paraId="1B23A45E" w14:textId="77777777" w:rsidR="00F34105" w:rsidRP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</w:p>
          <w:p w14:paraId="416572C1" w14:textId="77777777" w:rsid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Поле доступно для редактирования, если </w:t>
            </w:r>
            <w:r w:rsidRPr="004A744A">
              <w:rPr>
                <w:rFonts w:cstheme="minorHAnsi"/>
                <w:sz w:val="20"/>
                <w:szCs w:val="20"/>
              </w:rPr>
              <w:t xml:space="preserve">на </w:t>
            </w:r>
            <w:r>
              <w:rPr>
                <w:rFonts w:cstheme="minorHAnsi"/>
                <w:sz w:val="20"/>
                <w:szCs w:val="20"/>
              </w:rPr>
              <w:t>з</w:t>
            </w:r>
            <w:r w:rsidRPr="004A744A">
              <w:rPr>
                <w:rFonts w:cstheme="minorHAnsi"/>
                <w:sz w:val="20"/>
                <w:szCs w:val="20"/>
              </w:rPr>
              <w:t>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(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>
              <w:rPr>
                <w:rFonts w:cstheme="minorHAnsi"/>
                <w:sz w:val="20"/>
                <w:szCs w:val="20"/>
              </w:rPr>
              <w:t xml:space="preserve">) </w:t>
            </w:r>
            <w:r w:rsidRPr="00E06434">
              <w:rPr>
                <w:rFonts w:cstheme="minorHAnsi"/>
                <w:sz w:val="20"/>
                <w:szCs w:val="20"/>
              </w:rPr>
              <w:t>1 запись</w:t>
            </w:r>
            <w:r>
              <w:rPr>
                <w:rFonts w:cstheme="minorHAnsi"/>
                <w:sz w:val="20"/>
                <w:szCs w:val="20"/>
              </w:rPr>
              <w:t xml:space="preserve"> и 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пусто.</w:t>
            </w:r>
          </w:p>
          <w:p w14:paraId="709A2BAF" w14:textId="1ECBF1B4" w:rsidR="00881410" w:rsidRPr="004A744A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commentRangeEnd w:id="448"/>
      <w:tr w:rsidR="00881410" w:rsidRPr="00CF126D" w14:paraId="53961DF2" w14:textId="77777777" w:rsidTr="00475EF7">
        <w:tc>
          <w:tcPr>
            <w:tcW w:w="1998" w:type="dxa"/>
          </w:tcPr>
          <w:p w14:paraId="44A1E66F" w14:textId="77777777" w:rsidR="00881410" w:rsidRDefault="00881410" w:rsidP="00881410">
            <w:pPr>
              <w:pStyle w:val="a6"/>
              <w:ind w:left="0"/>
              <w:rPr>
                <w:ins w:id="450" w:author="Учетная запись Майкрософт" w:date="2025-08-18T18:53:00Z"/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idOfsResponsible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  <w:p w14:paraId="7E43AD2A" w14:textId="12120E83" w:rsidR="00773564" w:rsidRPr="00A17B74" w:rsidRDefault="00773564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ins w:id="451" w:author="Учетная запись Майкрософт" w:date="2025-08-18T18:53:00Z">
              <w:r>
                <w:rPr>
                  <w:rFonts w:eastAsia="Times New Roman"/>
                  <w:color w:val="000000"/>
                  <w:sz w:val="20"/>
                  <w:szCs w:val="20"/>
                </w:rPr>
                <w:t>(</w:t>
              </w:r>
              <w:proofErr w:type="gramStart"/>
              <w:r>
                <w:rPr>
                  <w:rFonts w:eastAsia="Times New Roman"/>
                  <w:color w:val="000000"/>
                  <w:sz w:val="20"/>
                  <w:szCs w:val="20"/>
                </w:rPr>
                <w:t>проектная</w:t>
              </w:r>
              <w:proofErr w:type="gramEnd"/>
              <w:r>
                <w:rPr>
                  <w:rFonts w:eastAsia="Times New Roman"/>
                  <w:color w:val="000000"/>
                  <w:sz w:val="20"/>
                  <w:szCs w:val="20"/>
                </w:rPr>
                <w:t xml:space="preserve"> аналитика)</w:t>
              </w:r>
            </w:ins>
          </w:p>
        </w:tc>
        <w:tc>
          <w:tcPr>
            <w:tcW w:w="2108" w:type="dxa"/>
          </w:tcPr>
          <w:p w14:paraId="05571687" w14:textId="1895A5B7" w:rsidR="00881410" w:rsidRDefault="00881410" w:rsidP="00881410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ЦФУ</w:t>
            </w:r>
          </w:p>
        </w:tc>
        <w:tc>
          <w:tcPr>
            <w:tcW w:w="1133" w:type="dxa"/>
          </w:tcPr>
          <w:p w14:paraId="7907ECAA" w14:textId="40032CC1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400F3BBB" w14:textId="54D8C8B2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23734615" w14:textId="5FD2048F" w:rsidR="00881410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854629B" w14:textId="5FA8850E" w:rsidR="00881410" w:rsidRPr="00A17B74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</w:t>
            </w: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. sAttrValHL</w:t>
            </w:r>
            <w:proofErr w:type="gramEnd"/>
            <w:r w:rsidRPr="00A17B74">
              <w:rPr>
                <w:rFonts w:eastAsia="Times New Roman"/>
                <w:color w:val="000000"/>
                <w:sz w:val="20"/>
                <w:szCs w:val="20"/>
              </w:rPr>
              <w:t>(idOfsResponsible)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5103" w:type="dxa"/>
          </w:tcPr>
          <w:p w14:paraId="653B3054" w14:textId="55E903A5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ЦФУ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sAttrValHL</w:t>
            </w:r>
            <w:proofErr w:type="gramEnd"/>
            <w:r w:rsidRPr="00A17B74">
              <w:rPr>
                <w:rFonts w:eastAsia="Times New Roman"/>
                <w:color w:val="000000"/>
                <w:sz w:val="20"/>
                <w:szCs w:val="20"/>
              </w:rPr>
              <w:t>(idOfsResponsible)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sAttrValHL(idOfsResponsible)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2ABA00BA" w14:textId="01E494A7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sAttrValHL(idOfsResponsible)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78579904" w14:textId="0FBCB7EF" w:rsidR="00881410" w:rsidRP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 w:rsidRPr="00F34105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одинаковые</w:t>
            </w:r>
            <w:r w:rsidRPr="00F34105">
              <w:rPr>
                <w:rFonts w:cstheme="minorHAnsi"/>
                <w:sz w:val="20"/>
                <w:szCs w:val="20"/>
                <w:lang w:val="en-US"/>
              </w:rPr>
              <w:t xml:space="preserve"> 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sAttrValHL(idOfsResponsible)</w:t>
            </w:r>
            <w:r w:rsidRPr="00F34105">
              <w:rPr>
                <w:rFonts w:cstheme="minorHAnsi"/>
                <w:sz w:val="20"/>
                <w:szCs w:val="20"/>
                <w:lang w:val="en-US"/>
              </w:rPr>
              <w:t xml:space="preserve">= 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Pm_ObjSumDistr.sAttrValHL(idOfsResponsible).</w:t>
            </w:r>
          </w:p>
        </w:tc>
      </w:tr>
      <w:tr w:rsidR="00881410" w:rsidRPr="00364C41" w14:paraId="2F3DCABF" w14:textId="77777777" w:rsidTr="00475EF7">
        <w:tc>
          <w:tcPr>
            <w:tcW w:w="1998" w:type="dxa"/>
          </w:tcPr>
          <w:p w14:paraId="4692BE78" w14:textId="1C4E71A7" w:rsidR="00881410" w:rsidRPr="00A17B74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idSngOfsFinCenter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proofErr w:type="gramEnd"/>
          </w:p>
        </w:tc>
        <w:tc>
          <w:tcPr>
            <w:tcW w:w="2108" w:type="dxa"/>
          </w:tcPr>
          <w:p w14:paraId="06A1CE2D" w14:textId="086ADA67" w:rsidR="00881410" w:rsidRDefault="00881410" w:rsidP="00881410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Код ЦФО</w:t>
            </w:r>
          </w:p>
        </w:tc>
        <w:tc>
          <w:tcPr>
            <w:tcW w:w="1133" w:type="dxa"/>
          </w:tcPr>
          <w:p w14:paraId="086F39E4" w14:textId="064966E1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48FC87D3" w14:textId="77777777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</w:t>
            </w:r>
            <w:r w:rsidRPr="00D77AF4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2E0C9361" w14:textId="1AF38B70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</w:t>
            </w:r>
            <w:r w:rsidRPr="00D77AF4">
              <w:rPr>
                <w:rFonts w:cstheme="minorHAnsi"/>
                <w:sz w:val="20"/>
                <w:szCs w:val="20"/>
              </w:rPr>
              <w:t xml:space="preserve">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25" w:type="dxa"/>
          </w:tcPr>
          <w:p w14:paraId="337EC8E1" w14:textId="469BBBD7" w:rsidR="00881410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21ED3502" w14:textId="39DD0947" w:rsidR="00881410" w:rsidRPr="00F36D15" w:rsidRDefault="00881410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Pm_ObjSumDistr.sAttrValMC(idSngOfsFinCenter)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F36D15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5103" w:type="dxa"/>
          </w:tcPr>
          <w:p w14:paraId="1D9A72BE" w14:textId="77777777" w:rsid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ОФС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OFStructure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493092FA" w14:textId="77777777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>интерфейсе 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67836440" w14:textId="4DD19163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Код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ЦФО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lastRenderedPageBreak/>
              <w:t>sAttrValMC</w:t>
            </w:r>
            <w:proofErr w:type="gramEnd"/>
            <w:r w:rsidRPr="00A17B74">
              <w:rPr>
                <w:rFonts w:eastAsia="Times New Roman"/>
                <w:color w:val="000000"/>
                <w:sz w:val="20"/>
                <w:szCs w:val="20"/>
              </w:rPr>
              <w:t>(idSngOfsFinCenter)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sAttrValMC(idSngOfsFinCenter)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36A9C683" w14:textId="10EE9AF6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sAttrValMC(idSngOfsFinCenter)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2A317292" w14:textId="36C7EB00" w:rsidR="00F34105" w:rsidRP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 w:rsidRPr="00F34105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одинаковые</w:t>
            </w:r>
            <w:r w:rsidRPr="00F34105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sAttrValMC(idSngOfsFinCenter)</w:t>
            </w:r>
            <w:r w:rsidRPr="00F34105">
              <w:rPr>
                <w:rFonts w:cstheme="minorHAnsi"/>
                <w:sz w:val="20"/>
                <w:szCs w:val="20"/>
              </w:rPr>
              <w:t xml:space="preserve">= 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ObjSumDistr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sAttrValMC(idSngOfsFinCenter)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460522DB" w14:textId="77777777" w:rsidR="00F34105" w:rsidRP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4E1700E7" w14:textId="77777777" w:rsid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Поле доступно для редактирования, если </w:t>
            </w:r>
            <w:r w:rsidRPr="004A744A">
              <w:rPr>
                <w:rFonts w:cstheme="minorHAnsi"/>
                <w:sz w:val="20"/>
                <w:szCs w:val="20"/>
              </w:rPr>
              <w:t xml:space="preserve">на </w:t>
            </w:r>
            <w:r>
              <w:rPr>
                <w:rFonts w:cstheme="minorHAnsi"/>
                <w:sz w:val="20"/>
                <w:szCs w:val="20"/>
              </w:rPr>
              <w:t>з</w:t>
            </w:r>
            <w:r w:rsidRPr="004A744A">
              <w:rPr>
                <w:rFonts w:cstheme="minorHAnsi"/>
                <w:sz w:val="20"/>
                <w:szCs w:val="20"/>
              </w:rPr>
              <w:t>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(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>
              <w:rPr>
                <w:rFonts w:cstheme="minorHAnsi"/>
                <w:sz w:val="20"/>
                <w:szCs w:val="20"/>
              </w:rPr>
              <w:t xml:space="preserve">) </w:t>
            </w:r>
            <w:r w:rsidRPr="00E06434">
              <w:rPr>
                <w:rFonts w:cstheme="minorHAnsi"/>
                <w:sz w:val="20"/>
                <w:szCs w:val="20"/>
              </w:rPr>
              <w:t>1 запись</w:t>
            </w:r>
            <w:r>
              <w:rPr>
                <w:rFonts w:cstheme="minorHAnsi"/>
                <w:sz w:val="20"/>
                <w:szCs w:val="20"/>
              </w:rPr>
              <w:t xml:space="preserve"> и 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пусто.</w:t>
            </w:r>
          </w:p>
          <w:p w14:paraId="24175C54" w14:textId="77777777" w:rsidR="00881410" w:rsidRPr="004A744A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881410" w:rsidRPr="00364C41" w14:paraId="720CD677" w14:textId="77777777" w:rsidTr="00475EF7">
        <w:tc>
          <w:tcPr>
            <w:tcW w:w="1998" w:type="dxa"/>
          </w:tcPr>
          <w:p w14:paraId="24CA239A" w14:textId="23CAD864" w:rsidR="00881410" w:rsidRPr="00E0614B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lastRenderedPageBreak/>
              <w:t>idSngOfsFinCenter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</w:tc>
        <w:tc>
          <w:tcPr>
            <w:tcW w:w="2108" w:type="dxa"/>
          </w:tcPr>
          <w:p w14:paraId="79C48383" w14:textId="2DB5C447" w:rsidR="00881410" w:rsidRPr="00E0614B" w:rsidRDefault="00881410" w:rsidP="00881410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ЦФО</w:t>
            </w:r>
          </w:p>
        </w:tc>
        <w:tc>
          <w:tcPr>
            <w:tcW w:w="1133" w:type="dxa"/>
          </w:tcPr>
          <w:p w14:paraId="02F63E1E" w14:textId="1C9BBF19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3BB9AC63" w14:textId="119299B7" w:rsidR="00881410" w:rsidRPr="00E0614B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5D17213D" w14:textId="5F81F03C" w:rsidR="00881410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5B6318BF" w14:textId="152CAD3D" w:rsidR="00881410" w:rsidRPr="00A17B74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(idSngOfsFinCenter)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744DDCFF" w14:textId="043641C7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ЦФО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>(idSngOfsFinCenter</w:t>
            </w:r>
            <w:r w:rsidR="00181828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="00181828" w:rsidRPr="00A17B74">
              <w:rPr>
                <w:rFonts w:eastAsia="Times New Roman"/>
                <w:color w:val="000000"/>
                <w:sz w:val="20"/>
                <w:szCs w:val="20"/>
              </w:rPr>
              <w:t>sAttrVal</w:t>
            </w:r>
            <w:r w:rsidR="00181828"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 w:rsidR="00181828">
              <w:rPr>
                <w:rFonts w:eastAsia="Times New Roman"/>
                <w:color w:val="000000"/>
                <w:sz w:val="20"/>
                <w:szCs w:val="20"/>
              </w:rPr>
              <w:t>(idSngOfsFinCenter)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6A240FE1" w14:textId="27A57213" w:rsidR="00F34105" w:rsidRDefault="00F34105" w:rsidP="00F34105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="00181828" w:rsidRPr="00A17B74">
              <w:rPr>
                <w:rFonts w:eastAsia="Times New Roman"/>
                <w:color w:val="000000"/>
                <w:sz w:val="20"/>
                <w:szCs w:val="20"/>
              </w:rPr>
              <w:t>sAttrVal</w:t>
            </w:r>
            <w:r w:rsidR="00181828"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 w:rsidR="00181828">
              <w:rPr>
                <w:rFonts w:eastAsia="Times New Roman"/>
                <w:color w:val="000000"/>
                <w:sz w:val="20"/>
                <w:szCs w:val="20"/>
              </w:rPr>
              <w:t xml:space="preserve">(idSngOfsFinCenter) 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048224A7" w14:textId="1A3DCDD7" w:rsidR="00F34105" w:rsidRPr="00F34105" w:rsidRDefault="00F34105" w:rsidP="00F3410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 w:rsidRPr="00F34105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одинаковые</w:t>
            </w:r>
            <w:r w:rsidRPr="00F34105">
              <w:rPr>
                <w:rFonts w:cstheme="minorHAnsi"/>
                <w:sz w:val="20"/>
                <w:szCs w:val="20"/>
              </w:rPr>
              <w:t xml:space="preserve"> </w:t>
            </w:r>
            <w:r w:rsidR="00181828" w:rsidRPr="00A17B74">
              <w:rPr>
                <w:rFonts w:eastAsia="Times New Roman"/>
                <w:color w:val="000000"/>
                <w:sz w:val="20"/>
                <w:szCs w:val="20"/>
              </w:rPr>
              <w:t>sAttrVal</w:t>
            </w:r>
            <w:r w:rsidR="00181828"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 w:rsidR="00181828">
              <w:rPr>
                <w:rFonts w:eastAsia="Times New Roman"/>
                <w:color w:val="000000"/>
                <w:sz w:val="20"/>
                <w:szCs w:val="20"/>
              </w:rPr>
              <w:t xml:space="preserve">(idSngOfsFinCenter) </w:t>
            </w:r>
            <w:r w:rsidRPr="00F34105">
              <w:rPr>
                <w:rFonts w:cstheme="minorHAnsi"/>
                <w:sz w:val="20"/>
                <w:szCs w:val="20"/>
              </w:rPr>
              <w:t xml:space="preserve">= 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ObjSumDistr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  <w:r w:rsidR="00181828" w:rsidRPr="00A17B74">
              <w:rPr>
                <w:rFonts w:eastAsia="Times New Roman"/>
                <w:color w:val="000000"/>
                <w:sz w:val="20"/>
                <w:szCs w:val="20"/>
              </w:rPr>
              <w:t>sAttrVal</w:t>
            </w:r>
            <w:r w:rsidR="00181828"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 w:rsidR="00181828">
              <w:rPr>
                <w:rFonts w:eastAsia="Times New Roman"/>
                <w:color w:val="000000"/>
                <w:sz w:val="20"/>
                <w:szCs w:val="20"/>
              </w:rPr>
              <w:t>(idSngOfsFinCenter)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03B92D55" w14:textId="77777777" w:rsidR="00881410" w:rsidRPr="004A744A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881410" w:rsidRPr="00364C41" w14:paraId="6EB2025C" w14:textId="77777777" w:rsidTr="00475EF7">
        <w:tc>
          <w:tcPr>
            <w:tcW w:w="1998" w:type="dxa"/>
          </w:tcPr>
          <w:p w14:paraId="0903F6DE" w14:textId="2E4A78F2" w:rsidR="00881410" w:rsidRPr="00A17B74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idRespOfs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proofErr w:type="gramEnd"/>
          </w:p>
        </w:tc>
        <w:tc>
          <w:tcPr>
            <w:tcW w:w="2108" w:type="dxa"/>
          </w:tcPr>
          <w:p w14:paraId="78225E5D" w14:textId="7A0EA198" w:rsidR="00881410" w:rsidRDefault="00881410" w:rsidP="00881410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Код куратора</w:t>
            </w:r>
          </w:p>
        </w:tc>
        <w:tc>
          <w:tcPr>
            <w:tcW w:w="1133" w:type="dxa"/>
          </w:tcPr>
          <w:p w14:paraId="598B0D12" w14:textId="1E5A4193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079279E6" w14:textId="77777777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46814BF9" w14:textId="195B29B3" w:rsidR="00881410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25" w:type="dxa"/>
          </w:tcPr>
          <w:p w14:paraId="694C6087" w14:textId="065E16B1" w:rsidR="00881410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3220096A" w14:textId="14324775" w:rsidR="00881410" w:rsidRPr="00F36D15" w:rsidRDefault="00881410" w:rsidP="00181828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Pm_ObjSumDistr.sAttrValMC(idRespOfs)</w:t>
            </w:r>
            <w:r w:rsidRPr="00F36D15"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5103" w:type="dxa"/>
          </w:tcPr>
          <w:p w14:paraId="62D90FFD" w14:textId="77777777" w:rsidR="00181828" w:rsidRDefault="00181828" w:rsidP="00181828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ОФС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OFStructure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3C474968" w14:textId="77777777" w:rsidR="00181828" w:rsidRDefault="00181828" w:rsidP="0018182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>интерфейсе 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15D7F539" w14:textId="72542819" w:rsidR="00181828" w:rsidRDefault="00181828" w:rsidP="0018182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Код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куратора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</w:t>
            </w:r>
            <w:proofErr w:type="gramEnd"/>
            <w:r w:rsidRPr="00A17B74">
              <w:rPr>
                <w:rFonts w:eastAsia="Times New Roman"/>
                <w:color w:val="000000"/>
                <w:sz w:val="20"/>
                <w:szCs w:val="20"/>
              </w:rPr>
              <w:t>(idRespOfs)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sAttrValMC(idRespOfs)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18E74867" w14:textId="26205B83" w:rsidR="00181828" w:rsidRDefault="00181828" w:rsidP="0018182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sAttrValMC(idRespOfs)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7BD14FD6" w14:textId="2E52F0BA" w:rsidR="00181828" w:rsidRPr="00F34105" w:rsidRDefault="00181828" w:rsidP="00181828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 w:rsidRPr="00F34105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одинаковые</w:t>
            </w:r>
            <w:r w:rsidRPr="00F34105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sAttrValMC(idRespOfs)</w:t>
            </w:r>
            <w:r w:rsidRPr="00F34105">
              <w:rPr>
                <w:rFonts w:cstheme="minorHAnsi"/>
                <w:sz w:val="20"/>
                <w:szCs w:val="20"/>
              </w:rPr>
              <w:t xml:space="preserve">= 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ObjSumDistr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sAttrValMC(idRespOfs)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27F0BC54" w14:textId="77777777" w:rsidR="00181828" w:rsidRPr="00F34105" w:rsidRDefault="00181828" w:rsidP="0018182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  <w:p w14:paraId="5975B875" w14:textId="77777777" w:rsidR="00181828" w:rsidRDefault="00181828" w:rsidP="00181828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Поле доступно для редактирования, если </w:t>
            </w:r>
            <w:r w:rsidRPr="004A744A">
              <w:rPr>
                <w:rFonts w:cstheme="minorHAnsi"/>
                <w:sz w:val="20"/>
                <w:szCs w:val="20"/>
              </w:rPr>
              <w:t xml:space="preserve">на </w:t>
            </w:r>
            <w:r>
              <w:rPr>
                <w:rFonts w:cstheme="minorHAnsi"/>
                <w:sz w:val="20"/>
                <w:szCs w:val="20"/>
              </w:rPr>
              <w:t>з</w:t>
            </w:r>
            <w:r w:rsidRPr="004A744A">
              <w:rPr>
                <w:rFonts w:cstheme="minorHAnsi"/>
                <w:sz w:val="20"/>
                <w:szCs w:val="20"/>
              </w:rPr>
              <w:t>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(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E06434">
              <w:rPr>
                <w:rFonts w:cstheme="minorHAnsi"/>
                <w:sz w:val="20"/>
                <w:szCs w:val="20"/>
              </w:rPr>
              <w:t>_</w:t>
            </w:r>
            <w:r w:rsidRPr="00E06434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>
              <w:rPr>
                <w:rFonts w:cstheme="minorHAnsi"/>
                <w:sz w:val="20"/>
                <w:szCs w:val="20"/>
              </w:rPr>
              <w:t xml:space="preserve">) </w:t>
            </w:r>
            <w:r w:rsidRPr="00E06434">
              <w:rPr>
                <w:rFonts w:cstheme="minorHAnsi"/>
                <w:sz w:val="20"/>
                <w:szCs w:val="20"/>
              </w:rPr>
              <w:t>1 запись</w:t>
            </w:r>
            <w:r>
              <w:rPr>
                <w:rFonts w:cstheme="minorHAnsi"/>
                <w:sz w:val="20"/>
                <w:szCs w:val="20"/>
              </w:rPr>
              <w:t xml:space="preserve"> и </w:t>
            </w:r>
            <w:r w:rsidRPr="007D29E3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bAutoCreate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не пусто.</w:t>
            </w:r>
          </w:p>
          <w:p w14:paraId="1215F057" w14:textId="77777777" w:rsidR="00881410" w:rsidRPr="004A744A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881410" w:rsidRPr="00364C41" w14:paraId="1F53A392" w14:textId="77777777" w:rsidTr="00475EF7">
        <w:tc>
          <w:tcPr>
            <w:tcW w:w="1998" w:type="dxa"/>
          </w:tcPr>
          <w:p w14:paraId="3A5DAF4E" w14:textId="77777777" w:rsidR="00881410" w:rsidRDefault="00881410" w:rsidP="00881410">
            <w:pPr>
              <w:pStyle w:val="a6"/>
              <w:ind w:left="0"/>
              <w:rPr>
                <w:ins w:id="452" w:author="Учетная запись Майкрософт" w:date="2025-08-18T18:53:00Z"/>
                <w:rFonts w:eastAsia="Times New Roman"/>
                <w:color w:val="000000"/>
                <w:sz w:val="20"/>
                <w:szCs w:val="20"/>
                <w:lang w:val="en-US"/>
              </w:rPr>
            </w:pPr>
            <w:commentRangeStart w:id="453"/>
            <w:commentRangeStart w:id="454"/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lastRenderedPageBreak/>
              <w:t>idRespOfs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  <w:p w14:paraId="775AC364" w14:textId="371B2664" w:rsidR="00D5513C" w:rsidRPr="00A17B74" w:rsidRDefault="00D5513C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ins w:id="455" w:author="Учетная запись Майкрософт" w:date="2025-08-18T18:53:00Z">
              <w:r>
                <w:rPr>
                  <w:rFonts w:eastAsia="Times New Roman"/>
                  <w:color w:val="000000"/>
                  <w:sz w:val="20"/>
                  <w:szCs w:val="20"/>
                </w:rPr>
                <w:t>(</w:t>
              </w:r>
              <w:proofErr w:type="gramStart"/>
              <w:r>
                <w:rPr>
                  <w:rFonts w:eastAsia="Times New Roman"/>
                  <w:color w:val="000000"/>
                  <w:sz w:val="20"/>
                  <w:szCs w:val="20"/>
                </w:rPr>
                <w:t>проектная</w:t>
              </w:r>
              <w:proofErr w:type="gramEnd"/>
              <w:r>
                <w:rPr>
                  <w:rFonts w:eastAsia="Times New Roman"/>
                  <w:color w:val="000000"/>
                  <w:sz w:val="20"/>
                  <w:szCs w:val="20"/>
                </w:rPr>
                <w:t xml:space="preserve"> аналитика)</w:t>
              </w:r>
            </w:ins>
          </w:p>
        </w:tc>
        <w:tc>
          <w:tcPr>
            <w:tcW w:w="2108" w:type="dxa"/>
          </w:tcPr>
          <w:p w14:paraId="7006D015" w14:textId="19A933D5" w:rsidR="00881410" w:rsidRDefault="00881410" w:rsidP="00881410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Куратор по направлению</w:t>
            </w:r>
            <w:commentRangeEnd w:id="453"/>
            <w:r w:rsidR="00F96FFC">
              <w:rPr>
                <w:rStyle w:val="ad"/>
              </w:rPr>
              <w:commentReference w:id="453"/>
            </w:r>
            <w:r w:rsidR="001C38C7">
              <w:rPr>
                <w:rStyle w:val="ad"/>
              </w:rPr>
              <w:commentReference w:id="454"/>
            </w:r>
          </w:p>
        </w:tc>
        <w:tc>
          <w:tcPr>
            <w:tcW w:w="1133" w:type="dxa"/>
          </w:tcPr>
          <w:p w14:paraId="5069A01A" w14:textId="0B363358" w:rsidR="00881410" w:rsidRPr="00F36D15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7F2FE3A0" w14:textId="395C7CF4" w:rsidR="00881410" w:rsidRPr="00F36D15" w:rsidRDefault="00881410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6B3C7DB0" w14:textId="2D78F00A" w:rsidR="00881410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0AAEBFDA" w14:textId="7B1D4790" w:rsidR="00881410" w:rsidRPr="00A17B74" w:rsidRDefault="00881410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commentRangeStart w:id="456"/>
            <w:commentRangeStart w:id="457"/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Pm_ObjSumDistr.sAttrValHL(idRespOfs)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commentRangeEnd w:id="456"/>
            <w:r w:rsidR="000F7185">
              <w:rPr>
                <w:rStyle w:val="ad"/>
              </w:rPr>
              <w:commentReference w:id="456"/>
            </w:r>
            <w:commentRangeEnd w:id="457"/>
            <w:r w:rsidR="0070380D">
              <w:rPr>
                <w:rStyle w:val="ad"/>
              </w:rPr>
              <w:commentReference w:id="457"/>
            </w:r>
          </w:p>
        </w:tc>
        <w:tc>
          <w:tcPr>
            <w:tcW w:w="5103" w:type="dxa"/>
          </w:tcPr>
          <w:p w14:paraId="14CB23E8" w14:textId="62F40269" w:rsidR="00181828" w:rsidRDefault="00181828" w:rsidP="0018182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Если </w:t>
            </w:r>
            <w:r w:rsidRPr="004A744A">
              <w:rPr>
                <w:rFonts w:cstheme="minorHAnsi"/>
                <w:sz w:val="20"/>
                <w:szCs w:val="20"/>
              </w:rPr>
              <w:t>на закладке «Распределение</w:t>
            </w:r>
            <w:r>
              <w:rPr>
                <w:rFonts w:cstheme="minorHAnsi"/>
                <w:sz w:val="20"/>
                <w:szCs w:val="20"/>
              </w:rPr>
              <w:t xml:space="preserve"> по СП</w:t>
            </w:r>
            <w:r w:rsidRPr="004A744A">
              <w:rPr>
                <w:rFonts w:cstheme="minorHAnsi"/>
                <w:sz w:val="20"/>
                <w:szCs w:val="20"/>
              </w:rPr>
              <w:t>»</w:t>
            </w:r>
            <w:r w:rsidRPr="00B20578">
              <w:rPr>
                <w:rFonts w:cstheme="minorHAnsi"/>
                <w:sz w:val="20"/>
                <w:szCs w:val="20"/>
              </w:rPr>
              <w:t xml:space="preserve"> (класс 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B20578">
              <w:rPr>
                <w:rFonts w:cstheme="minorHAnsi"/>
                <w:sz w:val="20"/>
                <w:szCs w:val="20"/>
              </w:rPr>
              <w:t>_</w:t>
            </w:r>
            <w:r w:rsidRPr="00B20578">
              <w:rPr>
                <w:rFonts w:cstheme="minorHAnsi"/>
                <w:sz w:val="20"/>
                <w:szCs w:val="20"/>
                <w:lang w:val="en-US"/>
              </w:rPr>
              <w:t>ObjSumDistr</w:t>
            </w:r>
            <w:r w:rsidRPr="00B20578">
              <w:rPr>
                <w:rFonts w:cstheme="minorHAnsi"/>
                <w:sz w:val="20"/>
                <w:szCs w:val="20"/>
              </w:rPr>
              <w:t>)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B20578">
              <w:rPr>
                <w:rFonts w:cstheme="minorHAnsi"/>
                <w:sz w:val="20"/>
                <w:szCs w:val="20"/>
              </w:rPr>
              <w:t>поле «</w:t>
            </w:r>
            <w:r>
              <w:rPr>
                <w:rFonts w:cstheme="minorHAnsi"/>
                <w:sz w:val="20"/>
                <w:szCs w:val="20"/>
              </w:rPr>
              <w:t>К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уратор по 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направлению</w:t>
            </w:r>
            <w:r w:rsidRPr="00B20578">
              <w:rPr>
                <w:rFonts w:cstheme="minorHAnsi"/>
                <w:sz w:val="20"/>
                <w:szCs w:val="20"/>
              </w:rPr>
              <w:t xml:space="preserve">»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sAttrValHL</w:t>
            </w:r>
            <w:proofErr w:type="gramEnd"/>
            <w:r w:rsidRPr="00A17B74">
              <w:rPr>
                <w:rFonts w:eastAsia="Times New Roman"/>
                <w:color w:val="000000"/>
                <w:sz w:val="20"/>
                <w:szCs w:val="20"/>
              </w:rPr>
              <w:t>(idRespOfs)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не заполнено во всех строках распределения, то 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sAttrValHL(idRespOfs)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пуст</w:t>
            </w:r>
            <w:r>
              <w:rPr>
                <w:rFonts w:cstheme="minorHAnsi"/>
                <w:sz w:val="20"/>
                <w:szCs w:val="20"/>
              </w:rPr>
              <w:t xml:space="preserve">о;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502D4AA1" w14:textId="09B0B1FA" w:rsidR="00181828" w:rsidRDefault="00181828" w:rsidP="0018182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 значения разные -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sAttrValHL(idRespOfs)</w:t>
            </w:r>
            <w:r>
              <w:rPr>
                <w:rFonts w:cstheme="minorHAnsi"/>
                <w:sz w:val="20"/>
                <w:szCs w:val="20"/>
              </w:rPr>
              <w:t>=</w:t>
            </w:r>
            <w:r w:rsidRPr="004A744A">
              <w:rPr>
                <w:rFonts w:cstheme="minorHAnsi"/>
                <w:sz w:val="20"/>
                <w:szCs w:val="20"/>
              </w:rPr>
              <w:t xml:space="preserve"> </w:t>
            </w:r>
            <w:r w:rsidRPr="00847CF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 xml:space="preserve">“***”; </w:t>
            </w:r>
          </w:p>
          <w:p w14:paraId="6D02CBDC" w14:textId="63F9B26B" w:rsidR="00881410" w:rsidRPr="004A744A" w:rsidRDefault="00181828" w:rsidP="0018182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если</w:t>
            </w:r>
            <w:proofErr w:type="gramEnd"/>
            <w:r w:rsidRPr="00F34105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одинаковые</w:t>
            </w:r>
            <w:r w:rsidRPr="00F34105">
              <w:rPr>
                <w:rFonts w:cstheme="minorHAnsi"/>
                <w:sz w:val="20"/>
                <w:szCs w:val="20"/>
              </w:rPr>
              <w:t xml:space="preserve">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sAttrValHL(idRespOfs)</w:t>
            </w:r>
            <w:r w:rsidRPr="00F34105">
              <w:rPr>
                <w:rFonts w:cstheme="minorHAnsi"/>
                <w:sz w:val="20"/>
                <w:szCs w:val="20"/>
              </w:rPr>
              <w:t xml:space="preserve">= 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F341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ObjSumDistr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sAttrValHL(idRespOfs)</w:t>
            </w:r>
            <w:r w:rsidRPr="00F34105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</w:tr>
      <w:commentRangeEnd w:id="454"/>
      <w:tr w:rsidR="00881410" w:rsidRPr="00364C41" w14:paraId="0D66656F" w14:textId="77777777" w:rsidTr="00475EF7">
        <w:tc>
          <w:tcPr>
            <w:tcW w:w="15310" w:type="dxa"/>
            <w:gridSpan w:val="7"/>
          </w:tcPr>
          <w:p w14:paraId="6BC55BFA" w14:textId="77777777" w:rsidR="00881410" w:rsidRPr="008E1944" w:rsidRDefault="00881410" w:rsidP="00881410">
            <w:pPr>
              <w:pStyle w:val="a6"/>
              <w:ind w:left="0"/>
              <w:rPr>
                <w:rFonts w:cstheme="minorHAnsi"/>
                <w:b/>
                <w:sz w:val="20"/>
                <w:szCs w:val="20"/>
              </w:rPr>
            </w:pPr>
            <w:r w:rsidRPr="008E1944">
              <w:rPr>
                <w:rFonts w:cstheme="minorHAnsi"/>
                <w:b/>
                <w:sz w:val="20"/>
                <w:szCs w:val="20"/>
              </w:rPr>
              <w:t>Плательщик</w:t>
            </w:r>
          </w:p>
        </w:tc>
      </w:tr>
      <w:tr w:rsidR="00454998" w:rsidRPr="00364C41" w14:paraId="0412305A" w14:textId="77777777" w:rsidTr="00475EF7">
        <w:tc>
          <w:tcPr>
            <w:tcW w:w="1998" w:type="dxa"/>
          </w:tcPr>
          <w:p w14:paraId="2C4DFE1C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53F1F">
              <w:rPr>
                <w:rFonts w:eastAsia="Times New Roman"/>
                <w:color w:val="000000"/>
                <w:sz w:val="20"/>
                <w:szCs w:val="20"/>
                <w:lang w:val="en-US"/>
              </w:rPr>
              <w:t>sSettlrrOut</w:t>
            </w:r>
            <w:r w:rsidRPr="001979C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53F1F">
              <w:rPr>
                <w:rFonts w:eastAsia="Times New Roman"/>
                <w:color w:val="000000"/>
                <w:sz w:val="20"/>
                <w:szCs w:val="20"/>
                <w:lang w:val="en-US"/>
              </w:rPr>
              <w:t>INN</w:t>
            </w:r>
          </w:p>
        </w:tc>
        <w:tc>
          <w:tcPr>
            <w:tcW w:w="2108" w:type="dxa"/>
          </w:tcPr>
          <w:p w14:paraId="471A4725" w14:textId="52AA3C88" w:rsidR="00454998" w:rsidRPr="00B65016" w:rsidRDefault="00454998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ИНН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плательщика</w:t>
            </w:r>
          </w:p>
        </w:tc>
        <w:tc>
          <w:tcPr>
            <w:tcW w:w="1133" w:type="dxa"/>
          </w:tcPr>
          <w:p w14:paraId="56284183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61662E15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2802C042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3B4C84A9" w14:textId="77777777" w:rsidR="00454998" w:rsidRPr="00965B0B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464C14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1979C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464C14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1979C5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53F1F">
              <w:rPr>
                <w:rFonts w:eastAsia="Times New Roman"/>
                <w:color w:val="000000"/>
                <w:sz w:val="20"/>
                <w:szCs w:val="20"/>
                <w:lang w:val="en-US"/>
              </w:rPr>
              <w:t>sSettlrrOut</w:t>
            </w:r>
            <w:r w:rsidRPr="001979C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53F1F">
              <w:rPr>
                <w:rFonts w:eastAsia="Times New Roman"/>
                <w:color w:val="000000"/>
                <w:sz w:val="20"/>
                <w:szCs w:val="20"/>
                <w:lang w:val="en-US"/>
              </w:rPr>
              <w:t>INN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0C967BA5" w14:textId="5D69B4DE" w:rsidR="00454998" w:rsidRPr="00965B0B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454998" w:rsidRPr="00364C41" w14:paraId="0B419E9F" w14:textId="77777777" w:rsidTr="00475EF7">
        <w:tc>
          <w:tcPr>
            <w:tcW w:w="1998" w:type="dxa"/>
          </w:tcPr>
          <w:p w14:paraId="48D5A424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</w:rPr>
              <w:t>ScontraskppOut</w:t>
            </w:r>
          </w:p>
        </w:tc>
        <w:tc>
          <w:tcPr>
            <w:tcW w:w="2108" w:type="dxa"/>
          </w:tcPr>
          <w:p w14:paraId="4706E2CD" w14:textId="5EE48528" w:rsidR="00454998" w:rsidRPr="00B65016" w:rsidRDefault="00454998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КПП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плательщика</w:t>
            </w:r>
          </w:p>
        </w:tc>
        <w:tc>
          <w:tcPr>
            <w:tcW w:w="1133" w:type="dxa"/>
          </w:tcPr>
          <w:p w14:paraId="6E37B7A0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6A8C5734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24FA5D41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7D49930" w14:textId="77777777" w:rsidR="00454998" w:rsidRPr="00C50C47" w:rsidRDefault="00454998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>
              <w:rPr>
                <w:rFonts w:eastAsia="Times New Roman"/>
                <w:color w:val="000000"/>
                <w:sz w:val="20"/>
                <w:szCs w:val="20"/>
              </w:rPr>
              <w:t>_CBStatementDoc.</w:t>
            </w:r>
            <w:r w:rsidRPr="00C50C47">
              <w:rPr>
                <w:rFonts w:eastAsia="Times New Roman"/>
                <w:color w:val="000000"/>
                <w:sz w:val="20"/>
                <w:szCs w:val="20"/>
              </w:rPr>
              <w:t>ScontraskppOut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33D847A7" w14:textId="16495F2A" w:rsidR="00454998" w:rsidRPr="00C50C47" w:rsidRDefault="00454998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454998" w:rsidRPr="00364C41" w14:paraId="355905AB" w14:textId="77777777" w:rsidTr="00475EF7">
        <w:tc>
          <w:tcPr>
            <w:tcW w:w="1998" w:type="dxa"/>
          </w:tcPr>
          <w:p w14:paraId="6F6F0224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sSettlerOut</w:t>
            </w:r>
          </w:p>
        </w:tc>
        <w:tc>
          <w:tcPr>
            <w:tcW w:w="2108" w:type="dxa"/>
          </w:tcPr>
          <w:p w14:paraId="10B20AC1" w14:textId="77777777" w:rsidR="00454998" w:rsidRPr="00B65016" w:rsidRDefault="00454998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Наименование плательщика</w:t>
            </w:r>
          </w:p>
        </w:tc>
        <w:tc>
          <w:tcPr>
            <w:tcW w:w="1133" w:type="dxa"/>
          </w:tcPr>
          <w:p w14:paraId="19534257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2A24CE3C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6108AA56" w14:textId="77777777" w:rsidR="00454998" w:rsidRPr="00364C41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5C0763F3" w14:textId="77777777" w:rsidR="00454998" w:rsidRPr="00C50C47" w:rsidRDefault="00454998" w:rsidP="00881410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sSettlerOut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103" w:type="dxa"/>
          </w:tcPr>
          <w:p w14:paraId="247B9D94" w14:textId="6B2DEDC4" w:rsidR="00454998" w:rsidRPr="00C50C47" w:rsidRDefault="00454998" w:rsidP="00881410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454998" w:rsidRPr="009938F6" w14:paraId="2FE089D5" w14:textId="77777777" w:rsidTr="00475EF7">
        <w:tc>
          <w:tcPr>
            <w:tcW w:w="1998" w:type="dxa"/>
          </w:tcPr>
          <w:p w14:paraId="3EBC4068" w14:textId="49143370" w:rsidR="00454998" w:rsidRPr="00B74645" w:rsidRDefault="00454998" w:rsidP="00881410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sCodeSettlerOut</w:t>
            </w:r>
          </w:p>
        </w:tc>
        <w:tc>
          <w:tcPr>
            <w:tcW w:w="2108" w:type="dxa"/>
          </w:tcPr>
          <w:p w14:paraId="56FF9BB0" w14:textId="4CBD937A" w:rsidR="00454998" w:rsidRPr="007B790F" w:rsidRDefault="00454998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Код контрагента-плательщика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 w:eastAsia="ru-RU"/>
              </w:rPr>
              <w:t>Global</w:t>
            </w:r>
          </w:p>
        </w:tc>
        <w:tc>
          <w:tcPr>
            <w:tcW w:w="1133" w:type="dxa"/>
          </w:tcPr>
          <w:p w14:paraId="27049AD6" w14:textId="75F2140D" w:rsidR="00454998" w:rsidRPr="009A4A57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76B4CCCB" w14:textId="7668634E" w:rsidR="00454998" w:rsidRPr="00B74645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1218BC6" w14:textId="03E443D8" w:rsidR="00454998" w:rsidRDefault="00454998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4DB9233C" w14:textId="5289A6B0" w:rsidR="00454998" w:rsidRDefault="00454998" w:rsidP="002A41AA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gidSettlerOut</w:t>
            </w:r>
          </w:p>
          <w:p w14:paraId="7B273E3C" w14:textId="1D650218" w:rsidR="00454998" w:rsidRPr="00E65065" w:rsidRDefault="00454998" w:rsidP="002A41AA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5103" w:type="dxa"/>
          </w:tcPr>
          <w:p w14:paraId="04D626E0" w14:textId="77777777" w:rsidR="00454998" w:rsidRDefault="00454998" w:rsidP="00454998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Редактируемо</w:t>
            </w:r>
            <w:r w:rsidRPr="00B74645">
              <w:rPr>
                <w:rFonts w:eastAsia="Times New Roman"/>
                <w:color w:val="000000"/>
                <w:sz w:val="20"/>
                <w:szCs w:val="20"/>
              </w:rPr>
              <w:t xml:space="preserve">,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если</w:t>
            </w:r>
            <w:r w:rsidRPr="00B74645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 w:rsidRPr="00B74645">
              <w:rPr>
                <w:rFonts w:eastAsia="Times New Roman"/>
                <w:color w:val="000000"/>
                <w:sz w:val="20"/>
                <w:szCs w:val="20"/>
              </w:rPr>
              <w:t xml:space="preserve"> = «1».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Выбор по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sCode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из справочника «Контрагенты»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425167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Contras</w:t>
            </w:r>
            <w:r w:rsidRPr="00425167">
              <w:rPr>
                <w:rFonts w:eastAsia="Times New Roman"/>
                <w:color w:val="000000"/>
                <w:sz w:val="20"/>
                <w:szCs w:val="20"/>
              </w:rPr>
              <w:t>).</w:t>
            </w:r>
          </w:p>
          <w:p w14:paraId="470E260A" w14:textId="2D636172" w:rsidR="00454998" w:rsidRDefault="00454998" w:rsidP="00454998">
            <w:pPr>
              <w:pStyle w:val="a6"/>
              <w:ind w:left="-14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 После</w:t>
            </w:r>
            <w:r w:rsidRPr="002A41AA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ins w:id="458" w:author="Учетная запись Майкрософт" w:date="2025-08-18T11:52:00Z">
              <w:r w:rsidR="008C1B28">
                <w:rPr>
                  <w:rFonts w:eastAsia="Times New Roman"/>
                  <w:color w:val="000000"/>
                  <w:sz w:val="20"/>
                  <w:szCs w:val="20"/>
                </w:rPr>
                <w:t xml:space="preserve">сохранения </w:t>
              </w:r>
            </w:ins>
            <w:del w:id="459" w:author="Учетная запись Майкрософт" w:date="2025-08-18T11:53:00Z">
              <w:r w:rsidDel="008C1B28">
                <w:rPr>
                  <w:rFonts w:eastAsia="Times New Roman"/>
                  <w:color w:val="000000"/>
                  <w:sz w:val="20"/>
                  <w:szCs w:val="20"/>
                </w:rPr>
                <w:delText>выбора</w:delText>
              </w:r>
              <w:r w:rsidRPr="002A41AA" w:rsidDel="008C1B28">
                <w:rPr>
                  <w:rFonts w:eastAsia="Times New Roman"/>
                  <w:color w:val="000000"/>
                  <w:sz w:val="20"/>
                  <w:szCs w:val="20"/>
                </w:rPr>
                <w:delText xml:space="preserve"> </w:delText>
              </w:r>
            </w:del>
            <w:ins w:id="460" w:author="Учетная запись Майкрософт" w:date="2025-08-18T11:53:00Z">
              <w:r w:rsidR="008C1B28">
                <w:rPr>
                  <w:rFonts w:eastAsia="Times New Roman"/>
                  <w:color w:val="000000"/>
                  <w:sz w:val="20"/>
                  <w:szCs w:val="20"/>
                </w:rPr>
                <w:t>выбранного</w:t>
              </w:r>
              <w:r w:rsidR="008C1B28" w:rsidRPr="002A41AA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</w:ins>
            <w:r>
              <w:rPr>
                <w:rFonts w:eastAsia="Times New Roman"/>
                <w:color w:val="000000"/>
                <w:sz w:val="20"/>
                <w:szCs w:val="20"/>
              </w:rPr>
              <w:t>из</w:t>
            </w:r>
            <w:r w:rsidRPr="002A41AA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справочника</w:t>
            </w:r>
            <w:r w:rsidRPr="002A41AA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2A41AA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Contras</w:t>
            </w:r>
          </w:p>
          <w:p w14:paraId="036771B8" w14:textId="7815E60B" w:rsidR="00454998" w:rsidRPr="00E65065" w:rsidRDefault="00454998" w:rsidP="00EF1B85">
            <w:pPr>
              <w:pStyle w:val="a6"/>
              <w:numPr>
                <w:ilvl w:val="0"/>
                <w:numId w:val="24"/>
              </w:numPr>
              <w:ind w:left="-14" w:firstLine="0"/>
              <w:rPr>
                <w:rFonts w:eastAsia="Times New Roman"/>
                <w:color w:val="000000"/>
                <w:sz w:val="20"/>
                <w:szCs w:val="20"/>
              </w:rPr>
            </w:pPr>
            <w:commentRangeStart w:id="461"/>
            <w:commentRangeStart w:id="462"/>
            <w:r w:rsidRPr="009938F6">
              <w:rPr>
                <w:rFonts w:eastAsia="Times New Roman"/>
                <w:color w:val="000000"/>
                <w:sz w:val="20"/>
                <w:szCs w:val="20"/>
              </w:rPr>
              <w:t>Перезаписать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commentRangeEnd w:id="461"/>
            <w:r>
              <w:rPr>
                <w:rStyle w:val="ad"/>
              </w:rPr>
              <w:commentReference w:id="461"/>
            </w:r>
            <w:commentRangeEnd w:id="462"/>
            <w:r>
              <w:rPr>
                <w:rStyle w:val="ad"/>
              </w:rPr>
              <w:commentReference w:id="462"/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значения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 xml:space="preserve">: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commentRangeStart w:id="463"/>
            <w:commentRangeStart w:id="464"/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gidSettlerOut</w:t>
            </w:r>
            <w:commentRangeEnd w:id="463"/>
            <w:r>
              <w:rPr>
                <w:rStyle w:val="ad"/>
              </w:rPr>
              <w:commentReference w:id="463"/>
            </w:r>
            <w:commentRangeEnd w:id="464"/>
            <w:r w:rsidR="002D1F25">
              <w:rPr>
                <w:rStyle w:val="ad"/>
              </w:rPr>
              <w:commentReference w:id="464"/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 xml:space="preserve">,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OrderBankIn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 xml:space="preserve">, 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где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Contras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gidSettlerOut</w:t>
            </w:r>
            <w:r w:rsidRPr="00E65065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4EFBE081" w14:textId="29FEE3C0" w:rsidR="00454998" w:rsidRPr="009938F6" w:rsidRDefault="00454998" w:rsidP="00EF1B85">
            <w:pPr>
              <w:pStyle w:val="a6"/>
              <w:numPr>
                <w:ilvl w:val="0"/>
                <w:numId w:val="24"/>
              </w:numPr>
              <w:ind w:left="-14" w:firstLine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Очистить 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sError.</w:t>
            </w:r>
          </w:p>
        </w:tc>
      </w:tr>
      <w:tr w:rsidR="002D1F25" w:rsidRPr="00364C41" w14:paraId="013B1D8E" w14:textId="77777777" w:rsidTr="00475EF7">
        <w:tc>
          <w:tcPr>
            <w:tcW w:w="1998" w:type="dxa"/>
          </w:tcPr>
          <w:p w14:paraId="333B2EDD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gidSettlerOut</w:t>
            </w:r>
          </w:p>
        </w:tc>
        <w:tc>
          <w:tcPr>
            <w:tcW w:w="2108" w:type="dxa"/>
          </w:tcPr>
          <w:p w14:paraId="0081A18A" w14:textId="358C5678" w:rsidR="002D1F25" w:rsidRPr="00B65016" w:rsidRDefault="002D1F25" w:rsidP="007B790F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Наим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е</w:t>
            </w: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нование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контрагента-</w:t>
            </w: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плательщика Global</w:t>
            </w:r>
          </w:p>
        </w:tc>
        <w:tc>
          <w:tcPr>
            <w:tcW w:w="1133" w:type="dxa"/>
          </w:tcPr>
          <w:p w14:paraId="081EE907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24DE665F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gi</w:t>
            </w:r>
            <w:r w:rsidRPr="009A4A57">
              <w:rPr>
                <w:rFonts w:cstheme="minorHAnsi"/>
                <w:sz w:val="20"/>
                <w:szCs w:val="20"/>
              </w:rPr>
              <w:t xml:space="preserve">d 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– </w:t>
            </w:r>
            <w:r w:rsidRPr="009A4A57">
              <w:rPr>
                <w:rFonts w:cstheme="minorHAnsi"/>
                <w:sz w:val="20"/>
                <w:szCs w:val="20"/>
              </w:rPr>
              <w:t>нет,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 HL</w:t>
            </w:r>
            <w:r w:rsidRPr="009A4A57">
              <w:rPr>
                <w:rFonts w:cstheme="minorHAnsi"/>
                <w:sz w:val="20"/>
                <w:szCs w:val="20"/>
              </w:rPr>
              <w:t>-да</w:t>
            </w:r>
          </w:p>
        </w:tc>
        <w:tc>
          <w:tcPr>
            <w:tcW w:w="925" w:type="dxa"/>
          </w:tcPr>
          <w:p w14:paraId="030A0BAA" w14:textId="709BB4FA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4C55806A" w14:textId="77777777" w:rsidR="002D1F25" w:rsidRPr="00237C79" w:rsidRDefault="002D1F25" w:rsidP="00881410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gidSettlerOut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103" w:type="dxa"/>
          </w:tcPr>
          <w:p w14:paraId="27263E92" w14:textId="31E57F68" w:rsidR="002D1F25" w:rsidRPr="00B74645" w:rsidRDefault="002D1F25" w:rsidP="00B74645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Обновляется и сохраняется от выбранного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sCodeSettlerOut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</w:tr>
      <w:tr w:rsidR="002D1F25" w:rsidRPr="00364C41" w14:paraId="306414C3" w14:textId="77777777" w:rsidTr="00475EF7">
        <w:tc>
          <w:tcPr>
            <w:tcW w:w="1998" w:type="dxa"/>
          </w:tcPr>
          <w:p w14:paraId="53E97663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4141E"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sBankOut</w:t>
            </w:r>
            <w:r w:rsidRPr="0064141E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64141E">
              <w:rPr>
                <w:rFonts w:eastAsia="Times New Roman"/>
                <w:color w:val="000000"/>
                <w:sz w:val="20"/>
                <w:szCs w:val="20"/>
                <w:lang w:val="en-US"/>
              </w:rPr>
              <w:t>BIC</w:t>
            </w:r>
          </w:p>
        </w:tc>
        <w:tc>
          <w:tcPr>
            <w:tcW w:w="2108" w:type="dxa"/>
          </w:tcPr>
          <w:p w14:paraId="3E6F9317" w14:textId="77777777" w:rsidR="002D1F25" w:rsidRPr="00B65016" w:rsidRDefault="002D1F25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БИК банка плательщика</w:t>
            </w:r>
          </w:p>
        </w:tc>
        <w:tc>
          <w:tcPr>
            <w:tcW w:w="1133" w:type="dxa"/>
          </w:tcPr>
          <w:p w14:paraId="596A9BE4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69EB5F0E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05AA8524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3338243E" w14:textId="77777777" w:rsidR="002D1F25" w:rsidRPr="00C10E64" w:rsidRDefault="002D1F25" w:rsidP="00881410">
            <w:pPr>
              <w:rPr>
                <w:rFonts w:eastAsia="Times New Roman"/>
                <w:color w:val="000000"/>
                <w:sz w:val="20"/>
                <w:szCs w:val="20"/>
                <w:highlight w:val="yellow"/>
              </w:rPr>
            </w:pPr>
            <w:r w:rsidRPr="0064141E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64141E"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sBankOut</w:t>
            </w:r>
            <w:r w:rsidRPr="0064141E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64141E">
              <w:rPr>
                <w:rFonts w:eastAsia="Times New Roman"/>
                <w:color w:val="000000"/>
                <w:sz w:val="20"/>
                <w:szCs w:val="20"/>
                <w:lang w:val="en-US"/>
              </w:rPr>
              <w:t>BIC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79C25C83" w14:textId="2E41F3F1" w:rsidR="002D1F25" w:rsidRPr="00C10E64" w:rsidRDefault="002D1F25" w:rsidP="00881410">
            <w:pPr>
              <w:rPr>
                <w:rFonts w:eastAsia="Times New Roman"/>
                <w:color w:val="000000"/>
                <w:sz w:val="20"/>
                <w:szCs w:val="20"/>
                <w:highlight w:val="yellow"/>
              </w:rPr>
            </w:pPr>
          </w:p>
        </w:tc>
      </w:tr>
      <w:tr w:rsidR="002D1F25" w:rsidRPr="00364C41" w14:paraId="5F9BA5C7" w14:textId="77777777" w:rsidTr="00475EF7">
        <w:tc>
          <w:tcPr>
            <w:tcW w:w="1998" w:type="dxa"/>
          </w:tcPr>
          <w:p w14:paraId="0A7D4A65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sBankOut</w:t>
            </w:r>
            <w:r w:rsidRPr="00CB1D03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2108" w:type="dxa"/>
          </w:tcPr>
          <w:p w14:paraId="039BB819" w14:textId="74140AB0" w:rsidR="002D1F25" w:rsidRPr="00B65016" w:rsidRDefault="002D1F25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Банк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плательщика</w:t>
            </w:r>
          </w:p>
        </w:tc>
        <w:tc>
          <w:tcPr>
            <w:tcW w:w="1133" w:type="dxa"/>
          </w:tcPr>
          <w:p w14:paraId="07F23B6D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72DE7BBE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5C3E1C3C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2DAC6A1B" w14:textId="77777777" w:rsidR="002D1F25" w:rsidRPr="00C10E64" w:rsidRDefault="002D1F25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sBankOut</w:t>
            </w:r>
            <w:r w:rsidRPr="00CB1D03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Name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55CE1F82" w14:textId="2ECDF13C" w:rsidR="002D1F25" w:rsidRPr="00C10E64" w:rsidRDefault="002D1F25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2D1F25" w:rsidRPr="00364C41" w14:paraId="1F5582BB" w14:textId="77777777" w:rsidTr="00475EF7">
        <w:tc>
          <w:tcPr>
            <w:tcW w:w="1998" w:type="dxa"/>
          </w:tcPr>
          <w:p w14:paraId="71339E2E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sBankOut</w:t>
            </w:r>
            <w:r w:rsidRPr="00CB1D03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City</w:t>
            </w:r>
          </w:p>
        </w:tc>
        <w:tc>
          <w:tcPr>
            <w:tcW w:w="2108" w:type="dxa"/>
          </w:tcPr>
          <w:p w14:paraId="64483136" w14:textId="044F6283" w:rsidR="002D1F25" w:rsidRPr="00B65016" w:rsidRDefault="002D1F25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Город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банка плательщика</w:t>
            </w:r>
          </w:p>
        </w:tc>
        <w:tc>
          <w:tcPr>
            <w:tcW w:w="1133" w:type="dxa"/>
          </w:tcPr>
          <w:p w14:paraId="4094D10A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2824401B" w14:textId="461DC51B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925" w:type="dxa"/>
          </w:tcPr>
          <w:p w14:paraId="11BC0CA0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79071770" w14:textId="77777777" w:rsidR="002D1F25" w:rsidRPr="00C10E64" w:rsidRDefault="002D1F25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sBankOut</w:t>
            </w:r>
            <w:r w:rsidRPr="00CB1D03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City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763D0E2B" w14:textId="2ECFE814" w:rsidR="002D1F25" w:rsidRPr="00C10E64" w:rsidRDefault="002D1F25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2D1F25" w:rsidRPr="00364C41" w14:paraId="1049401A" w14:textId="77777777" w:rsidTr="00475EF7">
        <w:tc>
          <w:tcPr>
            <w:tcW w:w="1998" w:type="dxa"/>
          </w:tcPr>
          <w:p w14:paraId="2E850432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sAccOut</w:t>
            </w:r>
          </w:p>
        </w:tc>
        <w:tc>
          <w:tcPr>
            <w:tcW w:w="2108" w:type="dxa"/>
          </w:tcPr>
          <w:p w14:paraId="3FFEB7D9" w14:textId="5A7C9F0D" w:rsidR="002D1F25" w:rsidRPr="00B65016" w:rsidRDefault="002D1F25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Расчетный счет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плательщика</w:t>
            </w:r>
          </w:p>
        </w:tc>
        <w:tc>
          <w:tcPr>
            <w:tcW w:w="1133" w:type="dxa"/>
          </w:tcPr>
          <w:p w14:paraId="29DFD6D3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0B413213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5F2AB913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009E3755" w14:textId="77777777" w:rsidR="002D1F25" w:rsidRPr="00C10E64" w:rsidRDefault="002D1F25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sAccOut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5103" w:type="dxa"/>
          </w:tcPr>
          <w:p w14:paraId="050AF442" w14:textId="08640847" w:rsidR="002D1F25" w:rsidRPr="00C10E64" w:rsidRDefault="002D1F25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2D1F25" w:rsidRPr="00364C41" w14:paraId="1416AFD9" w14:textId="77777777" w:rsidTr="00475EF7">
        <w:tc>
          <w:tcPr>
            <w:tcW w:w="1998" w:type="dxa"/>
          </w:tcPr>
          <w:p w14:paraId="652CDACB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lastRenderedPageBreak/>
              <w:t>idBankAccOut</w:t>
            </w:r>
          </w:p>
        </w:tc>
        <w:tc>
          <w:tcPr>
            <w:tcW w:w="2108" w:type="dxa"/>
          </w:tcPr>
          <w:p w14:paraId="04D2842D" w14:textId="3B2305D2" w:rsidR="002D1F25" w:rsidRPr="00B65016" w:rsidRDefault="002D1F25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Расчетный счет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плательщика</w:t>
            </w: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Global</w:t>
            </w:r>
          </w:p>
        </w:tc>
        <w:tc>
          <w:tcPr>
            <w:tcW w:w="1133" w:type="dxa"/>
          </w:tcPr>
          <w:p w14:paraId="1B257171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067DAD48" w14:textId="1E20B0BE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Id,HL-</w:t>
            </w:r>
            <w:r>
              <w:rPr>
                <w:rFonts w:cstheme="minorHAnsi"/>
                <w:sz w:val="20"/>
                <w:szCs w:val="20"/>
              </w:rPr>
              <w:t>нет</w:t>
            </w:r>
          </w:p>
        </w:tc>
        <w:tc>
          <w:tcPr>
            <w:tcW w:w="925" w:type="dxa"/>
          </w:tcPr>
          <w:p w14:paraId="1E6D6399" w14:textId="7794365D" w:rsidR="002D1F25" w:rsidRPr="00C10E64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2B926461" w14:textId="77777777" w:rsidR="002D1F25" w:rsidRPr="00C10E64" w:rsidRDefault="002D1F25" w:rsidP="00922B2A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idBankAccOut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103" w:type="dxa"/>
          </w:tcPr>
          <w:p w14:paraId="4516BB27" w14:textId="19F6C93A" w:rsidR="002D1F25" w:rsidRPr="00C10E64" w:rsidRDefault="002D1F25" w:rsidP="00922B2A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2D1F25" w:rsidRPr="00364C41" w14:paraId="456B57CC" w14:textId="77777777" w:rsidTr="00475EF7">
        <w:tc>
          <w:tcPr>
            <w:tcW w:w="15310" w:type="dxa"/>
            <w:gridSpan w:val="7"/>
          </w:tcPr>
          <w:p w14:paraId="4564C1CB" w14:textId="1F6FD863" w:rsidR="002D1F25" w:rsidRPr="008E1944" w:rsidRDefault="002D1F25" w:rsidP="00881410">
            <w:pPr>
              <w:pStyle w:val="a6"/>
              <w:ind w:left="0"/>
              <w:rPr>
                <w:rFonts w:cstheme="minorHAnsi"/>
                <w:b/>
                <w:sz w:val="20"/>
                <w:szCs w:val="20"/>
              </w:rPr>
            </w:pPr>
            <w:r w:rsidRPr="008E1944">
              <w:rPr>
                <w:rFonts w:cstheme="minorHAnsi"/>
                <w:b/>
                <w:sz w:val="20"/>
                <w:szCs w:val="20"/>
              </w:rPr>
              <w:t>Получатель</w:t>
            </w:r>
          </w:p>
        </w:tc>
      </w:tr>
      <w:tr w:rsidR="002D1F25" w:rsidRPr="00364C41" w14:paraId="47600886" w14:textId="77777777" w:rsidTr="00475EF7">
        <w:tc>
          <w:tcPr>
            <w:tcW w:w="1998" w:type="dxa"/>
          </w:tcPr>
          <w:p w14:paraId="4213F8CA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C50C47">
              <w:rPr>
                <w:rFonts w:eastAsia="Times New Roman"/>
                <w:color w:val="000000"/>
                <w:sz w:val="20"/>
                <w:szCs w:val="20"/>
              </w:rPr>
              <w:t>sSettlerIn</w:t>
            </w:r>
            <w:proofErr w:type="gramEnd"/>
            <w:r w:rsidRPr="00C50C47">
              <w:rPr>
                <w:rFonts w:eastAsia="Times New Roman"/>
                <w:color w:val="000000"/>
                <w:sz w:val="20"/>
                <w:szCs w:val="20"/>
              </w:rPr>
              <w:t>_INN</w:t>
            </w:r>
          </w:p>
        </w:tc>
        <w:tc>
          <w:tcPr>
            <w:tcW w:w="2108" w:type="dxa"/>
          </w:tcPr>
          <w:p w14:paraId="133C2265" w14:textId="09B2B10F" w:rsidR="002D1F25" w:rsidRPr="00B65016" w:rsidRDefault="002D1F25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ИНН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получателя</w:t>
            </w:r>
          </w:p>
        </w:tc>
        <w:tc>
          <w:tcPr>
            <w:tcW w:w="1133" w:type="dxa"/>
          </w:tcPr>
          <w:p w14:paraId="05003B56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74F10005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5C9ABF58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B0F17F0" w14:textId="77777777" w:rsidR="002D1F25" w:rsidRPr="00230A0B" w:rsidRDefault="002D1F25" w:rsidP="00881410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</w:rPr>
              <w:t>Pm_CBStatementDoc.sSettlerIn_INN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103" w:type="dxa"/>
          </w:tcPr>
          <w:p w14:paraId="37AB72CE" w14:textId="26836D91" w:rsidR="002D1F25" w:rsidRPr="00230A0B" w:rsidRDefault="002D1F25" w:rsidP="00881410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2D1F25" w:rsidRPr="00364C41" w14:paraId="16AA8A4F" w14:textId="77777777" w:rsidTr="00475EF7">
        <w:tc>
          <w:tcPr>
            <w:tcW w:w="1998" w:type="dxa"/>
          </w:tcPr>
          <w:p w14:paraId="4A33E5A7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C50C47">
              <w:rPr>
                <w:rFonts w:eastAsia="Times New Roman"/>
                <w:color w:val="000000"/>
                <w:sz w:val="20"/>
                <w:szCs w:val="20"/>
              </w:rPr>
              <w:t>sContrasKppIn</w:t>
            </w:r>
            <w:proofErr w:type="gramEnd"/>
          </w:p>
        </w:tc>
        <w:tc>
          <w:tcPr>
            <w:tcW w:w="2108" w:type="dxa"/>
          </w:tcPr>
          <w:p w14:paraId="43FE23DD" w14:textId="3374F7B3" w:rsidR="002D1F25" w:rsidRPr="00B65016" w:rsidRDefault="002D1F25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КПП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получателя</w:t>
            </w:r>
          </w:p>
        </w:tc>
        <w:tc>
          <w:tcPr>
            <w:tcW w:w="1133" w:type="dxa"/>
          </w:tcPr>
          <w:p w14:paraId="07B2BA38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6E9E9D27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55FFE4D1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03858DA8" w14:textId="77777777" w:rsidR="002D1F25" w:rsidRPr="00230A0B" w:rsidRDefault="002D1F25" w:rsidP="00881410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</w:rPr>
              <w:t>Pm_CBStatementDoc.sContrasKppIn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103" w:type="dxa"/>
          </w:tcPr>
          <w:p w14:paraId="54FA054F" w14:textId="1082C328" w:rsidR="002D1F25" w:rsidRPr="00230A0B" w:rsidRDefault="002D1F25" w:rsidP="00881410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</w:p>
        </w:tc>
      </w:tr>
      <w:tr w:rsidR="002D1F25" w:rsidRPr="00364C41" w14:paraId="01106BBC" w14:textId="77777777" w:rsidTr="00475EF7">
        <w:tc>
          <w:tcPr>
            <w:tcW w:w="1998" w:type="dxa"/>
          </w:tcPr>
          <w:p w14:paraId="2788ADAD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sSettlerIn</w:t>
            </w:r>
          </w:p>
        </w:tc>
        <w:tc>
          <w:tcPr>
            <w:tcW w:w="2108" w:type="dxa"/>
          </w:tcPr>
          <w:p w14:paraId="417B896F" w14:textId="77777777" w:rsidR="002D1F25" w:rsidRPr="00B65016" w:rsidRDefault="002D1F25" w:rsidP="00881410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Наименование получателя</w:t>
            </w:r>
          </w:p>
        </w:tc>
        <w:tc>
          <w:tcPr>
            <w:tcW w:w="1133" w:type="dxa"/>
          </w:tcPr>
          <w:p w14:paraId="3B543B05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29690489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3CDFCDD1" w14:textId="77777777" w:rsidR="002D1F25" w:rsidRPr="00364C41" w:rsidRDefault="002D1F25" w:rsidP="00881410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83F9305" w14:textId="77777777" w:rsidR="002D1F25" w:rsidRPr="00C50C47" w:rsidRDefault="002D1F25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0C47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C50C47">
              <w:rPr>
                <w:rFonts w:eastAsia="Times New Roman"/>
                <w:color w:val="000000"/>
                <w:sz w:val="20"/>
                <w:szCs w:val="20"/>
                <w:lang w:val="en-US"/>
              </w:rPr>
              <w:t>sSettlerIn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103" w:type="dxa"/>
          </w:tcPr>
          <w:p w14:paraId="70E7A0CA" w14:textId="5AB9780E" w:rsidR="002D1F25" w:rsidRPr="00C50C47" w:rsidRDefault="002D1F25" w:rsidP="00881410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2D1F25" w:rsidRPr="006915DA" w14:paraId="5C61C308" w14:textId="77777777" w:rsidTr="00475EF7">
        <w:tc>
          <w:tcPr>
            <w:tcW w:w="1998" w:type="dxa"/>
          </w:tcPr>
          <w:p w14:paraId="03F41998" w14:textId="12AA881B" w:rsidR="002D1F25" w:rsidRPr="0011193C" w:rsidRDefault="002D1F25" w:rsidP="0011193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sCodeSettlerIn</w:t>
            </w:r>
          </w:p>
        </w:tc>
        <w:tc>
          <w:tcPr>
            <w:tcW w:w="2108" w:type="dxa"/>
          </w:tcPr>
          <w:p w14:paraId="46869850" w14:textId="17FA3D23" w:rsidR="002D1F25" w:rsidRPr="00B65016" w:rsidRDefault="002D1F25" w:rsidP="0011193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Код контрагента-получателя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 w:eastAsia="ru-RU"/>
              </w:rPr>
              <w:t>Global</w:t>
            </w:r>
          </w:p>
        </w:tc>
        <w:tc>
          <w:tcPr>
            <w:tcW w:w="1133" w:type="dxa"/>
          </w:tcPr>
          <w:p w14:paraId="348E0277" w14:textId="7376DE9E" w:rsidR="002D1F25" w:rsidRPr="009A4A57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47015B0F" w14:textId="3247370E" w:rsidR="002D1F25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A0F2166" w14:textId="7117DE0A" w:rsidR="002D1F25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3070" w:type="dxa"/>
          </w:tcPr>
          <w:p w14:paraId="16218CDC" w14:textId="20258BF8" w:rsidR="002D1F25" w:rsidRDefault="002D1F25" w:rsidP="009938F6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</w:p>
          <w:p w14:paraId="3EF9D143" w14:textId="416FEAA1" w:rsidR="002D1F25" w:rsidRDefault="002D1F25" w:rsidP="009938F6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5103" w:type="dxa"/>
          </w:tcPr>
          <w:p w14:paraId="0A7BBD3E" w14:textId="77777777" w:rsidR="002D1F25" w:rsidRDefault="002D1F25" w:rsidP="002D1F25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Редактируемо</w:t>
            </w:r>
            <w:r w:rsidRPr="00B74645">
              <w:rPr>
                <w:rFonts w:eastAsia="Times New Roman"/>
                <w:color w:val="000000"/>
                <w:sz w:val="20"/>
                <w:szCs w:val="20"/>
              </w:rPr>
              <w:t xml:space="preserve">,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если</w:t>
            </w:r>
            <w:r w:rsidRPr="00B74645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 w:rsidRPr="00B74645">
              <w:rPr>
                <w:rFonts w:eastAsia="Times New Roman"/>
                <w:color w:val="000000"/>
                <w:sz w:val="20"/>
                <w:szCs w:val="20"/>
              </w:rPr>
              <w:t xml:space="preserve"> = «</w:t>
            </w:r>
            <w:r>
              <w:rPr>
                <w:rFonts w:eastAsia="Times New Roman"/>
                <w:color w:val="000000"/>
                <w:sz w:val="20"/>
                <w:szCs w:val="20"/>
              </w:rPr>
              <w:t>-</w:t>
            </w:r>
            <w:r w:rsidRPr="00B74645">
              <w:rPr>
                <w:rFonts w:eastAsia="Times New Roman"/>
                <w:color w:val="000000"/>
                <w:sz w:val="20"/>
                <w:szCs w:val="20"/>
              </w:rPr>
              <w:t xml:space="preserve">1».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Выбор по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sCode</w:t>
            </w:r>
            <w:r w:rsidRPr="006915DA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из справочника «Контрагенты»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425167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commentRangeStart w:id="465"/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Contras</w:t>
            </w:r>
            <w:commentRangeEnd w:id="465"/>
            <w:r>
              <w:rPr>
                <w:rStyle w:val="ad"/>
              </w:rPr>
              <w:commentReference w:id="465"/>
            </w:r>
            <w:r w:rsidRPr="00425167">
              <w:rPr>
                <w:rFonts w:eastAsia="Times New Roman"/>
                <w:color w:val="000000"/>
                <w:sz w:val="20"/>
                <w:szCs w:val="20"/>
              </w:rPr>
              <w:t>).</w:t>
            </w:r>
          </w:p>
          <w:p w14:paraId="7D88F714" w14:textId="2FC90504" w:rsidR="002D1F25" w:rsidRDefault="00DD75C2" w:rsidP="002D1F25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ins w:id="466" w:author="Учетная запись Майкрософт" w:date="2025-08-18T11:53:00Z">
              <w:r>
                <w:rPr>
                  <w:rFonts w:eastAsia="Times New Roman"/>
                  <w:color w:val="000000"/>
                  <w:sz w:val="20"/>
                  <w:szCs w:val="20"/>
                </w:rPr>
                <w:t>После</w:t>
              </w:r>
              <w:r w:rsidRPr="002A41AA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  <w:r>
                <w:rPr>
                  <w:rFonts w:eastAsia="Times New Roman"/>
                  <w:color w:val="000000"/>
                  <w:sz w:val="20"/>
                  <w:szCs w:val="20"/>
                </w:rPr>
                <w:t>сохранения выбранного</w:t>
              </w:r>
              <w:r w:rsidRPr="002A41AA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</w:ins>
            <w:del w:id="467" w:author="Учетная запись Майкрософт" w:date="2025-08-18T11:53:00Z">
              <w:r w:rsidR="002D1F25" w:rsidDel="00DD75C2">
                <w:rPr>
                  <w:rFonts w:eastAsia="Times New Roman"/>
                  <w:color w:val="000000"/>
                  <w:sz w:val="20"/>
                  <w:szCs w:val="20"/>
                </w:rPr>
                <w:delText>После</w:delText>
              </w:r>
              <w:r w:rsidR="002D1F25" w:rsidRPr="006915DA" w:rsidDel="00DD75C2">
                <w:rPr>
                  <w:rFonts w:eastAsia="Times New Roman"/>
                  <w:color w:val="000000"/>
                  <w:sz w:val="20"/>
                  <w:szCs w:val="20"/>
                </w:rPr>
                <w:delText xml:space="preserve"> </w:delText>
              </w:r>
              <w:r w:rsidR="002D1F25" w:rsidDel="00DD75C2">
                <w:rPr>
                  <w:rFonts w:eastAsia="Times New Roman"/>
                  <w:color w:val="000000"/>
                  <w:sz w:val="20"/>
                  <w:szCs w:val="20"/>
                </w:rPr>
                <w:delText>выбора</w:delText>
              </w:r>
              <w:r w:rsidR="002D1F25" w:rsidRPr="006915DA" w:rsidDel="00DD75C2">
                <w:rPr>
                  <w:rFonts w:eastAsia="Times New Roman"/>
                  <w:color w:val="000000"/>
                  <w:sz w:val="20"/>
                  <w:szCs w:val="20"/>
                </w:rPr>
                <w:delText xml:space="preserve"> </w:delText>
              </w:r>
            </w:del>
            <w:r w:rsidR="002D1F25">
              <w:rPr>
                <w:rFonts w:eastAsia="Times New Roman"/>
                <w:color w:val="000000"/>
                <w:sz w:val="20"/>
                <w:szCs w:val="20"/>
              </w:rPr>
              <w:t>из</w:t>
            </w:r>
            <w:r w:rsidR="002D1F25" w:rsidRPr="006915DA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2D1F25">
              <w:rPr>
                <w:rFonts w:eastAsia="Times New Roman"/>
                <w:color w:val="000000"/>
                <w:sz w:val="20"/>
                <w:szCs w:val="20"/>
              </w:rPr>
              <w:t>справочника</w:t>
            </w:r>
            <w:r w:rsidR="002D1F25" w:rsidRPr="006915DA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="002D1F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="002D1F25" w:rsidRPr="006915DA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="002D1F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Contras</w:t>
            </w:r>
            <w:r w:rsidR="002D1F25">
              <w:rPr>
                <w:rFonts w:eastAsia="Times New Roman"/>
                <w:color w:val="000000"/>
                <w:sz w:val="20"/>
                <w:szCs w:val="20"/>
              </w:rPr>
              <w:t>:</w:t>
            </w:r>
          </w:p>
          <w:p w14:paraId="74EA84FA" w14:textId="22E825AB" w:rsidR="002D1F25" w:rsidRPr="009938F6" w:rsidRDefault="002D1F25" w:rsidP="00EF1B85">
            <w:pPr>
              <w:pStyle w:val="a6"/>
              <w:numPr>
                <w:ilvl w:val="0"/>
                <w:numId w:val="23"/>
              </w:numPr>
              <w:ind w:left="0" w:firstLine="0"/>
              <w:rPr>
                <w:rFonts w:eastAsia="Times New Roman"/>
                <w:color w:val="000000"/>
                <w:sz w:val="20"/>
                <w:szCs w:val="20"/>
              </w:rPr>
            </w:pPr>
            <w:r w:rsidRPr="009938F6">
              <w:rPr>
                <w:rFonts w:eastAsia="Times New Roman"/>
                <w:color w:val="000000"/>
                <w:sz w:val="20"/>
                <w:szCs w:val="20"/>
              </w:rPr>
              <w:t xml:space="preserve">Перезаписать значения: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 xml:space="preserve">,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OrderBankOut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 xml:space="preserve">, где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Contras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CBStatementDoc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  <w:r w:rsidRPr="009938F6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5180FC74" w14:textId="043E0C08" w:rsidR="002D1F25" w:rsidRPr="009938F6" w:rsidRDefault="002D1F25" w:rsidP="00EF1B85">
            <w:pPr>
              <w:pStyle w:val="a6"/>
              <w:numPr>
                <w:ilvl w:val="0"/>
                <w:numId w:val="23"/>
              </w:numPr>
              <w:ind w:left="0" w:firstLine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Очистить 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sError.</w:t>
            </w:r>
          </w:p>
        </w:tc>
      </w:tr>
      <w:tr w:rsidR="002D1F25" w:rsidRPr="00364C41" w14:paraId="108CBFB3" w14:textId="77777777" w:rsidTr="00475EF7">
        <w:tc>
          <w:tcPr>
            <w:tcW w:w="1998" w:type="dxa"/>
          </w:tcPr>
          <w:p w14:paraId="6E01B2A2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</w:p>
        </w:tc>
        <w:tc>
          <w:tcPr>
            <w:tcW w:w="2108" w:type="dxa"/>
          </w:tcPr>
          <w:p w14:paraId="522ED88D" w14:textId="77777777" w:rsidR="002D1F25" w:rsidRPr="00B65016" w:rsidRDefault="002D1F25" w:rsidP="0011193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Наименование получателя Global</w:t>
            </w:r>
          </w:p>
        </w:tc>
        <w:tc>
          <w:tcPr>
            <w:tcW w:w="1133" w:type="dxa"/>
          </w:tcPr>
          <w:p w14:paraId="6A368D96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49E290B4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gi</w:t>
            </w:r>
            <w:r w:rsidRPr="009A4A57">
              <w:rPr>
                <w:rFonts w:cstheme="minorHAnsi"/>
                <w:sz w:val="20"/>
                <w:szCs w:val="20"/>
              </w:rPr>
              <w:t xml:space="preserve">d 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– </w:t>
            </w:r>
            <w:r w:rsidRPr="009A4A57">
              <w:rPr>
                <w:rFonts w:cstheme="minorHAnsi"/>
                <w:sz w:val="20"/>
                <w:szCs w:val="20"/>
              </w:rPr>
              <w:t>нет,</w:t>
            </w:r>
            <w:r w:rsidRPr="009A4A57">
              <w:rPr>
                <w:rFonts w:cstheme="minorHAnsi"/>
                <w:sz w:val="20"/>
                <w:szCs w:val="20"/>
                <w:lang w:val="en-US"/>
              </w:rPr>
              <w:t xml:space="preserve"> HL</w:t>
            </w:r>
            <w:r w:rsidRPr="009A4A57">
              <w:rPr>
                <w:rFonts w:cstheme="minorHAnsi"/>
                <w:sz w:val="20"/>
                <w:szCs w:val="20"/>
              </w:rPr>
              <w:t>-да</w:t>
            </w:r>
          </w:p>
        </w:tc>
        <w:tc>
          <w:tcPr>
            <w:tcW w:w="925" w:type="dxa"/>
          </w:tcPr>
          <w:p w14:paraId="13D621BC" w14:textId="718803D7" w:rsidR="002D1F25" w:rsidRPr="0011193C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6EA2BD06" w14:textId="77777777" w:rsidR="002D1F25" w:rsidRPr="00E00139" w:rsidRDefault="002D1F25" w:rsidP="0011193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103" w:type="dxa"/>
          </w:tcPr>
          <w:p w14:paraId="537D7F62" w14:textId="595A0C9D" w:rsidR="002D1F25" w:rsidRPr="00E00139" w:rsidRDefault="002D1F25" w:rsidP="0011193C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2D1F25" w:rsidRPr="00364C41" w14:paraId="3F71F92A" w14:textId="77777777" w:rsidTr="00475EF7">
        <w:tc>
          <w:tcPr>
            <w:tcW w:w="1998" w:type="dxa"/>
          </w:tcPr>
          <w:p w14:paraId="02A2FB7D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079F"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sBankIn</w:t>
            </w:r>
            <w:r w:rsidRPr="008D079F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8D079F">
              <w:rPr>
                <w:rFonts w:eastAsia="Times New Roman"/>
                <w:color w:val="000000"/>
                <w:sz w:val="20"/>
                <w:szCs w:val="20"/>
                <w:lang w:val="en-US"/>
              </w:rPr>
              <w:t>BIC</w:t>
            </w:r>
          </w:p>
        </w:tc>
        <w:tc>
          <w:tcPr>
            <w:tcW w:w="2108" w:type="dxa"/>
          </w:tcPr>
          <w:p w14:paraId="4196AC7F" w14:textId="77777777" w:rsidR="002D1F25" w:rsidRPr="00B65016" w:rsidRDefault="002D1F25" w:rsidP="0011193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БИК банка получателя</w:t>
            </w:r>
          </w:p>
        </w:tc>
        <w:tc>
          <w:tcPr>
            <w:tcW w:w="1133" w:type="dxa"/>
          </w:tcPr>
          <w:p w14:paraId="4C6465EC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42A6DAC9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62438DF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4EBB16D8" w14:textId="77777777" w:rsidR="002D1F25" w:rsidRPr="00CB1D03" w:rsidRDefault="002D1F25" w:rsidP="0011193C">
            <w:pPr>
              <w:rPr>
                <w:rFonts w:eastAsia="Times New Roman"/>
                <w:color w:val="000000"/>
                <w:sz w:val="20"/>
                <w:szCs w:val="20"/>
                <w:highlight w:val="yellow"/>
              </w:rPr>
            </w:pPr>
            <w:r w:rsidRPr="008D079F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 w:rsidRPr="008D079F"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sBankIn</w:t>
            </w:r>
            <w:r w:rsidRPr="008D079F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8D079F">
              <w:rPr>
                <w:rFonts w:eastAsia="Times New Roman"/>
                <w:color w:val="000000"/>
                <w:sz w:val="20"/>
                <w:szCs w:val="20"/>
                <w:lang w:val="en-US"/>
              </w:rPr>
              <w:t>BIC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5103" w:type="dxa"/>
          </w:tcPr>
          <w:p w14:paraId="06A6936A" w14:textId="0C0C4B8D" w:rsidR="002D1F25" w:rsidRPr="00CB1D03" w:rsidRDefault="002D1F25" w:rsidP="0011193C">
            <w:pPr>
              <w:rPr>
                <w:rFonts w:eastAsia="Times New Roman"/>
                <w:color w:val="000000"/>
                <w:sz w:val="20"/>
                <w:szCs w:val="20"/>
                <w:highlight w:val="yellow"/>
              </w:rPr>
            </w:pPr>
          </w:p>
        </w:tc>
      </w:tr>
      <w:tr w:rsidR="002D1F25" w:rsidRPr="00364C41" w14:paraId="5FAD3B6E" w14:textId="77777777" w:rsidTr="00475EF7">
        <w:tc>
          <w:tcPr>
            <w:tcW w:w="1998" w:type="dxa"/>
          </w:tcPr>
          <w:p w14:paraId="127087D1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sBankIn_Name</w:t>
            </w:r>
          </w:p>
        </w:tc>
        <w:tc>
          <w:tcPr>
            <w:tcW w:w="2108" w:type="dxa"/>
          </w:tcPr>
          <w:p w14:paraId="02172250" w14:textId="08C0DDB3" w:rsidR="002D1F25" w:rsidRPr="00B65016" w:rsidRDefault="002D1F25" w:rsidP="0011193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Банк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получателя</w:t>
            </w:r>
          </w:p>
        </w:tc>
        <w:tc>
          <w:tcPr>
            <w:tcW w:w="1133" w:type="dxa"/>
          </w:tcPr>
          <w:p w14:paraId="4C8C122E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34A2549E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5294FD13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70CC3B6A" w14:textId="77777777" w:rsidR="002D1F25" w:rsidRPr="00E00139" w:rsidRDefault="002D1F25" w:rsidP="0011193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sBankIn_Name.</w:t>
            </w:r>
          </w:p>
        </w:tc>
        <w:tc>
          <w:tcPr>
            <w:tcW w:w="5103" w:type="dxa"/>
          </w:tcPr>
          <w:p w14:paraId="38BDAD46" w14:textId="48BC09AE" w:rsidR="002D1F25" w:rsidRPr="00E00139" w:rsidRDefault="002D1F25" w:rsidP="0011193C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2D1F25" w:rsidRPr="00364C41" w14:paraId="04AA139D" w14:textId="77777777" w:rsidTr="00475EF7">
        <w:tc>
          <w:tcPr>
            <w:tcW w:w="1998" w:type="dxa"/>
          </w:tcPr>
          <w:p w14:paraId="13CDE579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sBankIn_City</w:t>
            </w:r>
          </w:p>
        </w:tc>
        <w:tc>
          <w:tcPr>
            <w:tcW w:w="2108" w:type="dxa"/>
          </w:tcPr>
          <w:p w14:paraId="5CE905C2" w14:textId="4E7F9B58" w:rsidR="002D1F25" w:rsidRPr="00B65016" w:rsidRDefault="002D1F25" w:rsidP="0011193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Город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 банка получателя</w:t>
            </w:r>
          </w:p>
        </w:tc>
        <w:tc>
          <w:tcPr>
            <w:tcW w:w="1133" w:type="dxa"/>
          </w:tcPr>
          <w:p w14:paraId="728EC328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69E1D402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78F41F2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4F22632" w14:textId="77777777" w:rsidR="002D1F25" w:rsidRPr="00E00139" w:rsidRDefault="002D1F25" w:rsidP="0011193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sBankIn_City.</w:t>
            </w:r>
          </w:p>
        </w:tc>
        <w:tc>
          <w:tcPr>
            <w:tcW w:w="5103" w:type="dxa"/>
          </w:tcPr>
          <w:p w14:paraId="6DE1A5FF" w14:textId="6E38D28C" w:rsidR="002D1F25" w:rsidRPr="00E00139" w:rsidRDefault="002D1F25" w:rsidP="0011193C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2D1F25" w:rsidRPr="00364C41" w14:paraId="694009E7" w14:textId="77777777" w:rsidTr="00475EF7">
        <w:tc>
          <w:tcPr>
            <w:tcW w:w="1998" w:type="dxa"/>
          </w:tcPr>
          <w:p w14:paraId="0BBF17C6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sAccIn</w:t>
            </w:r>
          </w:p>
        </w:tc>
        <w:tc>
          <w:tcPr>
            <w:tcW w:w="2108" w:type="dxa"/>
          </w:tcPr>
          <w:p w14:paraId="3CFFC113" w14:textId="77777777" w:rsidR="002D1F25" w:rsidRPr="00B65016" w:rsidRDefault="002D1F25" w:rsidP="0011193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Расчетный счет</w:t>
            </w:r>
          </w:p>
        </w:tc>
        <w:tc>
          <w:tcPr>
            <w:tcW w:w="1133" w:type="dxa"/>
          </w:tcPr>
          <w:p w14:paraId="3A9ECDF2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794F80CC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7A0D01AD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675C4260" w14:textId="77777777" w:rsidR="002D1F25" w:rsidRPr="00E00139" w:rsidRDefault="002D1F25" w:rsidP="0011193C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sAccIn.</w:t>
            </w:r>
          </w:p>
        </w:tc>
        <w:tc>
          <w:tcPr>
            <w:tcW w:w="5103" w:type="dxa"/>
          </w:tcPr>
          <w:p w14:paraId="60063585" w14:textId="2F4AE5BD" w:rsidR="002D1F25" w:rsidRPr="00E00139" w:rsidRDefault="002D1F25" w:rsidP="0011193C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2D1F25" w:rsidRPr="00364C41" w14:paraId="24DF90D7" w14:textId="77777777" w:rsidTr="00475EF7">
        <w:tc>
          <w:tcPr>
            <w:tcW w:w="1998" w:type="dxa"/>
          </w:tcPr>
          <w:p w14:paraId="58C8D3E9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idBankAccIn</w:t>
            </w:r>
          </w:p>
        </w:tc>
        <w:tc>
          <w:tcPr>
            <w:tcW w:w="2108" w:type="dxa"/>
          </w:tcPr>
          <w:p w14:paraId="2B766830" w14:textId="77777777" w:rsidR="002D1F25" w:rsidRPr="00B65016" w:rsidRDefault="002D1F25" w:rsidP="0011193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Расчетный счет Global</w:t>
            </w:r>
          </w:p>
        </w:tc>
        <w:tc>
          <w:tcPr>
            <w:tcW w:w="1133" w:type="dxa"/>
          </w:tcPr>
          <w:p w14:paraId="7887CB68" w14:textId="77777777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0C934A0C" w14:textId="1EA5449F" w:rsidR="002D1F25" w:rsidRPr="00364C41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Id,HL -</w:t>
            </w:r>
            <w:r>
              <w:rPr>
                <w:rFonts w:cstheme="minorHAnsi"/>
                <w:sz w:val="20"/>
                <w:szCs w:val="20"/>
              </w:rPr>
              <w:t>нет</w:t>
            </w:r>
          </w:p>
        </w:tc>
        <w:tc>
          <w:tcPr>
            <w:tcW w:w="925" w:type="dxa"/>
          </w:tcPr>
          <w:p w14:paraId="098C6C2E" w14:textId="38AD7595" w:rsidR="002D1F25" w:rsidRPr="00C10E64" w:rsidRDefault="002D1F25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59B03E0B" w14:textId="77777777" w:rsidR="002D1F25" w:rsidRPr="00A1546D" w:rsidRDefault="002D1F25" w:rsidP="00336B89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237C79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Pm_CBStatementDoc.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idBankAccIn.</w:t>
            </w:r>
          </w:p>
        </w:tc>
        <w:tc>
          <w:tcPr>
            <w:tcW w:w="5103" w:type="dxa"/>
          </w:tcPr>
          <w:p w14:paraId="17E770D0" w14:textId="0EEDF3D7" w:rsidR="002D1F25" w:rsidRPr="00A1546D" w:rsidRDefault="002D1F25" w:rsidP="00336B89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11193C" w:rsidRPr="00364C41" w14:paraId="17062B1B" w14:textId="77777777" w:rsidTr="00475EF7">
        <w:tc>
          <w:tcPr>
            <w:tcW w:w="15310" w:type="dxa"/>
            <w:gridSpan w:val="7"/>
          </w:tcPr>
          <w:p w14:paraId="2FC44134" w14:textId="77777777" w:rsidR="0011193C" w:rsidRPr="009D0102" w:rsidRDefault="0011193C" w:rsidP="0011193C">
            <w:pPr>
              <w:pStyle w:val="a6"/>
              <w:ind w:left="0"/>
              <w:rPr>
                <w:rFonts w:cstheme="minorHAnsi"/>
                <w:b/>
                <w:sz w:val="20"/>
                <w:szCs w:val="20"/>
              </w:rPr>
            </w:pPr>
            <w:r w:rsidRPr="009D0102">
              <w:rPr>
                <w:rFonts w:cstheme="minorHAnsi"/>
                <w:b/>
                <w:sz w:val="20"/>
                <w:szCs w:val="20"/>
              </w:rPr>
              <w:t>Информация о создании</w:t>
            </w:r>
          </w:p>
        </w:tc>
      </w:tr>
      <w:tr w:rsidR="009260FB" w:rsidRPr="00CF126D" w14:paraId="6FBE47F7" w14:textId="77777777" w:rsidTr="00475EF7">
        <w:tc>
          <w:tcPr>
            <w:tcW w:w="1998" w:type="dxa"/>
          </w:tcPr>
          <w:p w14:paraId="62B05BA9" w14:textId="77777777" w:rsidR="009260FB" w:rsidRPr="00364C41" w:rsidRDefault="009260FB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sCreateUser</w:t>
            </w:r>
          </w:p>
        </w:tc>
        <w:tc>
          <w:tcPr>
            <w:tcW w:w="2108" w:type="dxa"/>
          </w:tcPr>
          <w:p w14:paraId="22B94CB8" w14:textId="77777777" w:rsidR="009260FB" w:rsidRPr="00B65016" w:rsidRDefault="009260FB" w:rsidP="0011193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Создал</w:t>
            </w:r>
          </w:p>
        </w:tc>
        <w:tc>
          <w:tcPr>
            <w:tcW w:w="1133" w:type="dxa"/>
          </w:tcPr>
          <w:p w14:paraId="39C0FF05" w14:textId="77777777" w:rsidR="009260FB" w:rsidRPr="00364C41" w:rsidRDefault="009260FB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3C0423EE" w14:textId="77777777" w:rsidR="009260FB" w:rsidRPr="00364C41" w:rsidRDefault="009260FB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05E33562" w14:textId="77777777" w:rsidR="009260FB" w:rsidRPr="00364C41" w:rsidRDefault="009260FB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698981DE" w14:textId="46F7AAB0" w:rsidR="009260FB" w:rsidRPr="00475EF7" w:rsidRDefault="009260FB" w:rsidP="00475EF7">
            <w:pPr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</w:pPr>
            <w:r w:rsidRPr="00475EF7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Pm_</w:t>
            </w:r>
            <w:commentRangeStart w:id="468"/>
            <w:commentRangeStart w:id="469"/>
            <w:r w:rsidRPr="00475EF7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CBStatementDoc</w:t>
            </w:r>
            <w:commentRangeEnd w:id="468"/>
            <w:r w:rsidRPr="00DE30DA">
              <w:rPr>
                <w:rStyle w:val="ad"/>
                <w:strike/>
              </w:rPr>
              <w:commentReference w:id="468"/>
            </w:r>
            <w:commentRangeEnd w:id="469"/>
            <w:r>
              <w:rPr>
                <w:rStyle w:val="ad"/>
              </w:rPr>
              <w:commentReference w:id="469"/>
            </w:r>
            <w:r w:rsidRPr="00475EF7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.</w:t>
            </w:r>
            <w:r w:rsidRPr="00DE30DA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sCreateUser</w:t>
            </w:r>
            <w:r w:rsidRPr="00475EF7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 xml:space="preserve"> </w:t>
            </w:r>
            <w:r w:rsidRPr="00475EF7">
              <w:rPr>
                <w:rFonts w:eastAsia="Times New Roman"/>
                <w:color w:val="000000"/>
                <w:sz w:val="20"/>
                <w:szCs w:val="20"/>
                <w:lang w:val="en-US"/>
              </w:rPr>
              <w:t>Btk_ShowAboutObject.sCreateUser</w:t>
            </w:r>
          </w:p>
        </w:tc>
        <w:tc>
          <w:tcPr>
            <w:tcW w:w="5103" w:type="dxa"/>
            <w:vMerge w:val="restart"/>
          </w:tcPr>
          <w:p w14:paraId="3EE4F0AA" w14:textId="77777777" w:rsidR="009260FB" w:rsidRPr="00D23607" w:rsidRDefault="009260FB" w:rsidP="0011193C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9260FB">
              <w:rPr>
                <w:rFonts w:eastAsia="Times New Roman"/>
                <w:color w:val="000000"/>
                <w:sz w:val="20"/>
                <w:szCs w:val="20"/>
              </w:rPr>
              <w:t>Связь</w:t>
            </w:r>
            <w:r w:rsidRPr="00D23607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r w:rsidRPr="009260FB">
              <w:rPr>
                <w:rFonts w:eastAsia="Times New Roman"/>
                <w:color w:val="000000"/>
                <w:sz w:val="20"/>
                <w:szCs w:val="20"/>
              </w:rPr>
              <w:t>классов</w:t>
            </w:r>
            <w:r w:rsidRPr="00D23607">
              <w:rPr>
                <w:rFonts w:eastAsia="Times New Roman"/>
                <w:color w:val="000000"/>
                <w:sz w:val="20"/>
                <w:szCs w:val="20"/>
                <w:lang w:val="en-US"/>
              </w:rPr>
              <w:t>:</w:t>
            </w:r>
          </w:p>
          <w:p w14:paraId="7883B4DC" w14:textId="35F56534" w:rsidR="009260FB" w:rsidRPr="009260FB" w:rsidRDefault="009260FB" w:rsidP="0011193C">
            <w:pPr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</w:pPr>
            <w:r w:rsidRPr="00475EF7">
              <w:rPr>
                <w:rFonts w:eastAsia="Times New Roman"/>
                <w:color w:val="000000"/>
                <w:sz w:val="20"/>
                <w:szCs w:val="20"/>
                <w:lang w:val="en-US"/>
              </w:rPr>
              <w:t>Btk_ShowAboutObject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.gid = </w:t>
            </w:r>
            <w:r w:rsidRPr="009260FB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Pm_CBStatementDoc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.gid</w:t>
            </w:r>
          </w:p>
        </w:tc>
      </w:tr>
      <w:tr w:rsidR="009260FB" w:rsidRPr="00CF126D" w14:paraId="58B3824D" w14:textId="77777777" w:rsidTr="00475EF7">
        <w:tc>
          <w:tcPr>
            <w:tcW w:w="1998" w:type="dxa"/>
          </w:tcPr>
          <w:p w14:paraId="71DBCC3C" w14:textId="77777777" w:rsidR="009260FB" w:rsidRPr="00364C41" w:rsidRDefault="009260FB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dCreateDate</w:t>
            </w:r>
          </w:p>
        </w:tc>
        <w:tc>
          <w:tcPr>
            <w:tcW w:w="2108" w:type="dxa"/>
          </w:tcPr>
          <w:p w14:paraId="1836FD3B" w14:textId="77777777" w:rsidR="009260FB" w:rsidRPr="00B65016" w:rsidRDefault="009260FB" w:rsidP="0011193C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Дата и время создания</w:t>
            </w:r>
          </w:p>
        </w:tc>
        <w:tc>
          <w:tcPr>
            <w:tcW w:w="1133" w:type="dxa"/>
          </w:tcPr>
          <w:p w14:paraId="109D7569" w14:textId="77777777" w:rsidR="009260FB" w:rsidRPr="00364C41" w:rsidRDefault="009260FB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ftDateTime</w:t>
            </w:r>
          </w:p>
        </w:tc>
        <w:tc>
          <w:tcPr>
            <w:tcW w:w="973" w:type="dxa"/>
          </w:tcPr>
          <w:p w14:paraId="03AE00BC" w14:textId="77777777" w:rsidR="009260FB" w:rsidRPr="00364C41" w:rsidRDefault="009260FB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455ED9A1" w14:textId="77777777" w:rsidR="009260FB" w:rsidRPr="00364C41" w:rsidRDefault="009260FB" w:rsidP="0011193C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6E596AA5" w14:textId="77777777" w:rsidR="009260FB" w:rsidRDefault="009260FB" w:rsidP="0011193C">
            <w:pPr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</w:pPr>
            <w:r w:rsidRPr="00D23607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Pm_CBStatementDoc.</w:t>
            </w:r>
            <w:r w:rsidRPr="00DE30DA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dCreateDate</w:t>
            </w:r>
          </w:p>
          <w:p w14:paraId="0C6F2C5A" w14:textId="72458A0C" w:rsidR="009260FB" w:rsidRPr="00DE30DA" w:rsidRDefault="009260FB" w:rsidP="00475EF7">
            <w:pPr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</w:pPr>
            <w:r w:rsidRPr="00475EF7">
              <w:rPr>
                <w:rFonts w:eastAsia="Times New Roman"/>
                <w:color w:val="000000"/>
                <w:sz w:val="20"/>
                <w:szCs w:val="20"/>
                <w:lang w:val="en-US"/>
              </w:rPr>
              <w:lastRenderedPageBreak/>
              <w:t>Btk_ShowAboutObject.</w:t>
            </w: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dCreateDate</w:t>
            </w:r>
          </w:p>
        </w:tc>
        <w:tc>
          <w:tcPr>
            <w:tcW w:w="5103" w:type="dxa"/>
            <w:vMerge/>
          </w:tcPr>
          <w:p w14:paraId="62CFCB34" w14:textId="521BB803" w:rsidR="009260FB" w:rsidRPr="00DE30DA" w:rsidRDefault="009260FB" w:rsidP="0011193C">
            <w:pPr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</w:pPr>
          </w:p>
        </w:tc>
      </w:tr>
      <w:tr w:rsidR="009260FB" w:rsidRPr="00364C41" w14:paraId="77D73F7E" w14:textId="77777777" w:rsidTr="00475EF7">
        <w:tc>
          <w:tcPr>
            <w:tcW w:w="1998" w:type="dxa"/>
          </w:tcPr>
          <w:p w14:paraId="3F518D86" w14:textId="6DAED100" w:rsidR="009260FB" w:rsidRPr="0034067C" w:rsidRDefault="009260FB" w:rsidP="00475EF7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lastRenderedPageBreak/>
              <w:t>s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Modify</w:t>
            </w: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User</w:t>
            </w:r>
          </w:p>
        </w:tc>
        <w:tc>
          <w:tcPr>
            <w:tcW w:w="2108" w:type="dxa"/>
          </w:tcPr>
          <w:p w14:paraId="36AF251F" w14:textId="3D7801CD" w:rsidR="009260FB" w:rsidRPr="00B65016" w:rsidRDefault="009260FB" w:rsidP="00475EF7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Изменил</w:t>
            </w:r>
          </w:p>
        </w:tc>
        <w:tc>
          <w:tcPr>
            <w:tcW w:w="1133" w:type="dxa"/>
          </w:tcPr>
          <w:p w14:paraId="782FEF20" w14:textId="4840C480" w:rsidR="009260FB" w:rsidRPr="00652AD3" w:rsidRDefault="009260FB" w:rsidP="00475EF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73" w:type="dxa"/>
          </w:tcPr>
          <w:p w14:paraId="61F588CC" w14:textId="77BF4255" w:rsidR="009260FB" w:rsidRDefault="009260FB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238DE2C9" w14:textId="7F609CED" w:rsidR="009260FB" w:rsidRDefault="009260FB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5420958" w14:textId="70CDEA5D" w:rsidR="009260FB" w:rsidRPr="00DE30DA" w:rsidRDefault="009260FB" w:rsidP="00475EF7">
            <w:pPr>
              <w:rPr>
                <w:rFonts w:eastAsia="Times New Roman"/>
                <w:strike/>
                <w:color w:val="000000"/>
                <w:sz w:val="20"/>
                <w:szCs w:val="20"/>
              </w:rPr>
            </w:pPr>
            <w:r w:rsidRPr="00475EF7">
              <w:rPr>
                <w:rFonts w:eastAsia="Times New Roman"/>
                <w:color w:val="000000"/>
                <w:sz w:val="20"/>
                <w:szCs w:val="20"/>
                <w:lang w:val="en-US"/>
              </w:rPr>
              <w:t>Btk_ShowAboutObject.</w:t>
            </w: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s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Modify</w:t>
            </w: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User</w:t>
            </w:r>
          </w:p>
        </w:tc>
        <w:tc>
          <w:tcPr>
            <w:tcW w:w="5103" w:type="dxa"/>
            <w:vMerge/>
          </w:tcPr>
          <w:p w14:paraId="216D4405" w14:textId="77777777" w:rsidR="009260FB" w:rsidRPr="00DE30DA" w:rsidRDefault="009260FB" w:rsidP="00475EF7">
            <w:pPr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</w:pPr>
          </w:p>
        </w:tc>
      </w:tr>
      <w:tr w:rsidR="009260FB" w:rsidRPr="00364C41" w14:paraId="60A8CB78" w14:textId="77777777" w:rsidTr="00475EF7">
        <w:tc>
          <w:tcPr>
            <w:tcW w:w="1998" w:type="dxa"/>
          </w:tcPr>
          <w:p w14:paraId="4BE25351" w14:textId="6CDD429C" w:rsidR="009260FB" w:rsidRPr="0034067C" w:rsidRDefault="009260FB" w:rsidP="00475EF7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d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Modify</w:t>
            </w: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Date</w:t>
            </w:r>
          </w:p>
        </w:tc>
        <w:tc>
          <w:tcPr>
            <w:tcW w:w="2108" w:type="dxa"/>
          </w:tcPr>
          <w:p w14:paraId="44A320AB" w14:textId="09194992" w:rsidR="009260FB" w:rsidRPr="00B65016" w:rsidRDefault="009260FB" w:rsidP="00475EF7">
            <w:pPr>
              <w:contextualSpacing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Дата и время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изменения</w:t>
            </w:r>
          </w:p>
        </w:tc>
        <w:tc>
          <w:tcPr>
            <w:tcW w:w="1133" w:type="dxa"/>
          </w:tcPr>
          <w:p w14:paraId="41291C95" w14:textId="21EE93E6" w:rsidR="009260FB" w:rsidRPr="00652AD3" w:rsidRDefault="009260FB" w:rsidP="00475EF7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652AD3">
              <w:rPr>
                <w:rFonts w:cstheme="minorHAnsi"/>
                <w:sz w:val="20"/>
                <w:szCs w:val="20"/>
                <w:lang w:val="en-US"/>
              </w:rPr>
              <w:t>ftDateTime</w:t>
            </w:r>
          </w:p>
        </w:tc>
        <w:tc>
          <w:tcPr>
            <w:tcW w:w="973" w:type="dxa"/>
          </w:tcPr>
          <w:p w14:paraId="613A5F83" w14:textId="58ACA882" w:rsidR="009260FB" w:rsidRDefault="009260FB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да</w:t>
            </w:r>
            <w:proofErr w:type="gramEnd"/>
          </w:p>
        </w:tc>
        <w:tc>
          <w:tcPr>
            <w:tcW w:w="925" w:type="dxa"/>
          </w:tcPr>
          <w:p w14:paraId="176F0733" w14:textId="72C967C7" w:rsidR="009260FB" w:rsidRDefault="009260FB" w:rsidP="00475EF7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3070" w:type="dxa"/>
          </w:tcPr>
          <w:p w14:paraId="1973E481" w14:textId="70A21521" w:rsidR="009260FB" w:rsidRPr="00DE30DA" w:rsidRDefault="009260FB" w:rsidP="00475EF7">
            <w:pPr>
              <w:rPr>
                <w:rFonts w:eastAsia="Times New Roman"/>
                <w:strike/>
                <w:color w:val="000000"/>
                <w:sz w:val="20"/>
                <w:szCs w:val="20"/>
              </w:rPr>
            </w:pPr>
            <w:r w:rsidRPr="00475EF7">
              <w:rPr>
                <w:rFonts w:eastAsia="Times New Roman"/>
                <w:color w:val="000000"/>
                <w:sz w:val="20"/>
                <w:szCs w:val="20"/>
                <w:lang w:val="en-US"/>
              </w:rPr>
              <w:t>Btk_ShowAboutObject.</w:t>
            </w: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d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Modify</w:t>
            </w:r>
            <w:r w:rsidRPr="0034067C">
              <w:rPr>
                <w:rFonts w:eastAsia="Times New Roman"/>
                <w:color w:val="000000"/>
                <w:sz w:val="20"/>
                <w:szCs w:val="20"/>
                <w:lang w:val="en-US"/>
              </w:rPr>
              <w:t>Date</w:t>
            </w:r>
          </w:p>
        </w:tc>
        <w:tc>
          <w:tcPr>
            <w:tcW w:w="5103" w:type="dxa"/>
            <w:vMerge/>
          </w:tcPr>
          <w:p w14:paraId="0E11EC74" w14:textId="77777777" w:rsidR="009260FB" w:rsidRPr="00DE30DA" w:rsidRDefault="009260FB" w:rsidP="00475EF7">
            <w:pPr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799A99D6" w14:textId="77777777" w:rsidR="00906BB7" w:rsidRDefault="00906BB7" w:rsidP="009E27E6">
      <w:pPr>
        <w:spacing w:after="0"/>
        <w:ind w:firstLine="284"/>
        <w:contextualSpacing/>
        <w:jc w:val="both"/>
        <w:rPr>
          <w:rFonts w:cstheme="minorHAnsi"/>
        </w:rPr>
      </w:pPr>
    </w:p>
    <w:p w14:paraId="1EDDAD67" w14:textId="4AD37E0F" w:rsidR="006D7B51" w:rsidRPr="00194B35" w:rsidRDefault="006D7B51" w:rsidP="00194B35">
      <w:pPr>
        <w:spacing w:after="0"/>
        <w:jc w:val="both"/>
        <w:rPr>
          <w:rFonts w:cstheme="minorHAnsi"/>
        </w:rPr>
        <w:sectPr w:rsidR="006D7B51" w:rsidRPr="00194B35" w:rsidSect="00C31676">
          <w:pgSz w:w="16838" w:h="11906" w:orient="landscape"/>
          <w:pgMar w:top="1134" w:right="1134" w:bottom="851" w:left="1134" w:header="709" w:footer="709" w:gutter="0"/>
          <w:cols w:space="708"/>
          <w:docGrid w:linePitch="360"/>
        </w:sectPr>
      </w:pPr>
    </w:p>
    <w:p w14:paraId="7059190E" w14:textId="533A3EEA" w:rsidR="00EF7238" w:rsidRPr="00F72240" w:rsidRDefault="00566C52" w:rsidP="00F72240">
      <w:pPr>
        <w:spacing w:after="0"/>
        <w:ind w:firstLine="284"/>
        <w:contextualSpacing/>
        <w:jc w:val="both"/>
        <w:rPr>
          <w:rFonts w:cstheme="minorHAnsi"/>
        </w:rPr>
      </w:pPr>
      <w:r w:rsidRPr="00F72240">
        <w:rPr>
          <w:rFonts w:cstheme="minorHAnsi"/>
        </w:rPr>
        <w:lastRenderedPageBreak/>
        <w:t xml:space="preserve">Особенности работы </w:t>
      </w:r>
      <w:del w:id="470" w:author="Учетная запись Майкрософт" w:date="2025-08-18T08:38:00Z">
        <w:r w:rsidRPr="00F72240" w:rsidDel="001C38C7">
          <w:rPr>
            <w:rFonts w:cstheme="minorHAnsi"/>
          </w:rPr>
          <w:delText>с</w:delText>
        </w:r>
        <w:r w:rsidR="00B80B17" w:rsidRPr="00B80B17" w:rsidDel="001C38C7">
          <w:rPr>
            <w:rFonts w:cstheme="minorHAnsi"/>
          </w:rPr>
          <w:delText xml:space="preserve"> </w:delText>
        </w:r>
      </w:del>
      <w:ins w:id="471" w:author="Учетная запись Майкрософт" w:date="2025-08-18T08:38:00Z">
        <w:r w:rsidR="001C38C7">
          <w:rPr>
            <w:rFonts w:cstheme="minorHAnsi"/>
          </w:rPr>
          <w:t>с</w:t>
        </w:r>
      </w:ins>
      <w:ins w:id="472" w:author="Учетная запись Майкрософт" w:date="2025-08-18T08:40:00Z">
        <w:r w:rsidR="001C38C7" w:rsidRPr="001C38C7">
          <w:rPr>
            <w:rFonts w:cstheme="minorHAnsi"/>
          </w:rPr>
          <w:t xml:space="preserve"> </w:t>
        </w:r>
        <w:r w:rsidR="001C38C7" w:rsidRPr="00D23607">
          <w:rPr>
            <w:rFonts w:cstheme="minorHAnsi"/>
          </w:rPr>
          <w:t>данны</w:t>
        </w:r>
        <w:r w:rsidR="001C38C7">
          <w:rPr>
            <w:rFonts w:cstheme="minorHAnsi"/>
          </w:rPr>
          <w:t>ми</w:t>
        </w:r>
        <w:r w:rsidR="001C38C7" w:rsidRPr="00D23607">
          <w:rPr>
            <w:rFonts w:cstheme="minorHAnsi"/>
          </w:rPr>
          <w:t xml:space="preserve"> выборок из классов </w:t>
        </w:r>
        <w:r w:rsidR="001C38C7">
          <w:rPr>
            <w:rFonts w:cstheme="minorHAnsi"/>
          </w:rPr>
          <w:t>с</w:t>
        </w:r>
        <w:r w:rsidR="001C38C7" w:rsidRPr="00D23607">
          <w:rPr>
            <w:rFonts w:cstheme="minorHAnsi"/>
          </w:rPr>
          <w:t xml:space="preserve"> отображени</w:t>
        </w:r>
        <w:r w:rsidR="001C38C7">
          <w:rPr>
            <w:rFonts w:cstheme="minorHAnsi"/>
          </w:rPr>
          <w:t>ем</w:t>
        </w:r>
        <w:r w:rsidR="001C38C7" w:rsidRPr="00D23607">
          <w:rPr>
            <w:rFonts w:cstheme="minorHAnsi"/>
          </w:rPr>
          <w:t xml:space="preserve"> </w:t>
        </w:r>
        <w:r w:rsidR="001C38C7">
          <w:rPr>
            <w:rFonts w:cstheme="minorHAnsi"/>
          </w:rPr>
          <w:t xml:space="preserve">в </w:t>
        </w:r>
        <w:r w:rsidR="001C38C7" w:rsidRPr="00D23607">
          <w:rPr>
            <w:rFonts w:cstheme="minorHAnsi"/>
          </w:rPr>
          <w:t>списк</w:t>
        </w:r>
        <w:r w:rsidR="001C38C7">
          <w:rPr>
            <w:rFonts w:cstheme="minorHAnsi"/>
          </w:rPr>
          <w:t xml:space="preserve">е </w:t>
        </w:r>
      </w:ins>
      <w:del w:id="473" w:author="Учетная запись Майкрософт" w:date="2025-08-18T08:41:00Z">
        <w:r w:rsidR="00B80B17" w:rsidDel="001C38C7">
          <w:rPr>
            <w:rFonts w:cstheme="minorHAnsi"/>
          </w:rPr>
          <w:delText xml:space="preserve">отображением данных </w:delText>
        </w:r>
        <w:r w:rsidRPr="00B80B17" w:rsidDel="001C38C7">
          <w:rPr>
            <w:rFonts w:cstheme="minorHAnsi"/>
            <w:strike/>
          </w:rPr>
          <w:delText xml:space="preserve">основной </w:delText>
        </w:r>
        <w:commentRangeStart w:id="474"/>
        <w:commentRangeStart w:id="475"/>
        <w:r w:rsidRPr="00B80B17" w:rsidDel="001C38C7">
          <w:rPr>
            <w:rFonts w:cstheme="minorHAnsi"/>
            <w:strike/>
          </w:rPr>
          <w:delText>таблицей</w:delText>
        </w:r>
        <w:r w:rsidRPr="00F72240" w:rsidDel="001C38C7">
          <w:rPr>
            <w:rFonts w:cstheme="minorHAnsi"/>
          </w:rPr>
          <w:delText xml:space="preserve"> </w:delText>
        </w:r>
        <w:commentRangeEnd w:id="474"/>
        <w:r w:rsidR="00A91A67" w:rsidDel="001C38C7">
          <w:rPr>
            <w:rStyle w:val="ad"/>
          </w:rPr>
          <w:commentReference w:id="474"/>
        </w:r>
        <w:commentRangeEnd w:id="475"/>
        <w:r w:rsidR="00B80B17" w:rsidDel="001C38C7">
          <w:rPr>
            <w:rStyle w:val="ad"/>
          </w:rPr>
          <w:commentReference w:id="475"/>
        </w:r>
      </w:del>
      <w:r w:rsidRPr="00F72240">
        <w:rPr>
          <w:rFonts w:cstheme="minorHAnsi"/>
        </w:rPr>
        <w:t>первого раздела закладки «Документы выписки».</w:t>
      </w:r>
    </w:p>
    <w:p w14:paraId="02E84687" w14:textId="31E6511C" w:rsidR="00F72240" w:rsidRPr="00F72240" w:rsidRDefault="00F72240" w:rsidP="00EF1B85">
      <w:pPr>
        <w:pStyle w:val="a6"/>
        <w:numPr>
          <w:ilvl w:val="0"/>
          <w:numId w:val="21"/>
        </w:numPr>
        <w:spacing w:after="0"/>
        <w:ind w:left="0" w:firstLine="284"/>
        <w:jc w:val="both"/>
        <w:rPr>
          <w:rFonts w:cstheme="minorHAnsi"/>
        </w:rPr>
      </w:pPr>
      <w:r w:rsidRPr="00F72240">
        <w:rPr>
          <w:iCs/>
        </w:rPr>
        <w:t xml:space="preserve">Для работы </w:t>
      </w:r>
      <w:del w:id="476" w:author="Учетная запись Майкрософт" w:date="2025-08-18T08:41:00Z">
        <w:r w:rsidR="00004482" w:rsidDel="001C38C7">
          <w:rPr>
            <w:iCs/>
          </w:rPr>
          <w:delText>с основной таблицей</w:delText>
        </w:r>
      </w:del>
      <w:ins w:id="477" w:author="Учетная запись Майкрософт" w:date="2025-08-18T08:41:00Z">
        <w:r w:rsidR="001C38C7">
          <w:rPr>
            <w:iCs/>
          </w:rPr>
          <w:t>со списком данных</w:t>
        </w:r>
      </w:ins>
      <w:r w:rsidRPr="00F72240">
        <w:rPr>
          <w:iCs/>
        </w:rPr>
        <w:t xml:space="preserve"> должен доступен весь стандартный функционал ИС Global, предназначенный для работы со списком данных из класса, вызываемый нажатием правой кнопки мыши. Подключить аудит объекта для экземпляров класса </w:t>
      </w:r>
      <w:r w:rsidRPr="00F72240">
        <w:rPr>
          <w:rFonts w:eastAsia="Times New Roman"/>
          <w:color w:val="000000"/>
        </w:rPr>
        <w:t xml:space="preserve">Pm_CBStatementDoc и сделать доступным его вызов при нажатии правой кнопки мыши. </w:t>
      </w:r>
      <w:commentRangeStart w:id="478"/>
      <w:commentRangeStart w:id="479"/>
      <w:r w:rsidRPr="00F72240">
        <w:rPr>
          <w:rFonts w:eastAsia="Times New Roman"/>
          <w:color w:val="000000"/>
        </w:rPr>
        <w:t>Поддержать мультиселект</w:t>
      </w:r>
      <w:r w:rsidRPr="00F72240">
        <w:rPr>
          <w:rFonts w:eastAsia="Times New Roman"/>
          <w:color w:val="000000"/>
          <w:lang w:val="en-US"/>
        </w:rPr>
        <w:t xml:space="preserve"> </w:t>
      </w:r>
      <w:r w:rsidRPr="00F72240">
        <w:rPr>
          <w:rFonts w:eastAsia="Times New Roman"/>
          <w:color w:val="000000"/>
        </w:rPr>
        <w:t>строк списка</w:t>
      </w:r>
      <w:commentRangeEnd w:id="478"/>
      <w:r w:rsidR="00AC5D8E">
        <w:rPr>
          <w:rStyle w:val="ad"/>
        </w:rPr>
        <w:commentReference w:id="478"/>
      </w:r>
      <w:commentRangeEnd w:id="479"/>
      <w:r w:rsidR="00B80B17">
        <w:rPr>
          <w:rStyle w:val="ad"/>
        </w:rPr>
        <w:commentReference w:id="479"/>
      </w:r>
      <w:r w:rsidRPr="00F72240">
        <w:rPr>
          <w:rFonts w:eastAsia="Times New Roman"/>
          <w:color w:val="000000"/>
        </w:rPr>
        <w:t>.</w:t>
      </w:r>
    </w:p>
    <w:p w14:paraId="08129DDB" w14:textId="383310A3" w:rsidR="00566C52" w:rsidRPr="00F72240" w:rsidRDefault="00566C52" w:rsidP="00EF1B85">
      <w:pPr>
        <w:pStyle w:val="a6"/>
        <w:numPr>
          <w:ilvl w:val="0"/>
          <w:numId w:val="21"/>
        </w:numPr>
        <w:spacing w:after="0"/>
        <w:ind w:left="0" w:firstLine="284"/>
        <w:jc w:val="both"/>
        <w:rPr>
          <w:rFonts w:cstheme="minorHAnsi"/>
        </w:rPr>
      </w:pPr>
      <w:r w:rsidRPr="00F72240">
        <w:rPr>
          <w:rFonts w:cstheme="minorHAnsi"/>
        </w:rPr>
        <w:t>Редактирование полей.</w:t>
      </w:r>
    </w:p>
    <w:p w14:paraId="1A12182E" w14:textId="4A4784AB" w:rsidR="00566C52" w:rsidRPr="00F72240" w:rsidRDefault="00566C52" w:rsidP="00EF1B85">
      <w:pPr>
        <w:pStyle w:val="a6"/>
        <w:numPr>
          <w:ilvl w:val="1"/>
          <w:numId w:val="21"/>
        </w:numPr>
        <w:spacing w:after="0"/>
        <w:ind w:left="0" w:firstLine="284"/>
        <w:jc w:val="both"/>
        <w:rPr>
          <w:rFonts w:cstheme="minorHAnsi"/>
        </w:rPr>
      </w:pPr>
      <w:r w:rsidRPr="00F72240">
        <w:rPr>
          <w:rFonts w:cstheme="minorHAnsi"/>
        </w:rPr>
        <w:t xml:space="preserve">Если </w:t>
      </w:r>
      <w:r w:rsidR="00DE7C2B" w:rsidRPr="00013D14">
        <w:rPr>
          <w:rFonts w:cstheme="minorHAnsi"/>
        </w:rPr>
        <w:t>Pm_CBStatementDoc.</w:t>
      </w:r>
      <w:r w:rsidRPr="00013D14">
        <w:rPr>
          <w:rFonts w:cstheme="minorHAnsi"/>
        </w:rPr>
        <w:t>idState</w:t>
      </w:r>
      <w:r w:rsidR="00966B72" w:rsidRPr="00013D14">
        <w:rPr>
          <w:rFonts w:cstheme="minorHAnsi"/>
        </w:rPr>
        <w:t>MC</w:t>
      </w:r>
      <w:r w:rsidRPr="00F72240">
        <w:rPr>
          <w:rFonts w:cstheme="minorHAnsi"/>
        </w:rPr>
        <w:t xml:space="preserve"> =</w:t>
      </w:r>
      <w:r w:rsidR="00966B72">
        <w:rPr>
          <w:rFonts w:cstheme="minorHAnsi"/>
        </w:rPr>
        <w:t xml:space="preserve"> 200</w:t>
      </w:r>
      <w:r w:rsidRPr="00F72240">
        <w:rPr>
          <w:rFonts w:cstheme="minorHAnsi"/>
        </w:rPr>
        <w:t xml:space="preserve"> </w:t>
      </w:r>
      <w:r w:rsidR="00966B72" w:rsidRPr="00966B72">
        <w:rPr>
          <w:rFonts w:cstheme="minorHAnsi"/>
        </w:rPr>
        <w:t>(</w:t>
      </w:r>
      <w:r w:rsidRPr="00F72240">
        <w:rPr>
          <w:rFonts w:cstheme="minorHAnsi"/>
        </w:rPr>
        <w:t xml:space="preserve">«Обработано </w:t>
      </w:r>
      <w:r w:rsidR="008B14D9">
        <w:rPr>
          <w:rFonts w:cstheme="minorHAnsi"/>
        </w:rPr>
        <w:t>ФУ</w:t>
      </w:r>
      <w:r w:rsidRPr="00F72240">
        <w:rPr>
          <w:rFonts w:cstheme="minorHAnsi"/>
        </w:rPr>
        <w:t>»</w:t>
      </w:r>
      <w:r w:rsidR="00966B72" w:rsidRPr="00966B72">
        <w:rPr>
          <w:rFonts w:cstheme="minorHAnsi"/>
        </w:rPr>
        <w:t>)</w:t>
      </w:r>
      <w:r w:rsidRPr="00F72240">
        <w:rPr>
          <w:rFonts w:cstheme="minorHAnsi"/>
        </w:rPr>
        <w:t xml:space="preserve">, то изменить можно только это поле.  </w:t>
      </w:r>
    </w:p>
    <w:p w14:paraId="588D849F" w14:textId="34B96C63" w:rsidR="00566C52" w:rsidRPr="00F72240" w:rsidRDefault="00566C52" w:rsidP="00EF1B85">
      <w:pPr>
        <w:pStyle w:val="a6"/>
        <w:numPr>
          <w:ilvl w:val="1"/>
          <w:numId w:val="21"/>
        </w:numPr>
        <w:spacing w:after="0"/>
        <w:ind w:left="0" w:firstLine="284"/>
        <w:jc w:val="both"/>
        <w:rPr>
          <w:rFonts w:cstheme="minorHAnsi"/>
        </w:rPr>
      </w:pPr>
      <w:r w:rsidRPr="00F72240">
        <w:rPr>
          <w:rFonts w:cstheme="minorHAnsi"/>
        </w:rPr>
        <w:t xml:space="preserve">Если флаг </w:t>
      </w:r>
      <w:r w:rsidRPr="00013D14">
        <w:rPr>
          <w:rFonts w:cstheme="minorHAnsi"/>
        </w:rPr>
        <w:t>bAutoCreate</w:t>
      </w:r>
      <w:r w:rsidRPr="00F72240">
        <w:rPr>
          <w:rFonts w:cstheme="minorHAnsi"/>
        </w:rPr>
        <w:t xml:space="preserve"> = ‘’ у </w:t>
      </w:r>
      <w:r w:rsidRPr="00013D14">
        <w:rPr>
          <w:rFonts w:cstheme="minorHAnsi"/>
        </w:rPr>
        <w:t xml:space="preserve">Pm_OrderBankIn/Pm_OrderBankOut, то изменить можно только </w:t>
      </w:r>
      <w:r w:rsidR="00DE7C2B" w:rsidRPr="00013D14">
        <w:rPr>
          <w:rFonts w:cstheme="minorHAnsi"/>
        </w:rPr>
        <w:t>Pm_CBStatementDoc.</w:t>
      </w:r>
      <w:r w:rsidRPr="00013D14">
        <w:rPr>
          <w:rFonts w:cstheme="minorHAnsi"/>
        </w:rPr>
        <w:t>idState.</w:t>
      </w:r>
    </w:p>
    <w:p w14:paraId="56E143DA" w14:textId="70805B2A" w:rsidR="00566C52" w:rsidRPr="00F72240" w:rsidRDefault="00DE7C2B" w:rsidP="00EF1B85">
      <w:pPr>
        <w:pStyle w:val="a6"/>
        <w:numPr>
          <w:ilvl w:val="1"/>
          <w:numId w:val="21"/>
        </w:numPr>
        <w:spacing w:after="0"/>
        <w:ind w:left="0" w:firstLine="284"/>
        <w:jc w:val="both"/>
        <w:rPr>
          <w:rFonts w:cstheme="minorHAnsi"/>
        </w:rPr>
      </w:pPr>
      <w:r w:rsidRPr="00013D14">
        <w:rPr>
          <w:rFonts w:cstheme="minorHAnsi"/>
        </w:rPr>
        <w:t>Если Pm_CBStatementDoc.</w:t>
      </w:r>
      <w:r w:rsidR="00966B72" w:rsidRPr="00013D14">
        <w:rPr>
          <w:rFonts w:cstheme="minorHAnsi"/>
        </w:rPr>
        <w:t>idStateMC</w:t>
      </w:r>
      <w:r w:rsidR="00F72240" w:rsidRPr="00F72240">
        <w:rPr>
          <w:rFonts w:cstheme="minorHAnsi"/>
        </w:rPr>
        <w:t xml:space="preserve"> </w:t>
      </w:r>
      <w:proofErr w:type="gramStart"/>
      <w:r w:rsidR="00F72240" w:rsidRPr="00F72240">
        <w:rPr>
          <w:rFonts w:cstheme="minorHAnsi"/>
        </w:rPr>
        <w:t xml:space="preserve">&lt; </w:t>
      </w:r>
      <w:r w:rsidR="00966B72" w:rsidRPr="00966B72">
        <w:rPr>
          <w:rFonts w:cstheme="minorHAnsi"/>
        </w:rPr>
        <w:t>200</w:t>
      </w:r>
      <w:proofErr w:type="gramEnd"/>
      <w:r w:rsidR="00966B72" w:rsidRPr="00966B72">
        <w:rPr>
          <w:rFonts w:cstheme="minorHAnsi"/>
        </w:rPr>
        <w:t xml:space="preserve"> (</w:t>
      </w:r>
      <w:r w:rsidR="00F72240" w:rsidRPr="00F72240">
        <w:rPr>
          <w:rFonts w:cstheme="minorHAnsi"/>
        </w:rPr>
        <w:t xml:space="preserve">«Обработано </w:t>
      </w:r>
      <w:r w:rsidR="008B14D9">
        <w:rPr>
          <w:rFonts w:cstheme="minorHAnsi"/>
        </w:rPr>
        <w:t>ФУ</w:t>
      </w:r>
      <w:r w:rsidR="00F72240" w:rsidRPr="00F72240">
        <w:rPr>
          <w:rFonts w:cstheme="minorHAnsi"/>
        </w:rPr>
        <w:t>»</w:t>
      </w:r>
      <w:r w:rsidR="00966B72" w:rsidRPr="00966B72">
        <w:rPr>
          <w:rFonts w:cstheme="minorHAnsi"/>
        </w:rPr>
        <w:t>)</w:t>
      </w:r>
      <w:r w:rsidR="00F72240" w:rsidRPr="00F72240">
        <w:rPr>
          <w:rFonts w:cstheme="minorHAnsi"/>
        </w:rPr>
        <w:t xml:space="preserve"> и флаг </w:t>
      </w:r>
      <w:r w:rsidR="00F72240" w:rsidRPr="00013D14">
        <w:rPr>
          <w:rFonts w:cstheme="minorHAnsi"/>
        </w:rPr>
        <w:t>bAutoCreate</w:t>
      </w:r>
      <w:r w:rsidR="00F72240" w:rsidRPr="00F72240">
        <w:rPr>
          <w:rFonts w:cstheme="minorHAnsi"/>
        </w:rPr>
        <w:t xml:space="preserve"> не пусто у </w:t>
      </w:r>
      <w:r w:rsidR="00F72240" w:rsidRPr="00013D14">
        <w:rPr>
          <w:rFonts w:cstheme="minorHAnsi"/>
        </w:rPr>
        <w:t>Pm_OrderBankIn/Pm_OrderBankOut, то изменять можно поля, указанные в таблице редактируемыми.</w:t>
      </w:r>
    </w:p>
    <w:p w14:paraId="5E56A1E9" w14:textId="1D7E4737" w:rsidR="00F72240" w:rsidRPr="00A112D7" w:rsidRDefault="00A112D7" w:rsidP="00EF1B85">
      <w:pPr>
        <w:pStyle w:val="a6"/>
        <w:numPr>
          <w:ilvl w:val="0"/>
          <w:numId w:val="21"/>
        </w:numPr>
        <w:spacing w:after="0"/>
        <w:ind w:left="0" w:firstLine="284"/>
        <w:jc w:val="both"/>
        <w:rPr>
          <w:rFonts w:eastAsia="Times New Roman"/>
          <w:color w:val="000000"/>
        </w:rPr>
      </w:pPr>
      <w:r>
        <w:rPr>
          <w:iCs/>
        </w:rPr>
        <w:t>При работе пользователя</w:t>
      </w:r>
      <w:r w:rsidRPr="00A112D7">
        <w:rPr>
          <w:iCs/>
        </w:rPr>
        <w:t xml:space="preserve"> </w:t>
      </w:r>
      <w:r>
        <w:rPr>
          <w:iCs/>
          <w:lang w:val="en-US"/>
        </w:rPr>
        <w:t>c</w:t>
      </w:r>
      <w:r>
        <w:rPr>
          <w:iCs/>
        </w:rPr>
        <w:t xml:space="preserve">о строкой/строками </w:t>
      </w:r>
      <w:del w:id="480" w:author="Учетная запись Майкрософт" w:date="2025-08-18T08:42:00Z">
        <w:r w:rsidR="006F430A" w:rsidDel="001C38C7">
          <w:rPr>
            <w:iCs/>
          </w:rPr>
          <w:delText>основной таблицы</w:delText>
        </w:r>
      </w:del>
      <w:ins w:id="481" w:author="Учетная запись Майкрософт" w:date="2025-08-18T08:42:00Z">
        <w:r w:rsidR="001C38C7">
          <w:rPr>
            <w:iCs/>
          </w:rPr>
          <w:t>списка данных</w:t>
        </w:r>
      </w:ins>
      <w:r w:rsidR="006F430A">
        <w:rPr>
          <w:iCs/>
        </w:rPr>
        <w:t xml:space="preserve"> закладки «Документы выписки»</w:t>
      </w:r>
      <w:r>
        <w:rPr>
          <w:iCs/>
        </w:rPr>
        <w:t xml:space="preserve"> заблокировать от изменений выбранную строку/строки для другого пользователя. С одной строкой может работать только один пользователь до сохранения изменений им в интерфейсе. При попытке редактирования </w:t>
      </w:r>
      <w:r w:rsidR="006F430A">
        <w:rPr>
          <w:iCs/>
        </w:rPr>
        <w:t xml:space="preserve">другим пользователем этой строки/строк выдать сообщение: «Документ выписки № п/п </w:t>
      </w:r>
      <w:r w:rsidR="006F430A" w:rsidRPr="006F430A">
        <w:rPr>
          <w:iCs/>
        </w:rPr>
        <w:t>$</w:t>
      </w:r>
      <w:r w:rsidR="006F430A">
        <w:rPr>
          <w:iCs/>
        </w:rPr>
        <w:t xml:space="preserve">перечень </w:t>
      </w:r>
      <w:r w:rsidR="006F430A">
        <w:rPr>
          <w:iCs/>
          <w:lang w:val="en-US"/>
        </w:rPr>
        <w:t>nOrder</w:t>
      </w:r>
      <w:r w:rsidR="006F430A" w:rsidRPr="006F430A">
        <w:rPr>
          <w:iCs/>
        </w:rPr>
        <w:t xml:space="preserve"> </w:t>
      </w:r>
      <w:r w:rsidR="006F430A">
        <w:rPr>
          <w:iCs/>
        </w:rPr>
        <w:t>через запятую</w:t>
      </w:r>
      <w:r w:rsidR="006F430A" w:rsidRPr="006F430A">
        <w:rPr>
          <w:iCs/>
        </w:rPr>
        <w:t>$</w:t>
      </w:r>
      <w:r w:rsidR="006F430A">
        <w:rPr>
          <w:iCs/>
        </w:rPr>
        <w:t xml:space="preserve"> заблокирован </w:t>
      </w:r>
      <w:r w:rsidR="004A669B">
        <w:rPr>
          <w:iCs/>
        </w:rPr>
        <w:t xml:space="preserve">пользователем </w:t>
      </w:r>
      <w:r w:rsidR="006F430A" w:rsidRPr="006F430A">
        <w:rPr>
          <w:iCs/>
        </w:rPr>
        <w:t>$</w:t>
      </w:r>
      <w:r w:rsidR="004A669B">
        <w:rPr>
          <w:iCs/>
        </w:rPr>
        <w:t xml:space="preserve"> </w:t>
      </w:r>
      <w:r w:rsidR="004A669B">
        <w:rPr>
          <w:iCs/>
          <w:lang w:val="en-US"/>
        </w:rPr>
        <w:t>Btk</w:t>
      </w:r>
      <w:r w:rsidR="004A669B" w:rsidRPr="004A669B">
        <w:rPr>
          <w:iCs/>
        </w:rPr>
        <w:t>_</w:t>
      </w:r>
      <w:r w:rsidR="004A669B">
        <w:rPr>
          <w:iCs/>
          <w:lang w:val="en-US"/>
        </w:rPr>
        <w:t>User</w:t>
      </w:r>
      <w:r w:rsidR="004A669B" w:rsidRPr="004A669B">
        <w:rPr>
          <w:iCs/>
        </w:rPr>
        <w:t>.</w:t>
      </w:r>
      <w:r w:rsidR="004A669B">
        <w:rPr>
          <w:iCs/>
          <w:lang w:val="en-US"/>
        </w:rPr>
        <w:t>idPersonHL</w:t>
      </w:r>
      <w:r w:rsidR="004A669B" w:rsidRPr="004A669B">
        <w:rPr>
          <w:iCs/>
        </w:rPr>
        <w:t xml:space="preserve"> (</w:t>
      </w:r>
      <w:r w:rsidR="004A669B">
        <w:rPr>
          <w:iCs/>
          <w:lang w:val="en-US"/>
        </w:rPr>
        <w:t>Btk</w:t>
      </w:r>
      <w:r w:rsidR="004A669B" w:rsidRPr="004A669B">
        <w:rPr>
          <w:iCs/>
        </w:rPr>
        <w:t>_</w:t>
      </w:r>
      <w:r w:rsidR="004A669B">
        <w:rPr>
          <w:iCs/>
          <w:lang w:val="en-US"/>
        </w:rPr>
        <w:t>User</w:t>
      </w:r>
      <w:r w:rsidR="004A669B" w:rsidRPr="004A669B">
        <w:rPr>
          <w:iCs/>
        </w:rPr>
        <w:t>.</w:t>
      </w:r>
      <w:r w:rsidR="004A669B">
        <w:rPr>
          <w:iCs/>
          <w:lang w:val="en-US"/>
        </w:rPr>
        <w:t>sUserName</w:t>
      </w:r>
      <w:r w:rsidR="004A669B" w:rsidRPr="004A669B">
        <w:rPr>
          <w:iCs/>
        </w:rPr>
        <w:t xml:space="preserve">) </w:t>
      </w:r>
      <w:r w:rsidR="006F430A" w:rsidRPr="006F430A">
        <w:rPr>
          <w:iCs/>
        </w:rPr>
        <w:t>$</w:t>
      </w:r>
      <w:r w:rsidR="006F430A">
        <w:rPr>
          <w:iCs/>
        </w:rPr>
        <w:t xml:space="preserve">. Изменения внести невозможно.» </w:t>
      </w:r>
    </w:p>
    <w:p w14:paraId="5154B008" w14:textId="2AC75AA6" w:rsidR="003E53E2" w:rsidRDefault="003E53E2" w:rsidP="003C000E">
      <w:pPr>
        <w:pStyle w:val="a6"/>
        <w:spacing w:after="0" w:line="240" w:lineRule="auto"/>
        <w:ind w:left="360"/>
        <w:rPr>
          <w:rFonts w:cstheme="minorHAnsi"/>
        </w:rPr>
      </w:pPr>
    </w:p>
    <w:p w14:paraId="7B159C37" w14:textId="3F1ABBA2" w:rsidR="00137A9E" w:rsidRPr="00E76C20" w:rsidRDefault="00137A9E" w:rsidP="00AA4E4C">
      <w:pPr>
        <w:pStyle w:val="3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482" w:name="_Toc205374562"/>
      <w:r w:rsidRPr="002C0002">
        <w:rPr>
          <w:rFonts w:asciiTheme="minorHAnsi" w:hAnsiTheme="minorHAnsi" w:cstheme="minorHAnsi"/>
          <w:b/>
          <w:color w:val="auto"/>
          <w:sz w:val="22"/>
          <w:szCs w:val="22"/>
        </w:rPr>
        <w:t xml:space="preserve">3.2.2 Второй раздел закладки «Документы выписки» </w:t>
      </w:r>
      <w:r w:rsidR="00526CC2" w:rsidRPr="002C0002">
        <w:rPr>
          <w:rFonts w:asciiTheme="minorHAnsi" w:hAnsiTheme="minorHAnsi" w:cstheme="minorHAnsi"/>
          <w:b/>
          <w:color w:val="auto"/>
          <w:sz w:val="22"/>
          <w:szCs w:val="22"/>
        </w:rPr>
        <w:t>– ЧТЗ №</w:t>
      </w:r>
      <w:r w:rsidR="00526CC2" w:rsidRPr="002C0002">
        <w:rPr>
          <w:rFonts w:asciiTheme="minorHAnsi" w:hAnsiTheme="minorHAnsi" w:cstheme="minorHAnsi"/>
          <w:b/>
          <w:color w:val="auto"/>
          <w:sz w:val="22"/>
          <w:szCs w:val="22"/>
          <w:lang w:val="en-US"/>
        </w:rPr>
        <w:t>XXX</w:t>
      </w:r>
      <w:r w:rsidR="00526CC2" w:rsidRPr="002C0002">
        <w:rPr>
          <w:rFonts w:asciiTheme="minorHAnsi" w:hAnsiTheme="minorHAnsi" w:cstheme="minorHAnsi"/>
          <w:b/>
          <w:color w:val="auto"/>
          <w:sz w:val="22"/>
          <w:szCs w:val="22"/>
        </w:rPr>
        <w:t xml:space="preserve"> п.6.3.2.2.2</w:t>
      </w:r>
      <w:bookmarkEnd w:id="482"/>
      <w:r w:rsidR="00B97F05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</w:p>
    <w:p w14:paraId="51527BC4" w14:textId="0F396ADB" w:rsidR="00794305" w:rsidRPr="005B5637" w:rsidRDefault="00794305" w:rsidP="005B5637">
      <w:pPr>
        <w:pStyle w:val="a6"/>
        <w:spacing w:after="0"/>
        <w:ind w:left="0" w:firstLine="284"/>
        <w:jc w:val="both"/>
        <w:rPr>
          <w:iCs/>
        </w:rPr>
      </w:pPr>
      <w:r>
        <w:rPr>
          <w:iCs/>
        </w:rPr>
        <w:t xml:space="preserve">Второй раздел закладки «Документы выписки» расположен в нижней части экрана слева и становится доступным для просмотра при </w:t>
      </w:r>
      <w:r w:rsidR="00961687">
        <w:rPr>
          <w:iCs/>
        </w:rPr>
        <w:t xml:space="preserve">нажатии на кнопку «Детализация» на панели инструментов </w:t>
      </w:r>
      <w:r w:rsidR="00961687" w:rsidRPr="005B5637">
        <w:rPr>
          <w:iCs/>
        </w:rPr>
        <w:t>заголовочной части интерфейса или первого раздела закладки «Документы выписки»</w:t>
      </w:r>
      <w:r w:rsidRPr="005B5637">
        <w:rPr>
          <w:iCs/>
        </w:rPr>
        <w:t>.</w:t>
      </w:r>
    </w:p>
    <w:p w14:paraId="3FE01184" w14:textId="73A6684B" w:rsidR="00794305" w:rsidRPr="005B5637" w:rsidRDefault="00794305" w:rsidP="005B5637">
      <w:pPr>
        <w:spacing w:after="0"/>
        <w:ind w:firstLine="284"/>
        <w:contextualSpacing/>
      </w:pPr>
      <w:r w:rsidRPr="005B5637">
        <w:rPr>
          <w:iCs/>
        </w:rPr>
        <w:t>Во втором разделе содержится</w:t>
      </w:r>
      <w:r w:rsidR="005B5637" w:rsidRPr="005B5637">
        <w:rPr>
          <w:iCs/>
        </w:rPr>
        <w:t xml:space="preserve"> блок «Назначение платежа» с данными из класса </w:t>
      </w:r>
      <w:r w:rsidR="005B5637" w:rsidRPr="005B5637">
        <w:t>Pm_CBStatementDoc «Документ БВ».</w:t>
      </w:r>
      <w:r w:rsidRPr="005B5637">
        <w:t xml:space="preserve"> </w:t>
      </w:r>
    </w:p>
    <w:tbl>
      <w:tblPr>
        <w:tblW w:w="9374" w:type="dxa"/>
        <w:tblInd w:w="-5" w:type="dxa"/>
        <w:tblLook w:val="04A0" w:firstRow="1" w:lastRow="0" w:firstColumn="1" w:lastColumn="0" w:noHBand="0" w:noVBand="1"/>
      </w:tblPr>
      <w:tblGrid>
        <w:gridCol w:w="1986"/>
        <w:gridCol w:w="2263"/>
        <w:gridCol w:w="1287"/>
        <w:gridCol w:w="3838"/>
      </w:tblGrid>
      <w:tr w:rsidR="00961687" w:rsidRPr="00E00139" w14:paraId="6AAECA19" w14:textId="77777777" w:rsidTr="00BA67AA">
        <w:trPr>
          <w:trHeight w:val="576"/>
          <w:tblHeader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</w:tcPr>
          <w:p w14:paraId="49603B9D" w14:textId="45FB46E8" w:rsidR="00961687" w:rsidRPr="00E00139" w:rsidRDefault="00961687" w:rsidP="00E82264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Системное имя поля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hideMark/>
          </w:tcPr>
          <w:p w14:paraId="120CC79A" w14:textId="437DBA48" w:rsidR="00961687" w:rsidRPr="00E00139" w:rsidRDefault="00961687" w:rsidP="00E8226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Наименование поля</w:t>
            </w:r>
          </w:p>
        </w:tc>
        <w:tc>
          <w:tcPr>
            <w:tcW w:w="1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hideMark/>
          </w:tcPr>
          <w:p w14:paraId="0F521FD6" w14:textId="56111097" w:rsidR="00961687" w:rsidRPr="00BA67AA" w:rsidRDefault="00BA67AA" w:rsidP="00E82264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Тип данных</w:t>
            </w:r>
          </w:p>
        </w:tc>
        <w:tc>
          <w:tcPr>
            <w:tcW w:w="38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hideMark/>
          </w:tcPr>
          <w:p w14:paraId="5C9C13C1" w14:textId="792794B4" w:rsidR="00961687" w:rsidRPr="00E00139" w:rsidRDefault="00961687" w:rsidP="00E8226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E00139">
              <w:rPr>
                <w:rFonts w:eastAsia="Times New Roman"/>
                <w:color w:val="000000"/>
                <w:sz w:val="20"/>
                <w:szCs w:val="20"/>
              </w:rPr>
              <w:t>Описание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(Источник данных)</w:t>
            </w:r>
          </w:p>
        </w:tc>
      </w:tr>
      <w:tr w:rsidR="00961687" w:rsidRPr="00E00139" w14:paraId="0B6CF085" w14:textId="77777777" w:rsidTr="00BA67AA">
        <w:trPr>
          <w:trHeight w:val="288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E3AE4" w14:textId="23B0EA40" w:rsidR="00961687" w:rsidRPr="00BA67AA" w:rsidRDefault="00BA67AA" w:rsidP="00E82264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sDescription</w:t>
            </w:r>
          </w:p>
        </w:tc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8C0C01" w14:textId="0BDBDF9D" w:rsidR="00961687" w:rsidRPr="00555150" w:rsidRDefault="00961687" w:rsidP="00E82264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Назначение платежа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B563EB" w14:textId="24D8E622" w:rsidR="00961687" w:rsidRPr="00555150" w:rsidRDefault="00961687" w:rsidP="00E82264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9A4A57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38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71B3D" w14:textId="0AA241F8" w:rsidR="00961687" w:rsidRPr="00BA67AA" w:rsidRDefault="00BA67AA" w:rsidP="00E82264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BA67AA">
              <w:rPr>
                <w:sz w:val="20"/>
                <w:szCs w:val="20"/>
              </w:rPr>
              <w:t>Pm_CBStatementDoc</w:t>
            </w:r>
            <w:r w:rsidRPr="00BA67AA">
              <w:rPr>
                <w:sz w:val="20"/>
                <w:szCs w:val="20"/>
                <w:lang w:val="en-US"/>
              </w:rPr>
              <w:t>.</w:t>
            </w:r>
            <w:r w:rsidRPr="00BA67AA">
              <w:rPr>
                <w:rFonts w:eastAsia="Times New Roman"/>
                <w:color w:val="000000"/>
                <w:sz w:val="20"/>
                <w:szCs w:val="20"/>
                <w:lang w:val="en-US"/>
              </w:rPr>
              <w:t>sDescription</w:t>
            </w:r>
          </w:p>
        </w:tc>
      </w:tr>
    </w:tbl>
    <w:p w14:paraId="6D53CD5E" w14:textId="2940098D" w:rsidR="00794305" w:rsidRDefault="00794305" w:rsidP="00794305">
      <w:pPr>
        <w:pStyle w:val="a6"/>
        <w:ind w:left="0" w:firstLine="284"/>
        <w:jc w:val="both"/>
        <w:rPr>
          <w:iCs/>
        </w:rPr>
      </w:pPr>
      <w:r>
        <w:rPr>
          <w:iCs/>
        </w:rPr>
        <w:t>Данные в этом разделе доступны только для просмотра.</w:t>
      </w:r>
    </w:p>
    <w:p w14:paraId="4C4D7A01" w14:textId="77777777" w:rsidR="00137A9E" w:rsidRDefault="00137A9E" w:rsidP="003C000E">
      <w:pPr>
        <w:pStyle w:val="a6"/>
        <w:spacing w:after="0" w:line="240" w:lineRule="auto"/>
        <w:ind w:left="360"/>
        <w:rPr>
          <w:rFonts w:cstheme="minorHAnsi"/>
        </w:rPr>
      </w:pPr>
    </w:p>
    <w:p w14:paraId="38F206B6" w14:textId="226D6094" w:rsidR="00B46B56" w:rsidRPr="00E76C20" w:rsidRDefault="00137A9E" w:rsidP="00AA4E4C">
      <w:pPr>
        <w:pStyle w:val="3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483" w:name="_Toc205374563"/>
      <w:r w:rsidRPr="00D502B5">
        <w:rPr>
          <w:rFonts w:asciiTheme="minorHAnsi" w:hAnsiTheme="minorHAnsi" w:cstheme="minorHAnsi"/>
          <w:b/>
          <w:color w:val="auto"/>
          <w:sz w:val="22"/>
          <w:szCs w:val="22"/>
        </w:rPr>
        <w:t>3.2.3 Третий раздел</w:t>
      </w:r>
      <w:r w:rsidR="003D0278" w:rsidRPr="00D502B5">
        <w:rPr>
          <w:rFonts w:asciiTheme="minorHAnsi" w:hAnsiTheme="minorHAnsi" w:cstheme="minorHAnsi"/>
          <w:b/>
          <w:color w:val="auto"/>
          <w:sz w:val="22"/>
          <w:szCs w:val="22"/>
        </w:rPr>
        <w:t xml:space="preserve"> закладк</w:t>
      </w:r>
      <w:r w:rsidRPr="00D502B5">
        <w:rPr>
          <w:rFonts w:asciiTheme="minorHAnsi" w:hAnsiTheme="minorHAnsi" w:cstheme="minorHAnsi"/>
          <w:b/>
          <w:color w:val="auto"/>
          <w:sz w:val="22"/>
          <w:szCs w:val="22"/>
        </w:rPr>
        <w:t>и</w:t>
      </w:r>
      <w:r w:rsidR="003D0278" w:rsidRPr="00D502B5">
        <w:rPr>
          <w:rFonts w:asciiTheme="minorHAnsi" w:hAnsiTheme="minorHAnsi" w:cstheme="minorHAnsi"/>
          <w:b/>
          <w:color w:val="auto"/>
          <w:sz w:val="22"/>
          <w:szCs w:val="22"/>
        </w:rPr>
        <w:t xml:space="preserve"> «Документы выписки»</w:t>
      </w:r>
      <w:r w:rsidR="00526CC2" w:rsidRPr="00D502B5">
        <w:rPr>
          <w:rFonts w:asciiTheme="minorHAnsi" w:hAnsiTheme="minorHAnsi" w:cstheme="minorHAnsi"/>
          <w:b/>
          <w:color w:val="auto"/>
          <w:sz w:val="22"/>
          <w:szCs w:val="22"/>
        </w:rPr>
        <w:t xml:space="preserve"> – ЧТЗ №</w:t>
      </w:r>
      <w:r w:rsidR="00526CC2" w:rsidRPr="00D502B5">
        <w:rPr>
          <w:rFonts w:asciiTheme="minorHAnsi" w:hAnsiTheme="minorHAnsi" w:cstheme="minorHAnsi"/>
          <w:b/>
          <w:color w:val="auto"/>
          <w:sz w:val="22"/>
          <w:szCs w:val="22"/>
          <w:lang w:val="en-US"/>
        </w:rPr>
        <w:t>XXX</w:t>
      </w:r>
      <w:r w:rsidR="00526CC2" w:rsidRPr="00D502B5">
        <w:rPr>
          <w:rFonts w:asciiTheme="minorHAnsi" w:hAnsiTheme="minorHAnsi" w:cstheme="minorHAnsi"/>
          <w:b/>
          <w:color w:val="auto"/>
          <w:sz w:val="22"/>
          <w:szCs w:val="22"/>
        </w:rPr>
        <w:t xml:space="preserve"> п.6.3.2.2.3</w:t>
      </w:r>
      <w:bookmarkEnd w:id="483"/>
      <w:r w:rsidR="00B97F05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</w:p>
    <w:p w14:paraId="6ECC9547" w14:textId="01867B10" w:rsidR="00997EF2" w:rsidRDefault="00BD5E18" w:rsidP="005A69DB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 xml:space="preserve">Третий раздел закладки «Документы выписки» содержит закладку </w:t>
      </w:r>
      <w:r w:rsidR="00842DB6">
        <w:rPr>
          <w:rFonts w:cstheme="minorHAnsi"/>
        </w:rPr>
        <w:t>«Распределение</w:t>
      </w:r>
      <w:r>
        <w:rPr>
          <w:rFonts w:cstheme="minorHAnsi"/>
        </w:rPr>
        <w:t xml:space="preserve"> по СП</w:t>
      </w:r>
      <w:r w:rsidR="00842DB6">
        <w:rPr>
          <w:rFonts w:cstheme="minorHAnsi"/>
        </w:rPr>
        <w:t>»</w:t>
      </w:r>
      <w:r>
        <w:rPr>
          <w:rFonts w:cstheme="minorHAnsi"/>
        </w:rPr>
        <w:t xml:space="preserve"> с заголовочной частью,</w:t>
      </w:r>
      <w:r w:rsidR="00842DB6">
        <w:rPr>
          <w:rFonts w:cstheme="minorHAnsi"/>
        </w:rPr>
        <w:t xml:space="preserve"> панель</w:t>
      </w:r>
      <w:r>
        <w:rPr>
          <w:rFonts w:cstheme="minorHAnsi"/>
        </w:rPr>
        <w:t>ю</w:t>
      </w:r>
      <w:r w:rsidR="00842DB6">
        <w:rPr>
          <w:rFonts w:cstheme="minorHAnsi"/>
        </w:rPr>
        <w:t xml:space="preserve"> инструментов с операциями и </w:t>
      </w:r>
      <w:ins w:id="484" w:author="Учетная запись Майкрософт" w:date="2025-08-18T08:42:00Z">
        <w:r w:rsidR="001C38C7" w:rsidRPr="00D23607">
          <w:rPr>
            <w:rFonts w:cstheme="minorHAnsi"/>
          </w:rPr>
          <w:t>данны</w:t>
        </w:r>
        <w:r w:rsidR="001C38C7">
          <w:rPr>
            <w:rFonts w:cstheme="minorHAnsi"/>
          </w:rPr>
          <w:t>ми</w:t>
        </w:r>
        <w:r w:rsidR="001C38C7" w:rsidRPr="00D23607">
          <w:rPr>
            <w:rFonts w:cstheme="minorHAnsi"/>
          </w:rPr>
          <w:t xml:space="preserve"> выборок из классов </w:t>
        </w:r>
        <w:r w:rsidR="001C38C7">
          <w:rPr>
            <w:rFonts w:cstheme="minorHAnsi"/>
          </w:rPr>
          <w:t>с</w:t>
        </w:r>
        <w:r w:rsidR="001C38C7" w:rsidRPr="00D23607">
          <w:rPr>
            <w:rFonts w:cstheme="minorHAnsi"/>
          </w:rPr>
          <w:t xml:space="preserve"> отображени</w:t>
        </w:r>
        <w:r w:rsidR="001C38C7">
          <w:rPr>
            <w:rFonts w:cstheme="minorHAnsi"/>
          </w:rPr>
          <w:t>ем</w:t>
        </w:r>
        <w:r w:rsidR="001C38C7" w:rsidRPr="00D23607">
          <w:rPr>
            <w:rFonts w:cstheme="minorHAnsi"/>
          </w:rPr>
          <w:t xml:space="preserve"> </w:t>
        </w:r>
        <w:r w:rsidR="001C38C7">
          <w:rPr>
            <w:rFonts w:cstheme="minorHAnsi"/>
          </w:rPr>
          <w:t xml:space="preserve">в </w:t>
        </w:r>
        <w:r w:rsidR="001C38C7" w:rsidRPr="00D23607">
          <w:rPr>
            <w:rFonts w:cstheme="minorHAnsi"/>
          </w:rPr>
          <w:t>списк</w:t>
        </w:r>
        <w:r w:rsidR="001C38C7">
          <w:rPr>
            <w:rFonts w:cstheme="minorHAnsi"/>
          </w:rPr>
          <w:t>е</w:t>
        </w:r>
        <w:r w:rsidR="001C38C7" w:rsidDel="001C38C7">
          <w:rPr>
            <w:rFonts w:cstheme="minorHAnsi"/>
          </w:rPr>
          <w:t xml:space="preserve"> </w:t>
        </w:r>
      </w:ins>
      <w:del w:id="485" w:author="Учетная запись Майкрософт" w:date="2025-08-18T08:42:00Z">
        <w:r w:rsidR="00AA0687" w:rsidDel="001C38C7">
          <w:rPr>
            <w:rFonts w:cstheme="minorHAnsi"/>
          </w:rPr>
          <w:delText>основн</w:delText>
        </w:r>
        <w:r w:rsidDel="001C38C7">
          <w:rPr>
            <w:rFonts w:cstheme="minorHAnsi"/>
          </w:rPr>
          <w:delText>ой таблицей</w:delText>
        </w:r>
        <w:r w:rsidR="00997EF2" w:rsidDel="001C38C7">
          <w:rPr>
            <w:rFonts w:cstheme="minorHAnsi"/>
          </w:rPr>
          <w:delText xml:space="preserve"> </w:delText>
        </w:r>
      </w:del>
      <w:r w:rsidR="00997EF2">
        <w:rPr>
          <w:rFonts w:cstheme="minorHAnsi"/>
        </w:rPr>
        <w:t xml:space="preserve">и является </w:t>
      </w:r>
      <w:proofErr w:type="gramStart"/>
      <w:r w:rsidR="00997EF2">
        <w:rPr>
          <w:rFonts w:cstheme="minorHAnsi"/>
        </w:rPr>
        <w:t xml:space="preserve">детализацией </w:t>
      </w:r>
      <w:del w:id="486" w:author="Учетная запись Майкрософт" w:date="2025-08-18T08:42:00Z">
        <w:r w:rsidR="00997EF2" w:rsidDel="001C38C7">
          <w:rPr>
            <w:rFonts w:cstheme="minorHAnsi"/>
          </w:rPr>
          <w:delText>к основной таблице</w:delText>
        </w:r>
      </w:del>
      <w:ins w:id="487" w:author="Учетная запись Майкрософт" w:date="2025-08-18T08:50:00Z">
        <w:r w:rsidR="00067853">
          <w:rPr>
            <w:rFonts w:cstheme="minorHAnsi"/>
          </w:rPr>
          <w:t xml:space="preserve"> к</w:t>
        </w:r>
        <w:proofErr w:type="gramEnd"/>
        <w:r w:rsidR="00067853">
          <w:rPr>
            <w:rFonts w:cstheme="minorHAnsi"/>
          </w:rPr>
          <w:t xml:space="preserve"> </w:t>
        </w:r>
      </w:ins>
      <w:ins w:id="488" w:author="Учетная запись Майкрософт" w:date="2025-08-18T08:42:00Z">
        <w:r w:rsidR="001C38C7">
          <w:rPr>
            <w:rFonts w:cstheme="minorHAnsi"/>
          </w:rPr>
          <w:t>списку данны</w:t>
        </w:r>
      </w:ins>
      <w:ins w:id="489" w:author="Учетная запись Майкрософт" w:date="2025-08-18T08:50:00Z">
        <w:r w:rsidR="00067853">
          <w:rPr>
            <w:rFonts w:cstheme="minorHAnsi"/>
          </w:rPr>
          <w:t>х</w:t>
        </w:r>
      </w:ins>
      <w:r w:rsidR="00997EF2">
        <w:rPr>
          <w:rFonts w:cstheme="minorHAnsi"/>
        </w:rPr>
        <w:t xml:space="preserve"> первого раздела закладки «Документы выписки». По умолчанию скрыта. </w:t>
      </w:r>
    </w:p>
    <w:p w14:paraId="4B83054C" w14:textId="46195F8E" w:rsidR="00E17D97" w:rsidRDefault="00997EF2" w:rsidP="005A69DB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>Закладка «Распределение по СП» п</w:t>
      </w:r>
      <w:r w:rsidR="00842DB6">
        <w:rPr>
          <w:rFonts w:cstheme="minorHAnsi"/>
        </w:rPr>
        <w:t xml:space="preserve">редназначена для работы специалистом </w:t>
      </w:r>
      <w:r w:rsidR="008B14D9">
        <w:rPr>
          <w:rFonts w:cstheme="minorHAnsi"/>
        </w:rPr>
        <w:t>ФУ</w:t>
      </w:r>
      <w:r>
        <w:rPr>
          <w:rFonts w:cstheme="minorHAnsi"/>
        </w:rPr>
        <w:t xml:space="preserve"> </w:t>
      </w:r>
      <w:r w:rsidR="00842DB6">
        <w:rPr>
          <w:rFonts w:cstheme="minorHAnsi"/>
        </w:rPr>
        <w:t>со списком аналитик из позиций платежного документа, связанного с документом выписки.</w:t>
      </w:r>
      <w:r w:rsidR="00246D7C">
        <w:rPr>
          <w:rFonts w:cstheme="minorHAnsi"/>
        </w:rPr>
        <w:t xml:space="preserve"> </w:t>
      </w:r>
    </w:p>
    <w:p w14:paraId="7C6F0E4C" w14:textId="0E45A6B6" w:rsidR="001A4BC2" w:rsidRPr="001A4BC2" w:rsidRDefault="00A724DD" w:rsidP="005A69DB">
      <w:pPr>
        <w:pStyle w:val="a6"/>
        <w:spacing w:after="0"/>
        <w:ind w:left="0" w:firstLine="284"/>
        <w:rPr>
          <w:rFonts w:cstheme="minorHAnsi"/>
          <w:u w:val="single"/>
        </w:rPr>
      </w:pPr>
      <w:r>
        <w:rPr>
          <w:rFonts w:cstheme="minorHAnsi"/>
        </w:rPr>
        <w:t>1.</w:t>
      </w:r>
      <w:r w:rsidR="00842DB6">
        <w:rPr>
          <w:rFonts w:cstheme="minorHAnsi"/>
        </w:rPr>
        <w:t xml:space="preserve"> </w:t>
      </w:r>
      <w:r w:rsidR="001A4BC2" w:rsidRPr="009F0A04">
        <w:rPr>
          <w:rFonts w:cstheme="minorHAnsi"/>
        </w:rPr>
        <w:t>Панель инструментов</w:t>
      </w:r>
      <w:r w:rsidR="001A4BC2">
        <w:rPr>
          <w:rFonts w:cstheme="minorHAnsi"/>
          <w:u w:val="single"/>
        </w:rPr>
        <w:t xml:space="preserve"> </w:t>
      </w:r>
      <w:r w:rsidR="001A4BC2">
        <w:rPr>
          <w:rFonts w:cstheme="minorHAnsi"/>
        </w:rPr>
        <w:t>закладки «Распределение</w:t>
      </w:r>
      <w:r>
        <w:rPr>
          <w:rFonts w:cstheme="minorHAnsi"/>
        </w:rPr>
        <w:t xml:space="preserve"> по СП</w:t>
      </w:r>
      <w:r w:rsidR="001A4BC2">
        <w:rPr>
          <w:rFonts w:cstheme="minorHAnsi"/>
        </w:rPr>
        <w:t xml:space="preserve">» расположена </w:t>
      </w:r>
      <w:r>
        <w:rPr>
          <w:rFonts w:cstheme="minorHAnsi"/>
        </w:rPr>
        <w:t xml:space="preserve">слева от </w:t>
      </w:r>
      <w:del w:id="490" w:author="Учетная запись Майкрософт" w:date="2025-08-18T08:43:00Z">
        <w:r w:rsidDel="001C38C7">
          <w:rPr>
            <w:rFonts w:cstheme="minorHAnsi"/>
          </w:rPr>
          <w:delText>основной таблицы</w:delText>
        </w:r>
      </w:del>
      <w:ins w:id="491" w:author="Учетная запись Майкрософт" w:date="2025-08-18T08:43:00Z">
        <w:r w:rsidR="00067853">
          <w:rPr>
            <w:rFonts w:cstheme="minorHAnsi"/>
          </w:rPr>
          <w:t xml:space="preserve">списка </w:t>
        </w:r>
        <w:r w:rsidR="001C38C7">
          <w:rPr>
            <w:rFonts w:cstheme="minorHAnsi"/>
          </w:rPr>
          <w:t>данны</w:t>
        </w:r>
      </w:ins>
      <w:ins w:id="492" w:author="Учетная запись Майкрософт" w:date="2025-08-18T08:51:00Z">
        <w:r w:rsidR="00067853">
          <w:rPr>
            <w:rFonts w:cstheme="minorHAnsi"/>
          </w:rPr>
          <w:t>х</w:t>
        </w:r>
      </w:ins>
      <w:r>
        <w:rPr>
          <w:rFonts w:cstheme="minorHAnsi"/>
        </w:rPr>
        <w:t xml:space="preserve"> и содержит следующие операции</w:t>
      </w:r>
      <w:r w:rsidR="001A4BC2">
        <w:rPr>
          <w:rFonts w:cstheme="minorHAnsi"/>
        </w:rPr>
        <w:t xml:space="preserve"> в порядке, указанном сверху вниз:</w:t>
      </w:r>
    </w:p>
    <w:p w14:paraId="4B8463B5" w14:textId="77777777" w:rsidR="001A4BC2" w:rsidRPr="00C86E63" w:rsidRDefault="001A4BC2" w:rsidP="00EF1B85">
      <w:pPr>
        <w:pStyle w:val="a6"/>
        <w:numPr>
          <w:ilvl w:val="0"/>
          <w:numId w:val="2"/>
        </w:numPr>
        <w:spacing w:after="0"/>
        <w:ind w:left="0" w:firstLine="284"/>
        <w:rPr>
          <w:rFonts w:cstheme="minorHAnsi"/>
        </w:rPr>
      </w:pPr>
      <w:r w:rsidRPr="00C86E63">
        <w:rPr>
          <w:rFonts w:cstheme="minorHAnsi"/>
        </w:rPr>
        <w:t xml:space="preserve">Обновить – </w:t>
      </w:r>
      <w:r w:rsidR="008F63F0" w:rsidRPr="00C86E63">
        <w:rPr>
          <w:rFonts w:cstheme="minorHAnsi"/>
        </w:rPr>
        <w:t xml:space="preserve">запускает обновление данных в списке выборки. Операция </w:t>
      </w:r>
      <w:r w:rsidR="008F63F0" w:rsidRPr="00C86E63">
        <w:rPr>
          <w:rFonts w:cstheme="minorHAnsi"/>
          <w:lang w:val="en-US"/>
        </w:rPr>
        <w:t>refresh</w:t>
      </w:r>
      <w:r w:rsidR="008F63F0" w:rsidRPr="00C86E63">
        <w:rPr>
          <w:rFonts w:cstheme="minorHAnsi"/>
        </w:rPr>
        <w:t>,</w:t>
      </w:r>
      <w:r w:rsidR="008F63F0" w:rsidRPr="00C86E63">
        <w:rPr>
          <w:rFonts w:cstheme="minorHAnsi"/>
          <w:b/>
        </w:rPr>
        <w:t xml:space="preserve"> </w:t>
      </w:r>
      <w:r w:rsidR="008F63F0" w:rsidRPr="00C86E63">
        <w:rPr>
          <w:rFonts w:cstheme="minorHAnsi"/>
          <w:lang w:val="en-US"/>
        </w:rPr>
        <w:t>nImage</w:t>
      </w:r>
      <w:r w:rsidR="008F63F0" w:rsidRPr="00C86E63">
        <w:rPr>
          <w:rFonts w:cstheme="minorHAnsi"/>
        </w:rPr>
        <w:t xml:space="preserve"> = 0.</w:t>
      </w:r>
    </w:p>
    <w:p w14:paraId="30F1F863" w14:textId="7727238D" w:rsidR="001A4BC2" w:rsidRPr="005A69DB" w:rsidRDefault="001A4BC2" w:rsidP="00EF1B85">
      <w:pPr>
        <w:pStyle w:val="a6"/>
        <w:numPr>
          <w:ilvl w:val="0"/>
          <w:numId w:val="2"/>
        </w:numPr>
        <w:spacing w:after="0"/>
        <w:ind w:left="0" w:firstLine="284"/>
        <w:rPr>
          <w:rFonts w:cstheme="minorHAnsi"/>
        </w:rPr>
      </w:pPr>
      <w:r w:rsidRPr="00780EF1">
        <w:rPr>
          <w:rFonts w:cstheme="minorHAnsi"/>
        </w:rPr>
        <w:t xml:space="preserve">Создать – </w:t>
      </w:r>
      <w:r w:rsidR="00056264" w:rsidRPr="00780EF1">
        <w:rPr>
          <w:rFonts w:cstheme="minorHAnsi"/>
        </w:rPr>
        <w:t xml:space="preserve">добавляет строку для работы со списком. Операция </w:t>
      </w:r>
      <w:r w:rsidR="00056264" w:rsidRPr="00780EF1">
        <w:rPr>
          <w:rFonts w:cstheme="minorHAnsi"/>
          <w:lang w:val="en-US"/>
        </w:rPr>
        <w:t>insert</w:t>
      </w:r>
      <w:r w:rsidR="00056264" w:rsidRPr="00780EF1">
        <w:rPr>
          <w:rFonts w:cstheme="minorHAnsi"/>
        </w:rPr>
        <w:t>,</w:t>
      </w:r>
      <w:r w:rsidR="00056264" w:rsidRPr="00780EF1">
        <w:rPr>
          <w:rFonts w:cstheme="minorHAnsi"/>
          <w:lang w:val="en-US"/>
        </w:rPr>
        <w:t xml:space="preserve"> nImage = 5.</w:t>
      </w:r>
    </w:p>
    <w:p w14:paraId="338BE0AB" w14:textId="1118BA1B" w:rsidR="005A69DB" w:rsidRPr="005A69DB" w:rsidRDefault="005A69DB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780EF1">
        <w:rPr>
          <w:rFonts w:asciiTheme="minorHAnsi" w:hAnsiTheme="minorHAnsi" w:cstheme="minorHAnsi"/>
          <w:sz w:val="22"/>
          <w:szCs w:val="22"/>
        </w:rPr>
        <w:t xml:space="preserve">Копировать – копирует </w:t>
      </w:r>
      <w:r>
        <w:rPr>
          <w:rFonts w:asciiTheme="minorHAnsi" w:hAnsiTheme="minorHAnsi" w:cstheme="minorHAnsi"/>
          <w:sz w:val="22"/>
          <w:szCs w:val="22"/>
        </w:rPr>
        <w:t xml:space="preserve">данные </w:t>
      </w:r>
      <w:r w:rsidRPr="00780EF1">
        <w:rPr>
          <w:rFonts w:asciiTheme="minorHAnsi" w:hAnsiTheme="minorHAnsi" w:cstheme="minorHAnsi"/>
          <w:sz w:val="22"/>
          <w:szCs w:val="22"/>
        </w:rPr>
        <w:t>в строке, выделенной в списке, в новую строку</w:t>
      </w:r>
      <w:r>
        <w:rPr>
          <w:rFonts w:asciiTheme="minorHAnsi" w:hAnsiTheme="minorHAnsi" w:cstheme="minorHAnsi"/>
          <w:sz w:val="22"/>
          <w:szCs w:val="22"/>
        </w:rPr>
        <w:t xml:space="preserve">. Операция </w:t>
      </w:r>
      <w:r>
        <w:rPr>
          <w:rFonts w:asciiTheme="minorHAnsi" w:hAnsiTheme="minorHAnsi" w:cstheme="minorHAnsi"/>
          <w:sz w:val="22"/>
          <w:szCs w:val="22"/>
          <w:lang w:val="en-US"/>
        </w:rPr>
        <w:t>CopyObject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780EF1">
        <w:rPr>
          <w:rFonts w:asciiTheme="minorHAnsi" w:hAnsiTheme="minorHAnsi" w:cstheme="minorHAnsi"/>
          <w:sz w:val="22"/>
          <w:szCs w:val="22"/>
          <w:lang w:val="en-US"/>
        </w:rPr>
        <w:t>nImage</w:t>
      </w:r>
      <w:r>
        <w:rPr>
          <w:rFonts w:asciiTheme="minorHAnsi" w:hAnsiTheme="minorHAnsi" w:cstheme="minorHAnsi"/>
          <w:sz w:val="22"/>
          <w:szCs w:val="22"/>
        </w:rPr>
        <w:t xml:space="preserve"> = 33</w:t>
      </w:r>
      <w:r w:rsidRPr="00780EF1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4DD2BB71" w14:textId="77777777" w:rsidR="001A4BC2" w:rsidRPr="00780EF1" w:rsidRDefault="001A4BC2" w:rsidP="00EF1B85">
      <w:pPr>
        <w:pStyle w:val="a6"/>
        <w:numPr>
          <w:ilvl w:val="0"/>
          <w:numId w:val="2"/>
        </w:numPr>
        <w:spacing w:after="0"/>
        <w:ind w:left="0" w:firstLine="284"/>
        <w:rPr>
          <w:rFonts w:cstheme="minorHAnsi"/>
        </w:rPr>
      </w:pPr>
      <w:r w:rsidRPr="00780EF1">
        <w:rPr>
          <w:rFonts w:cstheme="minorHAnsi"/>
        </w:rPr>
        <w:t xml:space="preserve">Удалить – </w:t>
      </w:r>
      <w:r w:rsidR="00056264" w:rsidRPr="00780EF1">
        <w:rPr>
          <w:rFonts w:cstheme="minorHAnsi"/>
        </w:rPr>
        <w:t>удаляет строку для работы из списка.</w:t>
      </w:r>
      <w:r w:rsidR="0017405A" w:rsidRPr="00780EF1">
        <w:rPr>
          <w:rFonts w:cstheme="minorHAnsi"/>
        </w:rPr>
        <w:t xml:space="preserve"> Операция </w:t>
      </w:r>
      <w:r w:rsidR="0017405A" w:rsidRPr="00780EF1">
        <w:rPr>
          <w:rFonts w:cstheme="minorHAnsi"/>
          <w:lang w:val="en-US"/>
        </w:rPr>
        <w:t>insert</w:t>
      </w:r>
      <w:r w:rsidR="0017405A" w:rsidRPr="00780EF1">
        <w:rPr>
          <w:rFonts w:cstheme="minorHAnsi"/>
        </w:rPr>
        <w:t>,</w:t>
      </w:r>
      <w:r w:rsidR="0017405A" w:rsidRPr="005A69DB">
        <w:rPr>
          <w:rFonts w:cstheme="minorHAnsi"/>
        </w:rPr>
        <w:t xml:space="preserve"> </w:t>
      </w:r>
      <w:r w:rsidR="0017405A" w:rsidRPr="00780EF1">
        <w:rPr>
          <w:rFonts w:cstheme="minorHAnsi"/>
          <w:lang w:val="en-US"/>
        </w:rPr>
        <w:t>delete</w:t>
      </w:r>
      <w:r w:rsidR="0017405A" w:rsidRPr="005A69DB">
        <w:rPr>
          <w:rFonts w:cstheme="minorHAnsi"/>
        </w:rPr>
        <w:t xml:space="preserve"> = 2.</w:t>
      </w:r>
    </w:p>
    <w:p w14:paraId="3DFE612B" w14:textId="419F3839" w:rsidR="004C4B96" w:rsidRDefault="005A69DB" w:rsidP="00EF1B85">
      <w:pPr>
        <w:pStyle w:val="a8"/>
        <w:numPr>
          <w:ilvl w:val="0"/>
          <w:numId w:val="5"/>
        </w:numPr>
        <w:spacing w:before="0" w:beforeAutospacing="0" w:after="0" w:afterAutospacing="0"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9C2AE2">
        <w:rPr>
          <w:rFonts w:asciiTheme="minorHAnsi" w:hAnsiTheme="minorHAnsi" w:cstheme="minorHAnsi"/>
          <w:sz w:val="22"/>
          <w:szCs w:val="22"/>
        </w:rPr>
        <w:lastRenderedPageBreak/>
        <w:t>Открыть документ</w:t>
      </w:r>
      <w:r w:rsidR="001A4BC2" w:rsidRPr="009C2AE2">
        <w:rPr>
          <w:rFonts w:asciiTheme="minorHAnsi" w:hAnsiTheme="minorHAnsi" w:cstheme="minorHAnsi"/>
          <w:sz w:val="22"/>
          <w:szCs w:val="22"/>
        </w:rPr>
        <w:t xml:space="preserve"> – </w:t>
      </w:r>
      <w:r w:rsidR="00C86E63" w:rsidRPr="009C2AE2">
        <w:rPr>
          <w:rFonts w:asciiTheme="minorHAnsi" w:hAnsiTheme="minorHAnsi" w:cstheme="minorHAnsi"/>
          <w:sz w:val="22"/>
          <w:szCs w:val="22"/>
        </w:rPr>
        <w:t>открывает</w:t>
      </w:r>
      <w:r w:rsidR="002515D8" w:rsidRPr="009C2AE2">
        <w:rPr>
          <w:rFonts w:asciiTheme="minorHAnsi" w:hAnsiTheme="minorHAnsi" w:cstheme="minorHAnsi"/>
          <w:sz w:val="22"/>
          <w:szCs w:val="22"/>
        </w:rPr>
        <w:t xml:space="preserve"> на просмотр</w:t>
      </w:r>
      <w:r w:rsidR="00C86E63" w:rsidRPr="009C2AE2">
        <w:rPr>
          <w:rFonts w:asciiTheme="minorHAnsi" w:hAnsiTheme="minorHAnsi" w:cstheme="minorHAnsi"/>
          <w:sz w:val="22"/>
          <w:szCs w:val="22"/>
        </w:rPr>
        <w:t xml:space="preserve"> </w:t>
      </w:r>
      <w:r w:rsidR="00F4096C">
        <w:rPr>
          <w:rFonts w:asciiTheme="minorHAnsi" w:hAnsiTheme="minorHAnsi" w:cstheme="minorHAnsi"/>
          <w:sz w:val="22"/>
          <w:szCs w:val="22"/>
        </w:rPr>
        <w:t xml:space="preserve">карточку </w:t>
      </w:r>
      <w:r w:rsidR="00C86E63" w:rsidRPr="009C2AE2">
        <w:rPr>
          <w:rFonts w:asciiTheme="minorHAnsi" w:hAnsiTheme="minorHAnsi" w:cstheme="minorHAnsi"/>
          <w:sz w:val="22"/>
          <w:szCs w:val="22"/>
        </w:rPr>
        <w:t>ЗнП</w:t>
      </w:r>
      <w:r w:rsidR="007F0240" w:rsidRPr="009C2AE2">
        <w:rPr>
          <w:rFonts w:asciiTheme="minorHAnsi" w:hAnsiTheme="minorHAnsi" w:cstheme="minorHAnsi"/>
          <w:sz w:val="22"/>
          <w:szCs w:val="22"/>
        </w:rPr>
        <w:t xml:space="preserve"> (экземпляр класса </w:t>
      </w:r>
      <w:r w:rsidR="007F0240" w:rsidRPr="009C2AE2">
        <w:rPr>
          <w:rFonts w:asciiTheme="minorHAnsi" w:hAnsiTheme="minorHAnsi" w:cstheme="minorHAnsi"/>
          <w:color w:val="000000"/>
          <w:sz w:val="22"/>
          <w:szCs w:val="22"/>
        </w:rPr>
        <w:t>Pm_PayRequest</w:t>
      </w:r>
      <w:r w:rsidR="007F0240" w:rsidRPr="009C2AE2">
        <w:rPr>
          <w:rFonts w:asciiTheme="minorHAnsi" w:hAnsiTheme="minorHAnsi" w:cstheme="minorHAnsi"/>
          <w:sz w:val="22"/>
          <w:szCs w:val="22"/>
        </w:rPr>
        <w:t>)</w:t>
      </w:r>
      <w:r w:rsidR="000B2D57" w:rsidRPr="009C2AE2">
        <w:rPr>
          <w:rFonts w:asciiTheme="minorHAnsi" w:hAnsiTheme="minorHAnsi" w:cstheme="minorHAnsi"/>
          <w:sz w:val="22"/>
          <w:szCs w:val="22"/>
        </w:rPr>
        <w:t xml:space="preserve"> из</w:t>
      </w:r>
      <w:r w:rsidR="00C86E63" w:rsidRPr="009C2AE2">
        <w:rPr>
          <w:rFonts w:asciiTheme="minorHAnsi" w:hAnsiTheme="minorHAnsi" w:cstheme="minorHAnsi"/>
          <w:sz w:val="22"/>
          <w:szCs w:val="22"/>
        </w:rPr>
        <w:t xml:space="preserve"> выделенной</w:t>
      </w:r>
      <w:r w:rsidR="000B2D57" w:rsidRPr="009C2AE2">
        <w:rPr>
          <w:rFonts w:asciiTheme="minorHAnsi" w:hAnsiTheme="minorHAnsi" w:cstheme="minorHAnsi"/>
          <w:sz w:val="22"/>
          <w:szCs w:val="22"/>
        </w:rPr>
        <w:t xml:space="preserve"> строки</w:t>
      </w:r>
      <w:r w:rsidRPr="009C2AE2">
        <w:rPr>
          <w:rFonts w:asciiTheme="minorHAnsi" w:hAnsiTheme="minorHAnsi" w:cstheme="minorHAnsi"/>
          <w:sz w:val="22"/>
          <w:szCs w:val="22"/>
        </w:rPr>
        <w:t xml:space="preserve"> </w:t>
      </w:r>
      <w:del w:id="493" w:author="Учетная запись Майкрософт" w:date="2025-08-18T08:44:00Z">
        <w:r w:rsidRPr="009C2AE2" w:rsidDel="001C38C7">
          <w:rPr>
            <w:rFonts w:asciiTheme="minorHAnsi" w:hAnsiTheme="minorHAnsi" w:cstheme="minorHAnsi"/>
            <w:sz w:val="22"/>
            <w:szCs w:val="22"/>
          </w:rPr>
          <w:delText>основной таблицы</w:delText>
        </w:r>
      </w:del>
      <w:ins w:id="494" w:author="Учетная запись Майкрософт" w:date="2025-08-18T08:44:00Z">
        <w:r w:rsidR="00067853">
          <w:rPr>
            <w:rFonts w:asciiTheme="minorHAnsi" w:hAnsiTheme="minorHAnsi" w:cstheme="minorHAnsi"/>
            <w:sz w:val="22"/>
            <w:szCs w:val="22"/>
          </w:rPr>
          <w:t xml:space="preserve">списка </w:t>
        </w:r>
        <w:r w:rsidR="001C38C7">
          <w:rPr>
            <w:rFonts w:asciiTheme="minorHAnsi" w:hAnsiTheme="minorHAnsi" w:cstheme="minorHAnsi"/>
            <w:sz w:val="22"/>
            <w:szCs w:val="22"/>
          </w:rPr>
          <w:t>данны</w:t>
        </w:r>
      </w:ins>
      <w:ins w:id="495" w:author="Учетная запись Майкрософт" w:date="2025-08-18T08:51:00Z">
        <w:r w:rsidR="00067853">
          <w:rPr>
            <w:rFonts w:asciiTheme="minorHAnsi" w:hAnsiTheme="minorHAnsi" w:cstheme="minorHAnsi"/>
            <w:sz w:val="22"/>
            <w:szCs w:val="22"/>
          </w:rPr>
          <w:t>х</w:t>
        </w:r>
      </w:ins>
      <w:r w:rsidR="007F0240" w:rsidRPr="009C2AE2">
        <w:rPr>
          <w:rFonts w:asciiTheme="minorHAnsi" w:hAnsiTheme="minorHAnsi" w:cstheme="minorHAnsi"/>
          <w:sz w:val="22"/>
          <w:szCs w:val="22"/>
        </w:rPr>
        <w:t>,</w:t>
      </w:r>
      <w:r w:rsidR="002515D8" w:rsidRPr="009C2AE2">
        <w:rPr>
          <w:rFonts w:asciiTheme="minorHAnsi" w:hAnsiTheme="minorHAnsi" w:cstheme="minorHAnsi"/>
          <w:sz w:val="22"/>
          <w:szCs w:val="22"/>
        </w:rPr>
        <w:t xml:space="preserve"> </w:t>
      </w:r>
      <w:r w:rsidR="00C86E63" w:rsidRPr="009C2AE2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="00C86E63" w:rsidRPr="009C2AE2">
        <w:rPr>
          <w:rFonts w:asciiTheme="minorHAnsi" w:hAnsiTheme="minorHAnsi" w:cstheme="minorHAnsi"/>
          <w:sz w:val="22"/>
          <w:szCs w:val="22"/>
        </w:rPr>
        <w:t xml:space="preserve"> = 18. </w:t>
      </w:r>
    </w:p>
    <w:p w14:paraId="2E8B8869" w14:textId="77777777" w:rsidR="00C95F81" w:rsidRPr="00BF5C51" w:rsidRDefault="00C95F81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CE3444">
        <w:rPr>
          <w:rFonts w:asciiTheme="minorHAnsi" w:hAnsiTheme="minorHAnsi" w:cstheme="minorHAnsi"/>
          <w:sz w:val="22"/>
          <w:szCs w:val="22"/>
        </w:rPr>
        <w:t xml:space="preserve">Фильтр – запускает функцию универсального фильтра. Операция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uniFilter</w:t>
      </w:r>
      <w:r w:rsidRPr="00CE3444">
        <w:rPr>
          <w:rFonts w:asciiTheme="minorHAnsi" w:hAnsiTheme="minorHAnsi" w:cstheme="minorHAnsi"/>
          <w:sz w:val="22"/>
          <w:szCs w:val="22"/>
        </w:rPr>
        <w:t>,</w:t>
      </w:r>
      <w:r w:rsidRPr="00CE3444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E3444">
        <w:rPr>
          <w:rFonts w:asciiTheme="minorHAnsi" w:hAnsiTheme="minorHAnsi" w:cstheme="minorHAnsi"/>
          <w:sz w:val="22"/>
          <w:szCs w:val="22"/>
        </w:rPr>
        <w:t xml:space="preserve"> = 20.</w:t>
      </w:r>
    </w:p>
    <w:p w14:paraId="47FF772B" w14:textId="77777777" w:rsidR="00C95F81" w:rsidRPr="009C2AE2" w:rsidRDefault="00C95F81" w:rsidP="00C95F81">
      <w:pPr>
        <w:pStyle w:val="a8"/>
        <w:spacing w:before="0" w:beforeAutospacing="0" w:after="0" w:afterAutospacing="0" w:line="259" w:lineRule="auto"/>
        <w:contextualSpacing/>
        <w:rPr>
          <w:rFonts w:asciiTheme="minorHAnsi" w:hAnsiTheme="minorHAnsi" w:cstheme="minorHAnsi"/>
          <w:sz w:val="22"/>
          <w:szCs w:val="22"/>
        </w:rPr>
        <w:sectPr w:rsidR="00C95F81" w:rsidRPr="009C2AE2" w:rsidSect="004C4B96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C15A04D" w14:textId="07F15F71" w:rsidR="009F0A04" w:rsidRDefault="009F0A04" w:rsidP="00EF1B85">
      <w:pPr>
        <w:pStyle w:val="a6"/>
        <w:numPr>
          <w:ilvl w:val="0"/>
          <w:numId w:val="19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Заголовочная часть закладки «Распределение по СП» содержит представленные в таблице ниже поля.</w:t>
      </w:r>
    </w:p>
    <w:tbl>
      <w:tblPr>
        <w:tblStyle w:val="a5"/>
        <w:tblW w:w="14742" w:type="dxa"/>
        <w:tblInd w:w="-5" w:type="dxa"/>
        <w:tblLook w:val="04A0" w:firstRow="1" w:lastRow="0" w:firstColumn="1" w:lastColumn="0" w:noHBand="0" w:noVBand="1"/>
      </w:tblPr>
      <w:tblGrid>
        <w:gridCol w:w="1999"/>
        <w:gridCol w:w="1807"/>
        <w:gridCol w:w="922"/>
        <w:gridCol w:w="964"/>
        <w:gridCol w:w="9050"/>
      </w:tblGrid>
      <w:tr w:rsidR="003C77CD" w:rsidRPr="00B65016" w14:paraId="0B71A0AE" w14:textId="77777777" w:rsidTr="00E65065">
        <w:trPr>
          <w:tblHeader/>
        </w:trPr>
        <w:tc>
          <w:tcPr>
            <w:tcW w:w="1999" w:type="dxa"/>
            <w:shd w:val="clear" w:color="auto" w:fill="E7E6E6" w:themeFill="background2"/>
            <w:vAlign w:val="center"/>
          </w:tcPr>
          <w:p w14:paraId="07033F39" w14:textId="77777777" w:rsidR="003C77CD" w:rsidRPr="00B65016" w:rsidRDefault="003C77CD" w:rsidP="00E8226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Системное имя поля</w:t>
            </w:r>
          </w:p>
        </w:tc>
        <w:tc>
          <w:tcPr>
            <w:tcW w:w="1807" w:type="dxa"/>
            <w:shd w:val="clear" w:color="auto" w:fill="E7E6E6" w:themeFill="background2"/>
            <w:vAlign w:val="center"/>
          </w:tcPr>
          <w:p w14:paraId="229D16EB" w14:textId="77777777" w:rsidR="003C77CD" w:rsidRPr="00B65016" w:rsidRDefault="003C77CD" w:rsidP="00E8226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Наименование поля</w:t>
            </w:r>
          </w:p>
        </w:tc>
        <w:tc>
          <w:tcPr>
            <w:tcW w:w="922" w:type="dxa"/>
            <w:shd w:val="clear" w:color="auto" w:fill="E7E6E6" w:themeFill="background2"/>
            <w:vAlign w:val="center"/>
          </w:tcPr>
          <w:p w14:paraId="7F850B76" w14:textId="77777777" w:rsidR="003C77CD" w:rsidRPr="00B65016" w:rsidRDefault="003C77CD" w:rsidP="00E8226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Тип данных</w:t>
            </w:r>
          </w:p>
        </w:tc>
        <w:tc>
          <w:tcPr>
            <w:tcW w:w="964" w:type="dxa"/>
            <w:shd w:val="clear" w:color="auto" w:fill="E7E6E6" w:themeFill="background2"/>
          </w:tcPr>
          <w:p w14:paraId="0F11ADBE" w14:textId="77777777" w:rsidR="003C77CD" w:rsidRDefault="003C77CD" w:rsidP="00E8226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Редак.</w:t>
            </w:r>
          </w:p>
          <w:p w14:paraId="34430D84" w14:textId="47A73199" w:rsidR="003C77CD" w:rsidRPr="00B65016" w:rsidRDefault="003C77CD" w:rsidP="00E8226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9050" w:type="dxa"/>
            <w:shd w:val="clear" w:color="auto" w:fill="E7E6E6" w:themeFill="background2"/>
            <w:vAlign w:val="center"/>
          </w:tcPr>
          <w:p w14:paraId="0B6A6356" w14:textId="77777777" w:rsidR="003C77CD" w:rsidRPr="00B65016" w:rsidRDefault="003C77CD" w:rsidP="00E82264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Описание</w:t>
            </w:r>
            <w:r>
              <w:rPr>
                <w:rFonts w:eastAsia="Times New Roman" w:cstheme="minorHAnsi"/>
                <w:color w:val="000000"/>
                <w:lang w:eastAsia="ru-RU"/>
              </w:rPr>
              <w:t xml:space="preserve"> (Источник данных)</w:t>
            </w:r>
          </w:p>
        </w:tc>
      </w:tr>
      <w:tr w:rsidR="003C77CD" w14:paraId="4A48C2EC" w14:textId="77777777" w:rsidTr="00E65065">
        <w:tc>
          <w:tcPr>
            <w:tcW w:w="1999" w:type="dxa"/>
          </w:tcPr>
          <w:p w14:paraId="06360CED" w14:textId="77777777" w:rsidR="003C77CD" w:rsidRPr="00A17B74" w:rsidRDefault="003C77CD" w:rsidP="00E82264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nSum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Distr</w:t>
            </w:r>
            <w:proofErr w:type="gramEnd"/>
          </w:p>
        </w:tc>
        <w:tc>
          <w:tcPr>
            <w:tcW w:w="1807" w:type="dxa"/>
          </w:tcPr>
          <w:p w14:paraId="629A814A" w14:textId="77777777" w:rsidR="003C77CD" w:rsidRDefault="003C77CD" w:rsidP="00E82264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Распределенная сумма</w:t>
            </w:r>
          </w:p>
        </w:tc>
        <w:tc>
          <w:tcPr>
            <w:tcW w:w="922" w:type="dxa"/>
          </w:tcPr>
          <w:p w14:paraId="5C5EDFA1" w14:textId="77777777" w:rsidR="003C77CD" w:rsidRDefault="003C77CD" w:rsidP="00E82264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964" w:type="dxa"/>
          </w:tcPr>
          <w:p w14:paraId="67E983FE" w14:textId="74268D00" w:rsidR="003C77CD" w:rsidRDefault="003C77CD" w:rsidP="00F1732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9050" w:type="dxa"/>
          </w:tcPr>
          <w:p w14:paraId="0479A8AE" w14:textId="7D80CB97" w:rsidR="003C77CD" w:rsidRPr="00F17321" w:rsidRDefault="003C77CD" w:rsidP="00067853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Сумма всех </w:t>
            </w:r>
            <w:r>
              <w:rPr>
                <w:rFonts w:cstheme="minorHAnsi"/>
                <w:sz w:val="20"/>
                <w:szCs w:val="20"/>
                <w:lang w:val="en-US"/>
              </w:rPr>
              <w:t>nSum</w:t>
            </w:r>
            <w:r>
              <w:rPr>
                <w:rFonts w:cstheme="minorHAnsi"/>
                <w:sz w:val="20"/>
                <w:szCs w:val="20"/>
              </w:rPr>
              <w:t xml:space="preserve"> «Сумм распределения» </w:t>
            </w:r>
            <w:del w:id="496" w:author="Учетная запись Майкрософт" w:date="2025-08-18T08:45:00Z">
              <w:r w:rsidDel="001C38C7">
                <w:rPr>
                  <w:rFonts w:cstheme="minorHAnsi"/>
                  <w:sz w:val="20"/>
                  <w:szCs w:val="20"/>
                </w:rPr>
                <w:delText>основной таблицы</w:delText>
              </w:r>
            </w:del>
            <w:ins w:id="497" w:author="Учетная запись Майкрософт" w:date="2025-08-18T08:45:00Z">
              <w:r w:rsidR="00067853">
                <w:rPr>
                  <w:rFonts w:cstheme="minorHAnsi"/>
                  <w:sz w:val="20"/>
                  <w:szCs w:val="20"/>
                </w:rPr>
                <w:t xml:space="preserve">списка </w:t>
              </w:r>
              <w:r w:rsidR="001C38C7">
                <w:rPr>
                  <w:rFonts w:cstheme="minorHAnsi"/>
                  <w:sz w:val="20"/>
                  <w:szCs w:val="20"/>
                </w:rPr>
                <w:t>данны</w:t>
              </w:r>
            </w:ins>
            <w:ins w:id="498" w:author="Учетная запись Майкрософт" w:date="2025-08-18T08:48:00Z">
              <w:r w:rsidR="00067853">
                <w:rPr>
                  <w:rFonts w:cstheme="minorHAnsi"/>
                  <w:sz w:val="20"/>
                  <w:szCs w:val="20"/>
                </w:rPr>
                <w:t>х</w:t>
              </w:r>
            </w:ins>
            <w:r>
              <w:rPr>
                <w:rFonts w:cstheme="minorHAnsi"/>
                <w:sz w:val="20"/>
                <w:szCs w:val="20"/>
              </w:rPr>
              <w:t xml:space="preserve"> закладки «Распределение по СП». Пересчитывается при изменении </w:t>
            </w:r>
            <w:r>
              <w:rPr>
                <w:rFonts w:cstheme="minorHAnsi"/>
                <w:sz w:val="20"/>
                <w:szCs w:val="20"/>
                <w:lang w:val="en-US"/>
              </w:rPr>
              <w:t>nSum</w:t>
            </w:r>
            <w:r w:rsidR="00E65065" w:rsidRPr="00E65065">
              <w:rPr>
                <w:rFonts w:cstheme="minorHAnsi"/>
                <w:sz w:val="20"/>
                <w:szCs w:val="20"/>
              </w:rPr>
              <w:t xml:space="preserve"> </w:t>
            </w:r>
            <w:r w:rsidR="00E65065">
              <w:rPr>
                <w:rFonts w:cstheme="minorHAnsi"/>
                <w:sz w:val="20"/>
                <w:szCs w:val="20"/>
              </w:rPr>
              <w:t>основной таблицы</w:t>
            </w:r>
            <w:r>
              <w:rPr>
                <w:rFonts w:cstheme="minorHAnsi"/>
                <w:sz w:val="20"/>
                <w:szCs w:val="20"/>
              </w:rPr>
              <w:t xml:space="preserve">. Пересчет делать до пересчета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nSum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Remain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</w:tr>
      <w:tr w:rsidR="003C77CD" w:rsidRPr="00853DCC" w14:paraId="6C60B51E" w14:textId="77777777" w:rsidTr="00E65065">
        <w:tc>
          <w:tcPr>
            <w:tcW w:w="1999" w:type="dxa"/>
          </w:tcPr>
          <w:p w14:paraId="646ABBE9" w14:textId="77777777" w:rsidR="003C77CD" w:rsidRPr="00134923" w:rsidRDefault="003C77CD" w:rsidP="00E8226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nSum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Remain</w:t>
            </w:r>
            <w:proofErr w:type="gramEnd"/>
          </w:p>
        </w:tc>
        <w:tc>
          <w:tcPr>
            <w:tcW w:w="1807" w:type="dxa"/>
          </w:tcPr>
          <w:p w14:paraId="6DB7D43A" w14:textId="77777777" w:rsidR="003C77CD" w:rsidRPr="00134923" w:rsidRDefault="003C77CD" w:rsidP="00E82264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Остаток</w:t>
            </w:r>
            <w:r w:rsidRPr="0013492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к</w:t>
            </w:r>
            <w:r w:rsidRPr="00134923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распределению</w:t>
            </w:r>
          </w:p>
        </w:tc>
        <w:tc>
          <w:tcPr>
            <w:tcW w:w="922" w:type="dxa"/>
          </w:tcPr>
          <w:p w14:paraId="40559534" w14:textId="77777777" w:rsidR="003C77CD" w:rsidRPr="00364C41" w:rsidRDefault="003C77CD" w:rsidP="00E8226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964" w:type="dxa"/>
          </w:tcPr>
          <w:p w14:paraId="5F786580" w14:textId="05FC31B7" w:rsidR="003C77CD" w:rsidRPr="00364C41" w:rsidRDefault="003C77CD" w:rsidP="00F1732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нет</w:t>
            </w:r>
            <w:proofErr w:type="gramEnd"/>
          </w:p>
        </w:tc>
        <w:tc>
          <w:tcPr>
            <w:tcW w:w="9050" w:type="dxa"/>
          </w:tcPr>
          <w:p w14:paraId="6EC2D868" w14:textId="53086B14" w:rsidR="003C77CD" w:rsidRDefault="003C77CD" w:rsidP="00F17321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Разница между </w:t>
            </w:r>
            <w:r w:rsidRPr="00853DCC">
              <w:rPr>
                <w:rFonts w:cstheme="minorHAnsi"/>
                <w:sz w:val="20"/>
                <w:szCs w:val="20"/>
              </w:rPr>
              <w:t>Pm_CBStatementDoc.nSum</w:t>
            </w:r>
            <w:r>
              <w:rPr>
                <w:rFonts w:cstheme="minorHAnsi"/>
                <w:sz w:val="20"/>
                <w:szCs w:val="20"/>
              </w:rPr>
              <w:t xml:space="preserve"> выделенной строки документа выписки и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nSum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Distr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  <w:commentRangeStart w:id="499"/>
            <w:commentRangeStart w:id="500"/>
            <w:r>
              <w:rPr>
                <w:rFonts w:cstheme="minorHAnsi"/>
                <w:sz w:val="20"/>
                <w:szCs w:val="20"/>
              </w:rPr>
              <w:t>Пересчитывается</w:t>
            </w:r>
            <w:commentRangeEnd w:id="499"/>
            <w:r w:rsidR="0085775A">
              <w:rPr>
                <w:rStyle w:val="ad"/>
              </w:rPr>
              <w:commentReference w:id="499"/>
            </w:r>
            <w:commentRangeEnd w:id="500"/>
            <w:r w:rsidR="000E09C0">
              <w:rPr>
                <w:rStyle w:val="ad"/>
              </w:rPr>
              <w:commentReference w:id="500"/>
            </w:r>
            <w:r>
              <w:rPr>
                <w:rFonts w:cstheme="minorHAnsi"/>
                <w:sz w:val="20"/>
                <w:szCs w:val="20"/>
              </w:rPr>
              <w:t xml:space="preserve"> при изменении </w:t>
            </w:r>
            <w:r>
              <w:rPr>
                <w:rFonts w:cstheme="minorHAnsi"/>
                <w:sz w:val="20"/>
                <w:szCs w:val="20"/>
                <w:lang w:val="en-US"/>
              </w:rPr>
              <w:t>nSum</w:t>
            </w:r>
            <w:r w:rsidR="00E65065">
              <w:rPr>
                <w:rFonts w:cstheme="minorHAnsi"/>
                <w:sz w:val="20"/>
                <w:szCs w:val="20"/>
              </w:rPr>
              <w:t xml:space="preserve"> </w:t>
            </w:r>
            <w:del w:id="501" w:author="Учетная запись Майкрософт" w:date="2025-08-18T08:47:00Z">
              <w:r w:rsidR="00E65065" w:rsidDel="001C38C7">
                <w:rPr>
                  <w:rFonts w:cstheme="minorHAnsi"/>
                  <w:sz w:val="20"/>
                  <w:szCs w:val="20"/>
                </w:rPr>
                <w:delText>основной таблицы</w:delText>
              </w:r>
            </w:del>
            <w:ins w:id="502" w:author="Учетная запись Майкрософт" w:date="2025-08-18T08:47:00Z">
              <w:r w:rsidR="001C38C7">
                <w:rPr>
                  <w:rFonts w:cstheme="minorHAnsi"/>
                  <w:sz w:val="20"/>
                  <w:szCs w:val="20"/>
                </w:rPr>
                <w:t>списка да</w:t>
              </w:r>
              <w:r w:rsidR="00067853">
                <w:rPr>
                  <w:rFonts w:cstheme="minorHAnsi"/>
                  <w:sz w:val="20"/>
                  <w:szCs w:val="20"/>
                </w:rPr>
                <w:t>нных</w:t>
              </w:r>
            </w:ins>
            <w:r>
              <w:rPr>
                <w:rFonts w:cstheme="minorHAnsi"/>
                <w:sz w:val="20"/>
                <w:szCs w:val="20"/>
              </w:rPr>
              <w:t xml:space="preserve">. Пересчет делать после пересчета </w:t>
            </w:r>
            <w:r w:rsidRPr="00A17B74">
              <w:rPr>
                <w:rFonts w:eastAsia="Times New Roman"/>
                <w:color w:val="000000"/>
                <w:sz w:val="20"/>
                <w:szCs w:val="20"/>
              </w:rPr>
              <w:t>nSum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Distr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28DAC913" w14:textId="7DB8F4E1" w:rsidR="00B5647F" w:rsidRPr="00F17321" w:rsidRDefault="00B5647F" w:rsidP="00F17321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B5647F">
              <w:rPr>
                <w:rFonts w:cstheme="minorHAnsi"/>
                <w:sz w:val="20"/>
                <w:szCs w:val="20"/>
              </w:rPr>
              <w:t xml:space="preserve">Если остаток к распределению не равен 0, подсветить </w:t>
            </w:r>
            <w:commentRangeStart w:id="503"/>
            <w:commentRangeStart w:id="504"/>
            <w:r w:rsidRPr="00B5647F">
              <w:rPr>
                <w:rFonts w:cstheme="minorHAnsi"/>
                <w:sz w:val="20"/>
                <w:szCs w:val="20"/>
              </w:rPr>
              <w:t>ячейку</w:t>
            </w:r>
            <w:commentRangeEnd w:id="503"/>
            <w:r w:rsidR="00960A53">
              <w:rPr>
                <w:rStyle w:val="ad"/>
              </w:rPr>
              <w:commentReference w:id="503"/>
            </w:r>
            <w:commentRangeEnd w:id="504"/>
            <w:r w:rsidR="00B15618">
              <w:rPr>
                <w:rStyle w:val="ad"/>
              </w:rPr>
              <w:commentReference w:id="504"/>
            </w:r>
            <w:r w:rsidRPr="00B5647F">
              <w:rPr>
                <w:rFonts w:cstheme="minorHAnsi"/>
                <w:sz w:val="20"/>
                <w:szCs w:val="20"/>
              </w:rPr>
              <w:t xml:space="preserve"> </w:t>
            </w:r>
            <w:r w:rsidR="00B60ADA">
              <w:rPr>
                <w:rFonts w:cstheme="minorHAnsi"/>
                <w:sz w:val="20"/>
                <w:szCs w:val="20"/>
              </w:rPr>
              <w:t xml:space="preserve">розовым </w:t>
            </w:r>
            <w:r w:rsidRPr="00B5647F">
              <w:rPr>
                <w:rFonts w:cstheme="minorHAnsi"/>
                <w:sz w:val="20"/>
                <w:szCs w:val="20"/>
              </w:rPr>
              <w:t>цветом.</w:t>
            </w:r>
          </w:p>
        </w:tc>
      </w:tr>
    </w:tbl>
    <w:p w14:paraId="4BB16DC6" w14:textId="77777777" w:rsidR="009F0A04" w:rsidRDefault="009F0A04" w:rsidP="009F0A04">
      <w:pPr>
        <w:pStyle w:val="a6"/>
        <w:spacing w:after="0"/>
        <w:rPr>
          <w:rFonts w:cstheme="minorHAnsi"/>
        </w:rPr>
      </w:pPr>
    </w:p>
    <w:p w14:paraId="62E27FFE" w14:textId="03DE40E7" w:rsidR="003E53E2" w:rsidRDefault="00246D7C" w:rsidP="00EF1B85">
      <w:pPr>
        <w:pStyle w:val="a6"/>
        <w:numPr>
          <w:ilvl w:val="0"/>
          <w:numId w:val="19"/>
        </w:numPr>
        <w:spacing w:after="0"/>
        <w:ind w:left="0" w:firstLine="284"/>
        <w:rPr>
          <w:rFonts w:cstheme="minorHAnsi"/>
        </w:rPr>
      </w:pPr>
      <w:r w:rsidRPr="00D53C96">
        <w:rPr>
          <w:rFonts w:cstheme="minorHAnsi"/>
        </w:rPr>
        <w:t xml:space="preserve">В </w:t>
      </w:r>
      <w:del w:id="505" w:author="Учетная запись Майкрософт" w:date="2025-08-18T08:47:00Z">
        <w:r w:rsidRPr="00D53C96" w:rsidDel="00067853">
          <w:rPr>
            <w:rFonts w:cstheme="minorHAnsi"/>
          </w:rPr>
          <w:delText>основную таблицу</w:delText>
        </w:r>
      </w:del>
      <w:ins w:id="506" w:author="Учетная запись Майкрософт" w:date="2025-08-18T08:47:00Z">
        <w:r w:rsidR="00067853">
          <w:rPr>
            <w:rFonts w:cstheme="minorHAnsi"/>
          </w:rPr>
          <w:t>список данны</w:t>
        </w:r>
      </w:ins>
      <w:ins w:id="507" w:author="Учетная запись Майкрософт" w:date="2025-08-18T08:48:00Z">
        <w:r w:rsidR="00067853">
          <w:rPr>
            <w:rFonts w:cstheme="minorHAnsi"/>
          </w:rPr>
          <w:t>х</w:t>
        </w:r>
      </w:ins>
      <w:r w:rsidRPr="00D53C96">
        <w:rPr>
          <w:rFonts w:cstheme="minorHAnsi"/>
        </w:rPr>
        <w:t xml:space="preserve"> закладки «</w:t>
      </w:r>
      <w:r w:rsidRPr="00936F3D">
        <w:rPr>
          <w:rFonts w:cstheme="minorHAnsi"/>
        </w:rPr>
        <w:t>Распред</w:t>
      </w:r>
      <w:r w:rsidR="00900201" w:rsidRPr="00936F3D">
        <w:rPr>
          <w:rFonts w:cstheme="minorHAnsi"/>
        </w:rPr>
        <w:t>е</w:t>
      </w:r>
      <w:r w:rsidRPr="00936F3D">
        <w:rPr>
          <w:rFonts w:cstheme="minorHAnsi"/>
        </w:rPr>
        <w:t>ление</w:t>
      </w:r>
      <w:r w:rsidR="00E5431B">
        <w:rPr>
          <w:rFonts w:cstheme="minorHAnsi"/>
        </w:rPr>
        <w:t xml:space="preserve"> по СП</w:t>
      </w:r>
      <w:r w:rsidRPr="00936F3D">
        <w:rPr>
          <w:rFonts w:cstheme="minorHAnsi"/>
        </w:rPr>
        <w:t xml:space="preserve">» вывести данные классов </w:t>
      </w:r>
      <w:r w:rsidRPr="00A23E80">
        <w:t>Pm_ObjSumDistr</w:t>
      </w:r>
      <w:r w:rsidRPr="00D53C96">
        <w:rPr>
          <w:rFonts w:cstheme="minorHAnsi"/>
        </w:rPr>
        <w:t xml:space="preserve">, Pm_PayRequest, указанные в таблице. Связь между </w:t>
      </w:r>
      <w:r w:rsidR="003C77CD">
        <w:rPr>
          <w:rFonts w:cstheme="minorHAnsi"/>
        </w:rPr>
        <w:t xml:space="preserve">документом БВ (строка </w:t>
      </w:r>
      <w:del w:id="508" w:author="Учетная запись Майкрософт" w:date="2025-08-18T08:47:00Z">
        <w:r w:rsidR="003C77CD" w:rsidDel="00067853">
          <w:rPr>
            <w:rFonts w:cstheme="minorHAnsi"/>
          </w:rPr>
          <w:delText>основной таблицы</w:delText>
        </w:r>
      </w:del>
      <w:ins w:id="509" w:author="Учетная запись Майкрософт" w:date="2025-08-18T08:47:00Z">
        <w:r w:rsidR="00067853">
          <w:rPr>
            <w:rFonts w:cstheme="minorHAnsi"/>
          </w:rPr>
          <w:t>списка данных</w:t>
        </w:r>
      </w:ins>
      <w:r w:rsidR="003C77CD">
        <w:rPr>
          <w:rFonts w:cstheme="minorHAnsi"/>
        </w:rPr>
        <w:t xml:space="preserve"> первого раздела </w:t>
      </w:r>
      <w:r w:rsidR="003C77CD" w:rsidRPr="00D53C96">
        <w:rPr>
          <w:rFonts w:cstheme="minorHAnsi"/>
        </w:rPr>
        <w:t>закладк</w:t>
      </w:r>
      <w:r w:rsidR="003C77CD">
        <w:rPr>
          <w:rFonts w:cstheme="minorHAnsi"/>
        </w:rPr>
        <w:t>и</w:t>
      </w:r>
      <w:r w:rsidR="003C77CD" w:rsidRPr="00D53C96">
        <w:rPr>
          <w:rFonts w:cstheme="minorHAnsi"/>
        </w:rPr>
        <w:t xml:space="preserve"> «Документы выписки»</w:t>
      </w:r>
      <w:r w:rsidR="003C77CD">
        <w:rPr>
          <w:rFonts w:cstheme="minorHAnsi"/>
        </w:rPr>
        <w:t>)</w:t>
      </w:r>
      <w:r w:rsidR="00D53C96">
        <w:rPr>
          <w:rFonts w:cstheme="minorHAnsi"/>
        </w:rPr>
        <w:t xml:space="preserve"> и </w:t>
      </w:r>
      <w:r w:rsidR="003C77CD">
        <w:rPr>
          <w:rFonts w:cstheme="minorHAnsi"/>
        </w:rPr>
        <w:t>данными основной таблицы закладки</w:t>
      </w:r>
      <w:r w:rsidR="00D53C96">
        <w:rPr>
          <w:rFonts w:cstheme="minorHAnsi"/>
        </w:rPr>
        <w:t xml:space="preserve"> «Распределение</w:t>
      </w:r>
      <w:r w:rsidR="003C77CD">
        <w:rPr>
          <w:rFonts w:cstheme="minorHAnsi"/>
        </w:rPr>
        <w:t xml:space="preserve"> по СП</w:t>
      </w:r>
      <w:r w:rsidR="00D53C96">
        <w:rPr>
          <w:rFonts w:cstheme="minorHAnsi"/>
        </w:rPr>
        <w:t>»</w:t>
      </w:r>
      <w:r w:rsidR="003C77CD">
        <w:rPr>
          <w:rFonts w:cstheme="minorHAnsi"/>
        </w:rPr>
        <w:t xml:space="preserve"> (третий раздел)</w:t>
      </w:r>
      <w:r w:rsidR="00D53C96">
        <w:rPr>
          <w:rFonts w:cstheme="minorHAnsi"/>
        </w:rPr>
        <w:t xml:space="preserve">: </w:t>
      </w:r>
      <w:r w:rsidR="00843436" w:rsidRPr="00843436">
        <w:rPr>
          <w:rFonts w:cstheme="minorHAnsi"/>
        </w:rPr>
        <w:t xml:space="preserve">Pm_ObjSumDistr.gidDoc = Pm_CBStatementDoc.gidPayDoc.  </w:t>
      </w:r>
    </w:p>
    <w:p w14:paraId="1641D9F3" w14:textId="79B8316A" w:rsidR="00A858B9" w:rsidRDefault="004D4B6C" w:rsidP="003C77CD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>Описанные в таблице п</w:t>
      </w:r>
      <w:r w:rsidR="00D8013B">
        <w:rPr>
          <w:rFonts w:cstheme="minorHAnsi"/>
        </w:rPr>
        <w:t>оля</w:t>
      </w:r>
      <w:r>
        <w:rPr>
          <w:rFonts w:cstheme="minorHAnsi"/>
        </w:rPr>
        <w:t xml:space="preserve"> с пометкой «</w:t>
      </w:r>
      <w:proofErr w:type="gramStart"/>
      <w:r>
        <w:rPr>
          <w:rFonts w:cstheme="minorHAnsi"/>
        </w:rPr>
        <w:t>редак./</w:t>
      </w:r>
      <w:proofErr w:type="gramEnd"/>
      <w:r>
        <w:rPr>
          <w:rFonts w:cstheme="minorHAnsi"/>
        </w:rPr>
        <w:t>обяз.» редактируемы,</w:t>
      </w:r>
      <w:r w:rsidR="00D8013B">
        <w:rPr>
          <w:rFonts w:cstheme="minorHAnsi"/>
        </w:rPr>
        <w:t xml:space="preserve"> если </w:t>
      </w:r>
      <w:r w:rsidR="000E0F2F">
        <w:rPr>
          <w:rFonts w:cstheme="minorHAnsi"/>
          <w:lang w:val="en-US"/>
        </w:rPr>
        <w:t>gidPayDoc</w:t>
      </w:r>
      <w:r w:rsidR="00F45913">
        <w:rPr>
          <w:rFonts w:cstheme="minorHAnsi"/>
        </w:rPr>
        <w:t xml:space="preserve"> не пусто</w:t>
      </w:r>
      <w:r w:rsidR="000E0F2F" w:rsidRPr="000E0F2F">
        <w:rPr>
          <w:rFonts w:cstheme="minorHAnsi"/>
        </w:rPr>
        <w:t xml:space="preserve"> </w:t>
      </w:r>
      <w:r w:rsidR="000E0F2F">
        <w:rPr>
          <w:rFonts w:cstheme="minorHAnsi"/>
        </w:rPr>
        <w:t xml:space="preserve">и </w:t>
      </w:r>
      <w:r w:rsidR="00D8013B">
        <w:rPr>
          <w:rFonts w:cstheme="minorHAnsi"/>
        </w:rPr>
        <w:t xml:space="preserve">bAutoCreate </w:t>
      </w:r>
      <w:r w:rsidR="00F45913">
        <w:rPr>
          <w:rFonts w:cstheme="minorHAnsi"/>
        </w:rPr>
        <w:t>не пусто</w:t>
      </w:r>
      <w:r w:rsidR="00154A8E">
        <w:rPr>
          <w:rFonts w:cstheme="minorHAnsi"/>
        </w:rPr>
        <w:t xml:space="preserve"> </w:t>
      </w:r>
      <w:r w:rsidR="00AC4C97">
        <w:rPr>
          <w:rFonts w:cstheme="minorHAnsi"/>
        </w:rPr>
        <w:t xml:space="preserve">и </w:t>
      </w:r>
      <w:r w:rsidR="00966B72">
        <w:rPr>
          <w:rFonts w:cstheme="minorHAnsi"/>
          <w:lang w:val="en-US"/>
        </w:rPr>
        <w:t>idStateMC</w:t>
      </w:r>
      <w:r w:rsidR="00AC4C97" w:rsidRPr="00C759BF">
        <w:rPr>
          <w:rFonts w:cstheme="minorHAnsi"/>
        </w:rPr>
        <w:t xml:space="preserve"> &lt;</w:t>
      </w:r>
      <w:r w:rsidR="00966B72" w:rsidRPr="00966B72">
        <w:rPr>
          <w:rFonts w:cstheme="minorHAnsi"/>
        </w:rPr>
        <w:t xml:space="preserve"> 200 (</w:t>
      </w:r>
      <w:r w:rsidR="00AC4C97" w:rsidRPr="00C759BF">
        <w:rPr>
          <w:rFonts w:cstheme="minorHAnsi"/>
        </w:rPr>
        <w:t xml:space="preserve">«Обработано </w:t>
      </w:r>
      <w:r w:rsidR="008B14D9">
        <w:rPr>
          <w:rFonts w:cstheme="minorHAnsi"/>
        </w:rPr>
        <w:t>ФУ</w:t>
      </w:r>
      <w:r w:rsidR="00AC4C97" w:rsidRPr="00C759BF">
        <w:rPr>
          <w:rFonts w:cstheme="minorHAnsi"/>
        </w:rPr>
        <w:t>»</w:t>
      </w:r>
      <w:r w:rsidR="00966B72" w:rsidRPr="00966B72">
        <w:rPr>
          <w:rFonts w:cstheme="minorHAnsi"/>
        </w:rPr>
        <w:t>)</w:t>
      </w:r>
      <w:r w:rsidR="00AC4C97">
        <w:rPr>
          <w:rFonts w:cstheme="minorHAnsi"/>
        </w:rPr>
        <w:t xml:space="preserve"> </w:t>
      </w:r>
      <w:r w:rsidR="00A858B9">
        <w:rPr>
          <w:rFonts w:cstheme="minorHAnsi"/>
        </w:rPr>
        <w:t>в</w:t>
      </w:r>
      <w:r w:rsidR="00603BC6">
        <w:rPr>
          <w:rFonts w:cstheme="minorHAnsi"/>
        </w:rPr>
        <w:t xml:space="preserve"> </w:t>
      </w:r>
      <w:r w:rsidR="00A858B9">
        <w:rPr>
          <w:rFonts w:cstheme="minorHAnsi"/>
        </w:rPr>
        <w:t xml:space="preserve">строке </w:t>
      </w:r>
      <w:del w:id="510" w:author="Учетная запись Майкрософт" w:date="2025-08-18T08:52:00Z">
        <w:r w:rsidR="00A858B9" w:rsidDel="00067853">
          <w:rPr>
            <w:rFonts w:cstheme="minorHAnsi"/>
          </w:rPr>
          <w:delText>основной таблицы</w:delText>
        </w:r>
      </w:del>
      <w:ins w:id="511" w:author="Учетная запись Майкрософт" w:date="2025-08-18T08:52:00Z">
        <w:r w:rsidR="00067853">
          <w:rPr>
            <w:rFonts w:cstheme="minorHAnsi"/>
          </w:rPr>
          <w:t>списка данных</w:t>
        </w:r>
      </w:ins>
      <w:r w:rsidR="00A858B9">
        <w:rPr>
          <w:rFonts w:cstheme="minorHAnsi"/>
        </w:rPr>
        <w:t xml:space="preserve"> первого раздела </w:t>
      </w:r>
      <w:r w:rsidR="00A858B9" w:rsidRPr="00D53C96">
        <w:rPr>
          <w:rFonts w:cstheme="minorHAnsi"/>
        </w:rPr>
        <w:t>закладк</w:t>
      </w:r>
      <w:r w:rsidR="00A858B9">
        <w:rPr>
          <w:rFonts w:cstheme="minorHAnsi"/>
        </w:rPr>
        <w:t>и</w:t>
      </w:r>
      <w:r w:rsidR="00A858B9" w:rsidRPr="00D53C96">
        <w:rPr>
          <w:rFonts w:cstheme="minorHAnsi"/>
        </w:rPr>
        <w:t xml:space="preserve"> «Документы выписки»</w:t>
      </w:r>
      <w:r w:rsidR="00AC4C97">
        <w:rPr>
          <w:rFonts w:cstheme="minorHAnsi"/>
        </w:rPr>
        <w:t>.</w:t>
      </w:r>
    </w:p>
    <w:p w14:paraId="26551728" w14:textId="12D1D0BF" w:rsidR="00447B2D" w:rsidRDefault="00AC4C97" w:rsidP="003C77CD">
      <w:pPr>
        <w:pStyle w:val="a6"/>
        <w:spacing w:after="0"/>
        <w:ind w:left="0" w:firstLine="284"/>
        <w:rPr>
          <w:rFonts w:cstheme="minorHAnsi"/>
        </w:rPr>
      </w:pPr>
      <w:r>
        <w:rPr>
          <w:rFonts w:cstheme="minorHAnsi"/>
        </w:rPr>
        <w:t xml:space="preserve"> И</w:t>
      </w:r>
      <w:r w:rsidR="004A0E02">
        <w:rPr>
          <w:rFonts w:cstheme="minorHAnsi"/>
        </w:rPr>
        <w:t>наче – поля доступны только для про</w:t>
      </w:r>
      <w:r w:rsidR="006C5F85">
        <w:rPr>
          <w:rFonts w:cstheme="minorHAnsi"/>
        </w:rPr>
        <w:t>смотра</w:t>
      </w:r>
      <w:r w:rsidR="000E0F2F">
        <w:rPr>
          <w:rFonts w:cstheme="minorHAnsi"/>
        </w:rPr>
        <w:t xml:space="preserve">, ввести ничего нельзя, </w:t>
      </w:r>
      <w:r w:rsidR="006C5F85">
        <w:rPr>
          <w:rFonts w:cstheme="minorHAnsi"/>
        </w:rPr>
        <w:t>ни одну из операций панели инструментов</w:t>
      </w:r>
      <w:r w:rsidR="004A0E02">
        <w:rPr>
          <w:rFonts w:cstheme="minorHAnsi"/>
        </w:rPr>
        <w:t xml:space="preserve"> выполнить нельзя (</w:t>
      </w:r>
      <w:r w:rsidR="002C5E72">
        <w:rPr>
          <w:rFonts w:cstheme="minorHAnsi"/>
        </w:rPr>
        <w:t xml:space="preserve">кнопки </w:t>
      </w:r>
      <w:r w:rsidR="004A0E02">
        <w:rPr>
          <w:rFonts w:cstheme="minorHAnsi"/>
        </w:rPr>
        <w:t>сделать недоступными для нажатия).</w:t>
      </w:r>
      <w:r w:rsidR="0074562E">
        <w:rPr>
          <w:rFonts w:cstheme="minorHAnsi"/>
        </w:rPr>
        <w:t xml:space="preserve"> </w:t>
      </w:r>
    </w:p>
    <w:tbl>
      <w:tblPr>
        <w:tblStyle w:val="a5"/>
        <w:tblW w:w="1474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99"/>
        <w:gridCol w:w="1825"/>
        <w:gridCol w:w="922"/>
        <w:gridCol w:w="897"/>
        <w:gridCol w:w="963"/>
        <w:gridCol w:w="4068"/>
        <w:gridCol w:w="4068"/>
      </w:tblGrid>
      <w:tr w:rsidR="00074DC4" w:rsidRPr="00B65016" w14:paraId="0C1BD2EA" w14:textId="77777777" w:rsidTr="00074DC4">
        <w:trPr>
          <w:trHeight w:val="367"/>
          <w:tblHeader/>
        </w:trPr>
        <w:tc>
          <w:tcPr>
            <w:tcW w:w="1999" w:type="dxa"/>
            <w:vMerge w:val="restart"/>
            <w:shd w:val="clear" w:color="auto" w:fill="E7E6E6" w:themeFill="background2"/>
            <w:vAlign w:val="center"/>
          </w:tcPr>
          <w:p w14:paraId="4BC8AEFE" w14:textId="77777777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Системное имя поля</w:t>
            </w:r>
          </w:p>
        </w:tc>
        <w:tc>
          <w:tcPr>
            <w:tcW w:w="1825" w:type="dxa"/>
            <w:vMerge w:val="restart"/>
            <w:shd w:val="clear" w:color="auto" w:fill="E7E6E6" w:themeFill="background2"/>
            <w:vAlign w:val="center"/>
          </w:tcPr>
          <w:p w14:paraId="6CEE2056" w14:textId="77777777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Наименование поля</w:t>
            </w:r>
          </w:p>
        </w:tc>
        <w:tc>
          <w:tcPr>
            <w:tcW w:w="922" w:type="dxa"/>
            <w:vMerge w:val="restart"/>
            <w:shd w:val="clear" w:color="auto" w:fill="E7E6E6" w:themeFill="background2"/>
            <w:vAlign w:val="center"/>
          </w:tcPr>
          <w:p w14:paraId="065B69D3" w14:textId="77777777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Тип данных</w:t>
            </w:r>
          </w:p>
        </w:tc>
        <w:tc>
          <w:tcPr>
            <w:tcW w:w="897" w:type="dxa"/>
            <w:vMerge w:val="restart"/>
            <w:shd w:val="clear" w:color="auto" w:fill="E7E6E6" w:themeFill="background2"/>
            <w:vAlign w:val="center"/>
          </w:tcPr>
          <w:p w14:paraId="7BF76A63" w14:textId="77777777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Вывод по умолч</w:t>
            </w:r>
            <w:r w:rsidRPr="00446B68">
              <w:rPr>
                <w:rFonts w:eastAsia="Times New Roman" w:cstheme="minorHAnsi"/>
                <w:color w:val="000000"/>
                <w:lang w:eastAsia="ru-RU"/>
              </w:rPr>
              <w:t>.</w:t>
            </w:r>
          </w:p>
        </w:tc>
        <w:tc>
          <w:tcPr>
            <w:tcW w:w="963" w:type="dxa"/>
            <w:vMerge w:val="restart"/>
            <w:shd w:val="clear" w:color="auto" w:fill="E7E6E6" w:themeFill="background2"/>
          </w:tcPr>
          <w:p w14:paraId="5DB954A5" w14:textId="77777777" w:rsidR="00074DC4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Редак.</w:t>
            </w:r>
          </w:p>
          <w:p w14:paraId="29F1215F" w14:textId="77777777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/Обяз.</w:t>
            </w:r>
          </w:p>
        </w:tc>
        <w:tc>
          <w:tcPr>
            <w:tcW w:w="8136" w:type="dxa"/>
            <w:gridSpan w:val="2"/>
            <w:shd w:val="clear" w:color="auto" w:fill="E7E6E6" w:themeFill="background2"/>
            <w:vAlign w:val="center"/>
          </w:tcPr>
          <w:p w14:paraId="229A14C7" w14:textId="1567D425" w:rsidR="00074DC4" w:rsidRPr="00B65016" w:rsidRDefault="00074DC4" w:rsidP="00C17A95">
            <w:pPr>
              <w:contextualSpacing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Источник данных / примечание</w:t>
            </w:r>
          </w:p>
        </w:tc>
      </w:tr>
      <w:tr w:rsidR="00074DC4" w:rsidRPr="00B65016" w14:paraId="37C6AA58" w14:textId="77777777" w:rsidTr="00074DC4">
        <w:trPr>
          <w:trHeight w:val="367"/>
          <w:tblHeader/>
        </w:trPr>
        <w:tc>
          <w:tcPr>
            <w:tcW w:w="1999" w:type="dxa"/>
            <w:vMerge/>
            <w:shd w:val="clear" w:color="auto" w:fill="E7E6E6" w:themeFill="background2"/>
            <w:vAlign w:val="center"/>
          </w:tcPr>
          <w:p w14:paraId="1F3184EB" w14:textId="77777777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1825" w:type="dxa"/>
            <w:vMerge/>
            <w:shd w:val="clear" w:color="auto" w:fill="E7E6E6" w:themeFill="background2"/>
            <w:vAlign w:val="center"/>
          </w:tcPr>
          <w:p w14:paraId="49C4F8EC" w14:textId="77777777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922" w:type="dxa"/>
            <w:vMerge/>
            <w:shd w:val="clear" w:color="auto" w:fill="E7E6E6" w:themeFill="background2"/>
            <w:vAlign w:val="center"/>
          </w:tcPr>
          <w:p w14:paraId="248E4F80" w14:textId="77777777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897" w:type="dxa"/>
            <w:vMerge/>
            <w:shd w:val="clear" w:color="auto" w:fill="E7E6E6" w:themeFill="background2"/>
            <w:vAlign w:val="center"/>
          </w:tcPr>
          <w:p w14:paraId="028CAC35" w14:textId="77777777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963" w:type="dxa"/>
            <w:vMerge/>
            <w:shd w:val="clear" w:color="auto" w:fill="E7E6E6" w:themeFill="background2"/>
          </w:tcPr>
          <w:p w14:paraId="69B72466" w14:textId="77777777" w:rsidR="00074DC4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</w:p>
        </w:tc>
        <w:tc>
          <w:tcPr>
            <w:tcW w:w="4068" w:type="dxa"/>
            <w:shd w:val="clear" w:color="auto" w:fill="E7E6E6" w:themeFill="background2"/>
            <w:vAlign w:val="center"/>
          </w:tcPr>
          <w:p w14:paraId="02C7B686" w14:textId="0C2CC55A" w:rsidR="00074DC4" w:rsidRPr="00B65016" w:rsidRDefault="00074DC4" w:rsidP="00C17A95">
            <w:pPr>
              <w:contextualSpacing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Поле БД</w:t>
            </w:r>
          </w:p>
        </w:tc>
        <w:tc>
          <w:tcPr>
            <w:tcW w:w="4068" w:type="dxa"/>
            <w:shd w:val="clear" w:color="auto" w:fill="E7E6E6" w:themeFill="background2"/>
            <w:vAlign w:val="center"/>
          </w:tcPr>
          <w:p w14:paraId="31FC5146" w14:textId="07A652DD" w:rsidR="00074DC4" w:rsidRPr="00B65016" w:rsidRDefault="00074DC4" w:rsidP="004C6D48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Описание выбора данных/ примечание</w:t>
            </w:r>
          </w:p>
        </w:tc>
      </w:tr>
      <w:tr w:rsidR="00E5431B" w:rsidRPr="0026584D" w14:paraId="54451579" w14:textId="77777777" w:rsidTr="00074DC4">
        <w:tc>
          <w:tcPr>
            <w:tcW w:w="14742" w:type="dxa"/>
            <w:gridSpan w:val="7"/>
          </w:tcPr>
          <w:p w14:paraId="528F087A" w14:textId="77777777" w:rsidR="00E5431B" w:rsidRPr="004C6D48" w:rsidRDefault="00E5431B" w:rsidP="005E6E41">
            <w:pPr>
              <w:pStyle w:val="a6"/>
              <w:ind w:left="0"/>
              <w:rPr>
                <w:rFonts w:eastAsia="Times New Roman"/>
                <w:b/>
                <w:color w:val="000000"/>
                <w:sz w:val="20"/>
                <w:szCs w:val="20"/>
              </w:rPr>
            </w:pPr>
            <w:r w:rsidRPr="004C6D48">
              <w:rPr>
                <w:rFonts w:eastAsia="Times New Roman"/>
                <w:b/>
                <w:color w:val="000000"/>
                <w:sz w:val="20"/>
                <w:szCs w:val="20"/>
              </w:rPr>
              <w:t>Распределение</w:t>
            </w:r>
            <w:r>
              <w:rPr>
                <w:rFonts w:eastAsia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</w:tr>
      <w:tr w:rsidR="00074DC4" w:rsidRPr="00364C41" w14:paraId="0C154BAF" w14:textId="77777777" w:rsidTr="00074DC4">
        <w:tc>
          <w:tcPr>
            <w:tcW w:w="1999" w:type="dxa"/>
          </w:tcPr>
          <w:p w14:paraId="65A9418E" w14:textId="36ED5908" w:rsidR="00074DC4" w:rsidRPr="00C179DA" w:rsidRDefault="00074DC4" w:rsidP="004C6D4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gidDistr</w:t>
            </w:r>
          </w:p>
        </w:tc>
        <w:tc>
          <w:tcPr>
            <w:tcW w:w="1825" w:type="dxa"/>
          </w:tcPr>
          <w:p w14:paraId="2944C505" w14:textId="708778FC" w:rsidR="00074DC4" w:rsidRPr="001576F6" w:rsidRDefault="00074DC4" w:rsidP="004C6D48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Gid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позиции платежного документа</w:t>
            </w:r>
          </w:p>
        </w:tc>
        <w:tc>
          <w:tcPr>
            <w:tcW w:w="922" w:type="dxa"/>
          </w:tcPr>
          <w:p w14:paraId="4E4721E3" w14:textId="6CBE67F8" w:rsidR="00074DC4" w:rsidRPr="0026584D" w:rsidRDefault="00074DC4" w:rsidP="004C6D4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364C41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19EBEFD6" w14:textId="7AE00B30" w:rsidR="00074DC4" w:rsidRPr="00BF1422" w:rsidRDefault="00074DC4" w:rsidP="004C6D4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нет</w:t>
            </w:r>
          </w:p>
        </w:tc>
        <w:tc>
          <w:tcPr>
            <w:tcW w:w="963" w:type="dxa"/>
          </w:tcPr>
          <w:p w14:paraId="0B5CAD93" w14:textId="4441CC3D" w:rsidR="00074DC4" w:rsidRPr="00110626" w:rsidRDefault="00074DC4" w:rsidP="004C6D4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нет/да</w:t>
            </w:r>
          </w:p>
        </w:tc>
        <w:tc>
          <w:tcPr>
            <w:tcW w:w="4068" w:type="dxa"/>
          </w:tcPr>
          <w:p w14:paraId="6767B083" w14:textId="77777777" w:rsidR="00074DC4" w:rsidRPr="00760AD5" w:rsidRDefault="00074DC4" w:rsidP="007C658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760AD5">
              <w:rPr>
                <w:sz w:val="20"/>
                <w:szCs w:val="20"/>
              </w:rPr>
              <w:t>Pm_ObjSumDistr</w:t>
            </w:r>
            <w:r w:rsidRPr="00760AD5">
              <w:rPr>
                <w:sz w:val="20"/>
                <w:szCs w:val="20"/>
                <w:lang w:val="en-US"/>
              </w:rPr>
              <w:t>.Gid</w:t>
            </w:r>
          </w:p>
        </w:tc>
        <w:tc>
          <w:tcPr>
            <w:tcW w:w="4068" w:type="dxa"/>
          </w:tcPr>
          <w:p w14:paraId="7D7BA927" w14:textId="34381AC4" w:rsidR="00074DC4" w:rsidRPr="00760AD5" w:rsidRDefault="00074DC4" w:rsidP="007C658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074DC4" w:rsidRPr="00134923" w14:paraId="73BEA9B3" w14:textId="77777777" w:rsidTr="00074DC4">
        <w:tc>
          <w:tcPr>
            <w:tcW w:w="1999" w:type="dxa"/>
          </w:tcPr>
          <w:p w14:paraId="561E6514" w14:textId="77777777" w:rsidR="00074DC4" w:rsidRPr="00134923" w:rsidRDefault="00074DC4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sNumDoc</w:t>
            </w:r>
            <w:proofErr w:type="gramEnd"/>
          </w:p>
        </w:tc>
        <w:tc>
          <w:tcPr>
            <w:tcW w:w="1825" w:type="dxa"/>
          </w:tcPr>
          <w:p w14:paraId="6718999D" w14:textId="77777777" w:rsidR="00074DC4" w:rsidRPr="00E00139" w:rsidRDefault="00074DC4" w:rsidP="001576F6">
            <w:pPr>
              <w:contextualSpacing/>
              <w:rPr>
                <w:rFonts w:eastAsia="Times New Roman"/>
                <w:color w:val="000000"/>
                <w:sz w:val="20"/>
                <w:szCs w:val="20"/>
                <w:highlight w:val="yellow"/>
              </w:rPr>
            </w:pPr>
            <w:r w:rsidRPr="0027346C">
              <w:rPr>
                <w:rFonts w:eastAsia="Times New Roman"/>
                <w:color w:val="000000"/>
                <w:sz w:val="20"/>
                <w:szCs w:val="20"/>
              </w:rPr>
              <w:t>Номер ЗнП</w:t>
            </w:r>
          </w:p>
        </w:tc>
        <w:tc>
          <w:tcPr>
            <w:tcW w:w="922" w:type="dxa"/>
          </w:tcPr>
          <w:p w14:paraId="35CA04B6" w14:textId="77777777" w:rsidR="00074DC4" w:rsidRPr="00134923" w:rsidRDefault="00074DC4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22238A71" w14:textId="77777777" w:rsidR="00074DC4" w:rsidRPr="00141D07" w:rsidRDefault="00074DC4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4882E01A" w14:textId="3CED144A" w:rsidR="00074DC4" w:rsidRPr="008B1A6A" w:rsidRDefault="00074DC4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нет/нет</w:t>
            </w:r>
          </w:p>
        </w:tc>
        <w:tc>
          <w:tcPr>
            <w:tcW w:w="4068" w:type="dxa"/>
          </w:tcPr>
          <w:p w14:paraId="0331E9D9" w14:textId="035415D9" w:rsidR="00074DC4" w:rsidRPr="00BF75BC" w:rsidRDefault="00074DC4" w:rsidP="00074DC4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BF75BC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PayReqDet</w:t>
            </w:r>
            <w:r w:rsidRPr="00BF75BC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commentRangeStart w:id="512"/>
            <w:commentRangeStart w:id="513"/>
            <w:r w:rsidRPr="00074DC4">
              <w:rPr>
                <w:rFonts w:eastAsia="Times New Roman"/>
                <w:strike/>
                <w:color w:val="000000"/>
                <w:sz w:val="20"/>
                <w:szCs w:val="20"/>
                <w:lang w:val="en-US"/>
              </w:rPr>
              <w:t>idPayRequest</w:t>
            </w:r>
            <w:commentRangeEnd w:id="512"/>
            <w:r w:rsidRPr="00074DC4">
              <w:rPr>
                <w:rStyle w:val="ad"/>
                <w:strike/>
              </w:rPr>
              <w:commentReference w:id="512"/>
            </w:r>
            <w:commentRangeEnd w:id="513"/>
            <w:r>
              <w:rPr>
                <w:rStyle w:val="ad"/>
              </w:rPr>
              <w:commentReference w:id="513"/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sNumDoc</w:t>
            </w:r>
          </w:p>
        </w:tc>
        <w:tc>
          <w:tcPr>
            <w:tcW w:w="4068" w:type="dxa"/>
          </w:tcPr>
          <w:p w14:paraId="6B457326" w14:textId="625F799B" w:rsidR="00074DC4" w:rsidRDefault="00074DC4" w:rsidP="00535AF9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</w:rPr>
              <w:t>Только для исходящих платежей (Pm_CBStatementDoc.nDirection = -</w:t>
            </w:r>
            <w:proofErr w:type="gramStart"/>
            <w:r w:rsidRPr="009A4A57">
              <w:rPr>
                <w:rFonts w:eastAsia="Times New Roman"/>
                <w:color w:val="000000"/>
                <w:sz w:val="20"/>
                <w:szCs w:val="20"/>
              </w:rPr>
              <w:t>1 )</w:t>
            </w:r>
            <w:proofErr w:type="gramEnd"/>
            <w:r w:rsidRPr="00CF25DE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106C4940" w14:textId="77777777" w:rsidR="00074DC4" w:rsidRDefault="00074DC4" w:rsidP="00535AF9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Связь классов:</w:t>
            </w:r>
          </w:p>
          <w:p w14:paraId="773CD4DA" w14:textId="03C91271" w:rsidR="00074DC4" w:rsidRPr="00944650" w:rsidRDefault="00074DC4" w:rsidP="00074DC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A4A57">
              <w:rPr>
                <w:rFonts w:eastAsia="Times New Roman"/>
                <w:color w:val="000000"/>
                <w:sz w:val="20"/>
                <w:szCs w:val="20"/>
                <w:lang w:val="en-US"/>
              </w:rPr>
              <w:t>PayReq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Det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gidPayDoc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D23607">
              <w:rPr>
                <w:rFonts w:cstheme="minorHAnsi"/>
                <w:sz w:val="20"/>
                <w:szCs w:val="20"/>
              </w:rPr>
              <w:t>_</w:t>
            </w:r>
            <w:r w:rsidRPr="003002C8">
              <w:rPr>
                <w:rFonts w:cstheme="minorHAnsi"/>
                <w:sz w:val="20"/>
                <w:szCs w:val="20"/>
                <w:lang w:val="en-US"/>
              </w:rPr>
              <w:t>CBStatementDoc</w:t>
            </w:r>
            <w:r w:rsidRPr="00D23607">
              <w:rPr>
                <w:rFonts w:cstheme="minorHAnsi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gidPayDoc</w:t>
            </w:r>
            <w:r w:rsidRPr="00D23607"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074DC4" w:rsidRPr="001E3BEA" w14:paraId="461AD712" w14:textId="77777777" w:rsidTr="00074DC4">
        <w:tc>
          <w:tcPr>
            <w:tcW w:w="1999" w:type="dxa"/>
          </w:tcPr>
          <w:p w14:paraId="1C400238" w14:textId="77777777" w:rsidR="00074DC4" w:rsidRPr="00E00139" w:rsidRDefault="00074DC4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nSum</w:t>
            </w:r>
            <w:proofErr w:type="gramEnd"/>
          </w:p>
        </w:tc>
        <w:tc>
          <w:tcPr>
            <w:tcW w:w="1825" w:type="dxa"/>
          </w:tcPr>
          <w:p w14:paraId="5EA1D304" w14:textId="77777777" w:rsidR="00074DC4" w:rsidRPr="0027346C" w:rsidRDefault="00074DC4" w:rsidP="001576F6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Сумма распределения</w:t>
            </w:r>
          </w:p>
        </w:tc>
        <w:tc>
          <w:tcPr>
            <w:tcW w:w="922" w:type="dxa"/>
          </w:tcPr>
          <w:p w14:paraId="012934E5" w14:textId="77777777" w:rsidR="00074DC4" w:rsidRPr="0026584D" w:rsidRDefault="00074DC4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897" w:type="dxa"/>
          </w:tcPr>
          <w:p w14:paraId="24DEF302" w14:textId="77777777" w:rsidR="00074DC4" w:rsidRDefault="00074DC4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181D67F3" w14:textId="77777777" w:rsidR="00074DC4" w:rsidRPr="009A1E3B" w:rsidRDefault="00074DC4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да/да</w:t>
            </w:r>
          </w:p>
        </w:tc>
        <w:tc>
          <w:tcPr>
            <w:tcW w:w="4068" w:type="dxa"/>
          </w:tcPr>
          <w:p w14:paraId="31B70062" w14:textId="56828A63" w:rsidR="00074DC4" w:rsidRPr="00B8453D" w:rsidRDefault="00074DC4" w:rsidP="00CB708C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Pm_ObjSumDistr.nSum</w:t>
            </w:r>
            <w:r w:rsidRPr="00B5647F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068" w:type="dxa"/>
          </w:tcPr>
          <w:p w14:paraId="3B299A8D" w14:textId="792B8085" w:rsidR="00074DC4" w:rsidRPr="00B8453D" w:rsidRDefault="00CB708C" w:rsidP="00B5647F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 w:rsidRPr="00B5647F">
              <w:rPr>
                <w:rFonts w:eastAsia="Times New Roman"/>
                <w:color w:val="000000"/>
                <w:sz w:val="20"/>
                <w:szCs w:val="20"/>
              </w:rPr>
              <w:t>Ручная корректировка.</w:t>
            </w:r>
          </w:p>
        </w:tc>
      </w:tr>
      <w:tr w:rsidR="000B7F33" w:rsidRPr="001E3BEA" w14:paraId="6BA9A66A" w14:textId="77777777" w:rsidTr="00074DC4">
        <w:tc>
          <w:tcPr>
            <w:tcW w:w="1999" w:type="dxa"/>
          </w:tcPr>
          <w:p w14:paraId="0331A798" w14:textId="77777777" w:rsidR="000B7F33" w:rsidRPr="00470ABA" w:rsidRDefault="000B7F33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idBisObj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proofErr w:type="gramEnd"/>
          </w:p>
        </w:tc>
        <w:tc>
          <w:tcPr>
            <w:tcW w:w="1825" w:type="dxa"/>
          </w:tcPr>
          <w:p w14:paraId="22F73475" w14:textId="77777777" w:rsidR="000B7F33" w:rsidRDefault="000B7F33" w:rsidP="001576F6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Код БЕ</w:t>
            </w:r>
          </w:p>
        </w:tc>
        <w:tc>
          <w:tcPr>
            <w:tcW w:w="922" w:type="dxa"/>
          </w:tcPr>
          <w:p w14:paraId="00A435DE" w14:textId="77777777" w:rsidR="000B7F33" w:rsidRDefault="000B7F33" w:rsidP="001576F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36B32319" w14:textId="77777777" w:rsidR="000B7F33" w:rsidRDefault="000B7F33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11563853" w14:textId="77777777" w:rsidR="000B7F33" w:rsidRPr="00371D8C" w:rsidRDefault="000B7F33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33BB769C" w14:textId="1B01799E" w:rsidR="000B7F33" w:rsidRPr="009658EF" w:rsidRDefault="000B7F33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да/да</w:t>
            </w:r>
          </w:p>
        </w:tc>
        <w:tc>
          <w:tcPr>
            <w:tcW w:w="4068" w:type="dxa"/>
          </w:tcPr>
          <w:p w14:paraId="39C209D3" w14:textId="77777777" w:rsidR="000B7F33" w:rsidRPr="003519B5" w:rsidRDefault="000B7F33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Pm_ObjSumDistr.idBisOb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jMC.</w:t>
            </w:r>
          </w:p>
        </w:tc>
        <w:tc>
          <w:tcPr>
            <w:tcW w:w="4068" w:type="dxa"/>
            <w:vMerge w:val="restart"/>
            <w:vAlign w:val="center"/>
          </w:tcPr>
          <w:p w14:paraId="52C7012F" w14:textId="3785413D" w:rsidR="000B7F33" w:rsidRDefault="000B7F33" w:rsidP="001576F6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БЕ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832620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BisObj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).</w:t>
            </w:r>
          </w:p>
          <w:p w14:paraId="66267028" w14:textId="4B95787B" w:rsidR="000B7F33" w:rsidRPr="00FE3B9D" w:rsidRDefault="000B7F33" w:rsidP="000B7F33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 xml:space="preserve">интерфейсе </w:t>
            </w:r>
            <w:r w:rsidRPr="008C2CB8">
              <w:rPr>
                <w:rFonts w:cstheme="minorHAnsi"/>
                <w:sz w:val="20"/>
                <w:szCs w:val="20"/>
              </w:rPr>
              <w:lastRenderedPageBreak/>
              <w:t>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0B7F33" w:rsidRPr="001E3BEA" w14:paraId="298E4AA0" w14:textId="77777777" w:rsidTr="00074DC4">
        <w:tc>
          <w:tcPr>
            <w:tcW w:w="1999" w:type="dxa"/>
          </w:tcPr>
          <w:p w14:paraId="5DCBA0B1" w14:textId="77777777" w:rsidR="000B7F33" w:rsidRPr="00470ABA" w:rsidRDefault="000B7F33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idBisObj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</w:tc>
        <w:tc>
          <w:tcPr>
            <w:tcW w:w="1825" w:type="dxa"/>
          </w:tcPr>
          <w:p w14:paraId="67E09EA2" w14:textId="77777777" w:rsidR="000B7F33" w:rsidRDefault="000B7F33" w:rsidP="001576F6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БЕ</w:t>
            </w:r>
          </w:p>
        </w:tc>
        <w:tc>
          <w:tcPr>
            <w:tcW w:w="922" w:type="dxa"/>
          </w:tcPr>
          <w:p w14:paraId="2F32A21E" w14:textId="77777777" w:rsidR="000B7F33" w:rsidRDefault="000B7F33" w:rsidP="001576F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448216A4" w14:textId="77777777" w:rsidR="000B7F33" w:rsidRPr="00470ABA" w:rsidRDefault="000B7F33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4DAB5ED4" w14:textId="242EE083" w:rsidR="000B7F33" w:rsidRDefault="000B7F33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нет/да</w:t>
            </w:r>
          </w:p>
        </w:tc>
        <w:tc>
          <w:tcPr>
            <w:tcW w:w="4068" w:type="dxa"/>
          </w:tcPr>
          <w:p w14:paraId="4261CF45" w14:textId="61D8BC91" w:rsidR="000B7F33" w:rsidRPr="00832620" w:rsidRDefault="000B7F33" w:rsidP="000B7F33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Pm_ObjSumDistr.idBisOb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jHL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4068" w:type="dxa"/>
            <w:vMerge/>
          </w:tcPr>
          <w:p w14:paraId="3D596541" w14:textId="77777777" w:rsidR="000B7F33" w:rsidRPr="00A17B74" w:rsidRDefault="000B7F33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0B7F33" w:rsidRPr="001E3BEA" w14:paraId="58763397" w14:textId="77777777" w:rsidTr="00074DC4">
        <w:tc>
          <w:tcPr>
            <w:tcW w:w="1999" w:type="dxa"/>
          </w:tcPr>
          <w:p w14:paraId="528F12C8" w14:textId="77777777" w:rsidR="000B7F33" w:rsidRPr="00A17B7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lastRenderedPageBreak/>
              <w:t>idBudgItemMC</w:t>
            </w:r>
            <w:proofErr w:type="gramEnd"/>
          </w:p>
        </w:tc>
        <w:tc>
          <w:tcPr>
            <w:tcW w:w="1825" w:type="dxa"/>
          </w:tcPr>
          <w:p w14:paraId="55D05BBF" w14:textId="77777777" w:rsidR="000B7F33" w:rsidRDefault="000B7F33" w:rsidP="00917AA6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Код статьи БДДС</w:t>
            </w:r>
          </w:p>
        </w:tc>
        <w:tc>
          <w:tcPr>
            <w:tcW w:w="922" w:type="dxa"/>
          </w:tcPr>
          <w:p w14:paraId="355C871A" w14:textId="77777777" w:rsidR="000B7F33" w:rsidRPr="00832620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39B7CCAF" w14:textId="77777777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5B34200D" w14:textId="77777777" w:rsidR="000B7F33" w:rsidRPr="00371D8C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79BE81B0" w14:textId="7BE5847D" w:rsidR="000B7F33" w:rsidRPr="009658EF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да/да</w:t>
            </w:r>
          </w:p>
        </w:tc>
        <w:tc>
          <w:tcPr>
            <w:tcW w:w="4068" w:type="dxa"/>
          </w:tcPr>
          <w:p w14:paraId="1C823D84" w14:textId="77777777" w:rsidR="000B7F33" w:rsidRPr="00A17B74" w:rsidRDefault="000B7F33" w:rsidP="00917AA6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Pm_ObjSumDistr.idBudgItemMC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</w:tc>
        <w:tc>
          <w:tcPr>
            <w:tcW w:w="4068" w:type="dxa"/>
            <w:vMerge w:val="restart"/>
          </w:tcPr>
          <w:p w14:paraId="2BC9593D" w14:textId="66714177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статей бюджета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1E7FA8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BudgetItem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1E7FA8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4B7EBF1A" w14:textId="3E063029" w:rsidR="000B7F33" w:rsidRPr="00A17B7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>интерфейсе 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0B7F33" w:rsidRPr="001E3BEA" w14:paraId="44E51A64" w14:textId="77777777" w:rsidTr="00074DC4">
        <w:tc>
          <w:tcPr>
            <w:tcW w:w="1999" w:type="dxa"/>
          </w:tcPr>
          <w:p w14:paraId="04E5E9F0" w14:textId="77777777" w:rsidR="000B7F33" w:rsidRPr="009333F9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idBudgItem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</w:tc>
        <w:tc>
          <w:tcPr>
            <w:tcW w:w="1825" w:type="dxa"/>
          </w:tcPr>
          <w:p w14:paraId="034C4DDE" w14:textId="77777777" w:rsidR="000B7F33" w:rsidRDefault="000B7F33" w:rsidP="00917AA6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Статья БДДС</w:t>
            </w:r>
          </w:p>
        </w:tc>
        <w:tc>
          <w:tcPr>
            <w:tcW w:w="922" w:type="dxa"/>
          </w:tcPr>
          <w:p w14:paraId="21540189" w14:textId="77777777" w:rsidR="000B7F33" w:rsidRPr="00832620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2ECBADFA" w14:textId="77777777" w:rsidR="000B7F33" w:rsidRPr="00470ABA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56DE2C0E" w14:textId="5D8C7471" w:rsidR="000B7F33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нет/да</w:t>
            </w:r>
          </w:p>
        </w:tc>
        <w:tc>
          <w:tcPr>
            <w:tcW w:w="4068" w:type="dxa"/>
          </w:tcPr>
          <w:p w14:paraId="244D05EE" w14:textId="7A6264FE" w:rsidR="000B7F33" w:rsidRPr="001E7FA8" w:rsidRDefault="000B7F33" w:rsidP="000B7F33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Pm_ObjSumDistr.idBudgItemHL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4068" w:type="dxa"/>
            <w:vMerge/>
          </w:tcPr>
          <w:p w14:paraId="39E94411" w14:textId="77777777" w:rsidR="000B7F33" w:rsidRPr="00A17B7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0B7F33" w:rsidRPr="001E3BEA" w14:paraId="47E48DCA" w14:textId="77777777" w:rsidTr="00074DC4">
        <w:tc>
          <w:tcPr>
            <w:tcW w:w="1999" w:type="dxa"/>
          </w:tcPr>
          <w:p w14:paraId="6CF300F4" w14:textId="77777777" w:rsidR="000B7F33" w:rsidRDefault="000B7F33" w:rsidP="00917AA6">
            <w:pPr>
              <w:pStyle w:val="a6"/>
              <w:ind w:left="0"/>
              <w:rPr>
                <w:ins w:id="514" w:author="Учетная запись Майкрософт" w:date="2025-08-18T19:11:00Z"/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idOfsResponsible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proofErr w:type="gramEnd"/>
          </w:p>
          <w:p w14:paraId="3646FF78" w14:textId="4756F74A" w:rsidR="00340EEE" w:rsidRPr="00340EEE" w:rsidRDefault="00340EEE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ins w:id="515" w:author="Учетная запись Майкрософт" w:date="2025-08-18T19:11:00Z">
              <w:r>
                <w:rPr>
                  <w:rFonts w:eastAsia="Times New Roman"/>
                  <w:color w:val="000000"/>
                  <w:sz w:val="20"/>
                  <w:szCs w:val="20"/>
                </w:rPr>
                <w:t>(</w:t>
              </w:r>
              <w:proofErr w:type="gramStart"/>
              <w:r>
                <w:rPr>
                  <w:rFonts w:eastAsia="Times New Roman"/>
                  <w:color w:val="000000"/>
                  <w:sz w:val="20"/>
                  <w:szCs w:val="20"/>
                </w:rPr>
                <w:t>проектный</w:t>
              </w:r>
              <w:proofErr w:type="gramEnd"/>
              <w:r>
                <w:rPr>
                  <w:rFonts w:eastAsia="Times New Roman"/>
                  <w:color w:val="000000"/>
                  <w:sz w:val="20"/>
                  <w:szCs w:val="20"/>
                </w:rPr>
                <w:t xml:space="preserve"> атрибут)</w:t>
              </w:r>
            </w:ins>
          </w:p>
        </w:tc>
        <w:tc>
          <w:tcPr>
            <w:tcW w:w="1825" w:type="dxa"/>
          </w:tcPr>
          <w:p w14:paraId="5CC36EB1" w14:textId="77777777" w:rsidR="000B7F33" w:rsidRPr="0027346C" w:rsidRDefault="000B7F33" w:rsidP="00917AA6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Код </w:t>
            </w:r>
            <w:commentRangeStart w:id="516"/>
            <w:commentRangeStart w:id="517"/>
            <w:r>
              <w:rPr>
                <w:rFonts w:eastAsia="Times New Roman"/>
                <w:color w:val="000000"/>
                <w:sz w:val="20"/>
                <w:szCs w:val="20"/>
              </w:rPr>
              <w:t>ЦФУ</w:t>
            </w:r>
            <w:commentRangeEnd w:id="516"/>
            <w:r>
              <w:rPr>
                <w:rStyle w:val="ad"/>
              </w:rPr>
              <w:commentReference w:id="516"/>
            </w:r>
            <w:commentRangeEnd w:id="517"/>
            <w:r>
              <w:rPr>
                <w:rStyle w:val="ad"/>
              </w:rPr>
              <w:commentReference w:id="517"/>
            </w:r>
          </w:p>
        </w:tc>
        <w:tc>
          <w:tcPr>
            <w:tcW w:w="922" w:type="dxa"/>
          </w:tcPr>
          <w:p w14:paraId="507A5CCF" w14:textId="77777777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0147493E" w14:textId="77777777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26D19369" w14:textId="77777777" w:rsidR="000B7F33" w:rsidRPr="00371D8C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5110EC5A" w14:textId="6FAA91B5" w:rsidR="000B7F33" w:rsidRPr="009658EF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да/да</w:t>
            </w:r>
          </w:p>
        </w:tc>
        <w:tc>
          <w:tcPr>
            <w:tcW w:w="4068" w:type="dxa"/>
          </w:tcPr>
          <w:p w14:paraId="1148096F" w14:textId="77777777" w:rsidR="000B7F33" w:rsidRPr="00D77AF4" w:rsidRDefault="000B7F33" w:rsidP="00917AA6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Pm_ObjSumDistr.sAttrValMC(idOfsResponsible)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4068" w:type="dxa"/>
            <w:vMerge w:val="restart"/>
          </w:tcPr>
          <w:p w14:paraId="7C524657" w14:textId="7B617914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ОФС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OFStructure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139EA31F" w14:textId="0E727063" w:rsidR="000B7F33" w:rsidRPr="00A17B7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>интерфейсе 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0B7F33" w:rsidRPr="001E3BEA" w14:paraId="699CF799" w14:textId="77777777" w:rsidTr="00074DC4">
        <w:tc>
          <w:tcPr>
            <w:tcW w:w="1999" w:type="dxa"/>
          </w:tcPr>
          <w:p w14:paraId="4244301C" w14:textId="77777777" w:rsidR="000B7F33" w:rsidRPr="005925BA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idOfsResponsible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</w:tc>
        <w:tc>
          <w:tcPr>
            <w:tcW w:w="1825" w:type="dxa"/>
          </w:tcPr>
          <w:p w14:paraId="4CF68D05" w14:textId="77777777" w:rsidR="000B7F33" w:rsidRPr="0027346C" w:rsidRDefault="000B7F33" w:rsidP="00917AA6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ЦФУ</w:t>
            </w:r>
          </w:p>
        </w:tc>
        <w:tc>
          <w:tcPr>
            <w:tcW w:w="922" w:type="dxa"/>
          </w:tcPr>
          <w:p w14:paraId="298CD368" w14:textId="77777777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1A97076A" w14:textId="77777777" w:rsidR="000B7F33" w:rsidRPr="00470ABA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2F041DB0" w14:textId="34E1F590" w:rsidR="000B7F33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нет/да</w:t>
            </w:r>
          </w:p>
        </w:tc>
        <w:tc>
          <w:tcPr>
            <w:tcW w:w="4068" w:type="dxa"/>
          </w:tcPr>
          <w:p w14:paraId="4BF3BAE9" w14:textId="0521CA15" w:rsidR="000B7F33" w:rsidRPr="00D77AF4" w:rsidRDefault="000B7F33" w:rsidP="000B7F33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</w:t>
            </w: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. sAttrValHL</w:t>
            </w:r>
            <w:proofErr w:type="gramEnd"/>
            <w:r w:rsidRPr="00A17B74">
              <w:rPr>
                <w:rFonts w:eastAsia="Times New Roman"/>
                <w:color w:val="000000"/>
                <w:sz w:val="20"/>
                <w:szCs w:val="20"/>
              </w:rPr>
              <w:t>(idOfsResponsible)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4068" w:type="dxa"/>
            <w:vMerge/>
          </w:tcPr>
          <w:p w14:paraId="60564B8B" w14:textId="77777777" w:rsidR="000B7F33" w:rsidRPr="00A17B7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0B7F33" w:rsidRPr="001E3BEA" w14:paraId="0974BE53" w14:textId="77777777" w:rsidTr="00074DC4">
        <w:tc>
          <w:tcPr>
            <w:tcW w:w="1999" w:type="dxa"/>
          </w:tcPr>
          <w:p w14:paraId="621C0E6B" w14:textId="77777777" w:rsidR="000B7F33" w:rsidRPr="00D77AF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idSngOfsFinCenter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proofErr w:type="gramEnd"/>
          </w:p>
        </w:tc>
        <w:tc>
          <w:tcPr>
            <w:tcW w:w="1825" w:type="dxa"/>
          </w:tcPr>
          <w:p w14:paraId="6961FA0E" w14:textId="77777777" w:rsidR="000B7F33" w:rsidRPr="0027346C" w:rsidRDefault="000B7F33" w:rsidP="00917AA6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Код ЦФО</w:t>
            </w:r>
          </w:p>
        </w:tc>
        <w:tc>
          <w:tcPr>
            <w:tcW w:w="922" w:type="dxa"/>
          </w:tcPr>
          <w:p w14:paraId="6EC2ED75" w14:textId="77777777" w:rsidR="000B7F33" w:rsidRPr="00832620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471CA3CE" w14:textId="77777777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</w:t>
            </w:r>
            <w:r w:rsidRPr="00D77AF4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30C4EAE1" w14:textId="77777777" w:rsidR="000B7F33" w:rsidRPr="00371D8C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</w:t>
            </w:r>
            <w:r w:rsidRPr="00D77AF4">
              <w:rPr>
                <w:rFonts w:cstheme="minorHAnsi"/>
                <w:sz w:val="20"/>
                <w:szCs w:val="20"/>
              </w:rPr>
              <w:t xml:space="preserve">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0D7399CD" w14:textId="60B9CBA2" w:rsidR="000B7F33" w:rsidRPr="009658EF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да/да</w:t>
            </w:r>
          </w:p>
        </w:tc>
        <w:tc>
          <w:tcPr>
            <w:tcW w:w="4068" w:type="dxa"/>
          </w:tcPr>
          <w:p w14:paraId="26DFFBB5" w14:textId="77777777" w:rsidR="000B7F33" w:rsidRPr="00A17B74" w:rsidRDefault="000B7F33" w:rsidP="00917AA6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Pm_ObjSumDistr.sAttrValMC(idSngOfsFinCenter)</w:t>
            </w:r>
          </w:p>
        </w:tc>
        <w:tc>
          <w:tcPr>
            <w:tcW w:w="4068" w:type="dxa"/>
            <w:vMerge w:val="restart"/>
          </w:tcPr>
          <w:p w14:paraId="6BD696A9" w14:textId="225EC9BB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ОФС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OFStructure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79C80500" w14:textId="574E311F" w:rsidR="000B7F33" w:rsidRPr="00A17B7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>интерфейсе 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0B7F33" w:rsidRPr="001E3BEA" w14:paraId="6FE74943" w14:textId="77777777" w:rsidTr="00074DC4">
        <w:tc>
          <w:tcPr>
            <w:tcW w:w="1999" w:type="dxa"/>
          </w:tcPr>
          <w:p w14:paraId="0D7ED621" w14:textId="77777777" w:rsidR="000B7F33" w:rsidRPr="005925BA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idSngOfsFinCenter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</w:tc>
        <w:tc>
          <w:tcPr>
            <w:tcW w:w="1825" w:type="dxa"/>
          </w:tcPr>
          <w:p w14:paraId="55E96869" w14:textId="77777777" w:rsidR="000B7F33" w:rsidRDefault="000B7F33" w:rsidP="00917AA6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ЦФО</w:t>
            </w:r>
          </w:p>
        </w:tc>
        <w:tc>
          <w:tcPr>
            <w:tcW w:w="922" w:type="dxa"/>
          </w:tcPr>
          <w:p w14:paraId="7657555D" w14:textId="77777777" w:rsidR="000B7F33" w:rsidRPr="00832620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0F72CD18" w14:textId="77777777" w:rsidR="000B7F33" w:rsidRPr="00470ABA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4232D262" w14:textId="10A4071E" w:rsidR="000B7F33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нет/да</w:t>
            </w:r>
          </w:p>
        </w:tc>
        <w:tc>
          <w:tcPr>
            <w:tcW w:w="4068" w:type="dxa"/>
          </w:tcPr>
          <w:p w14:paraId="32BDCA13" w14:textId="642EA0AA" w:rsidR="000B7F33" w:rsidRPr="00D77AF4" w:rsidRDefault="000B7F33" w:rsidP="000B7F33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Pm_ObjSumDistr.sAttrValHL(idSngOfsFinCenter)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068" w:type="dxa"/>
            <w:vMerge/>
          </w:tcPr>
          <w:p w14:paraId="35FE17E4" w14:textId="77777777" w:rsidR="000B7F33" w:rsidRPr="00A17B7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0B7F33" w:rsidRPr="001E3BEA" w14:paraId="326E4A3F" w14:textId="77777777" w:rsidTr="00074DC4">
        <w:tc>
          <w:tcPr>
            <w:tcW w:w="1999" w:type="dxa"/>
          </w:tcPr>
          <w:p w14:paraId="6F773BE6" w14:textId="77777777" w:rsidR="000B7F33" w:rsidRPr="005925BA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idRespOfs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MC</w:t>
            </w:r>
            <w:proofErr w:type="gramEnd"/>
          </w:p>
        </w:tc>
        <w:tc>
          <w:tcPr>
            <w:tcW w:w="1825" w:type="dxa"/>
          </w:tcPr>
          <w:p w14:paraId="4C41E52F" w14:textId="77777777" w:rsidR="000B7F33" w:rsidRDefault="000B7F33" w:rsidP="00917AA6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Код куратора</w:t>
            </w:r>
          </w:p>
        </w:tc>
        <w:tc>
          <w:tcPr>
            <w:tcW w:w="922" w:type="dxa"/>
          </w:tcPr>
          <w:p w14:paraId="17021504" w14:textId="77777777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45ED053B" w14:textId="77777777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>нет,</w:t>
            </w:r>
          </w:p>
          <w:p w14:paraId="30EE8CEA" w14:textId="77777777" w:rsidR="000B7F33" w:rsidRPr="00371D8C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MC 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4AA0B6BD" w14:textId="7C8D544A" w:rsidR="000B7F33" w:rsidRPr="009658EF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да/да</w:t>
            </w:r>
          </w:p>
        </w:tc>
        <w:tc>
          <w:tcPr>
            <w:tcW w:w="4068" w:type="dxa"/>
          </w:tcPr>
          <w:p w14:paraId="128F4050" w14:textId="77777777" w:rsidR="000B7F33" w:rsidRPr="00A17B74" w:rsidRDefault="000B7F33" w:rsidP="00917AA6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Pm_ObjSumDistr.sAttrValMC(idRespOfs)</w:t>
            </w:r>
          </w:p>
        </w:tc>
        <w:tc>
          <w:tcPr>
            <w:tcW w:w="4068" w:type="dxa"/>
            <w:vMerge w:val="restart"/>
          </w:tcPr>
          <w:p w14:paraId="56F9EFC9" w14:textId="4D70C39E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справочника ОФС (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BS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OFStructure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1CA2F3C3" w14:textId="6DBF6413" w:rsidR="000B7F33" w:rsidRPr="00A17B7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Пример вывода и вывода из справочника можно посмотреть в </w:t>
            </w:r>
            <w:r w:rsidRPr="008C2CB8">
              <w:rPr>
                <w:rFonts w:cstheme="minorHAnsi"/>
                <w:sz w:val="20"/>
                <w:szCs w:val="20"/>
              </w:rPr>
              <w:t>интерфейсе «Платежное поручение» на закладке «Позиции платежного поручения»)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tr w:rsidR="000B7F33" w:rsidRPr="001E3BEA" w14:paraId="475515AA" w14:textId="77777777" w:rsidTr="00074DC4">
        <w:tc>
          <w:tcPr>
            <w:tcW w:w="1999" w:type="dxa"/>
          </w:tcPr>
          <w:p w14:paraId="3A92E011" w14:textId="77777777" w:rsidR="000B7F33" w:rsidRDefault="000B7F33" w:rsidP="00917AA6">
            <w:pPr>
              <w:pStyle w:val="a6"/>
              <w:ind w:left="0"/>
              <w:rPr>
                <w:ins w:id="518" w:author="Учетная запись Майкрософт" w:date="2025-08-18T19:12:00Z"/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A17B74">
              <w:rPr>
                <w:rFonts w:eastAsia="Times New Roman"/>
                <w:color w:val="000000"/>
                <w:sz w:val="20"/>
                <w:szCs w:val="20"/>
              </w:rPr>
              <w:t>idRespOfs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proofErr w:type="gramEnd"/>
          </w:p>
          <w:p w14:paraId="78D73703" w14:textId="2FAAC498" w:rsidR="00340EEE" w:rsidRPr="005925BA" w:rsidRDefault="00340EEE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ins w:id="519" w:author="Учетная запись Майкрософт" w:date="2025-08-18T19:12:00Z">
              <w:r>
                <w:rPr>
                  <w:rFonts w:eastAsia="Times New Roman"/>
                  <w:color w:val="000000"/>
                  <w:sz w:val="20"/>
                  <w:szCs w:val="20"/>
                </w:rPr>
                <w:t>(</w:t>
              </w:r>
              <w:proofErr w:type="gramStart"/>
              <w:r>
                <w:rPr>
                  <w:rFonts w:eastAsia="Times New Roman"/>
                  <w:color w:val="000000"/>
                  <w:sz w:val="20"/>
                  <w:szCs w:val="20"/>
                </w:rPr>
                <w:t>проектный</w:t>
              </w:r>
              <w:proofErr w:type="gramEnd"/>
              <w:r>
                <w:rPr>
                  <w:rFonts w:eastAsia="Times New Roman"/>
                  <w:color w:val="000000"/>
                  <w:sz w:val="20"/>
                  <w:szCs w:val="20"/>
                </w:rPr>
                <w:t xml:space="preserve"> атрибут)</w:t>
              </w:r>
            </w:ins>
          </w:p>
        </w:tc>
        <w:tc>
          <w:tcPr>
            <w:tcW w:w="1825" w:type="dxa"/>
          </w:tcPr>
          <w:p w14:paraId="7366623A" w14:textId="77777777" w:rsidR="000B7F33" w:rsidRDefault="000B7F33" w:rsidP="00917AA6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Куратор по </w:t>
            </w:r>
            <w:commentRangeStart w:id="520"/>
            <w:r>
              <w:rPr>
                <w:rFonts w:eastAsia="Times New Roman"/>
                <w:color w:val="000000"/>
                <w:sz w:val="20"/>
                <w:szCs w:val="20"/>
              </w:rPr>
              <w:t>направлению</w:t>
            </w:r>
            <w:commentRangeEnd w:id="520"/>
            <w:r>
              <w:rPr>
                <w:rStyle w:val="ad"/>
              </w:rPr>
              <w:commentReference w:id="520"/>
            </w:r>
          </w:p>
        </w:tc>
        <w:tc>
          <w:tcPr>
            <w:tcW w:w="922" w:type="dxa"/>
          </w:tcPr>
          <w:p w14:paraId="39D339E4" w14:textId="77777777" w:rsidR="000B7F33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7760AC2D" w14:textId="77777777" w:rsidR="000B7F33" w:rsidRPr="00470ABA" w:rsidRDefault="000B7F33" w:rsidP="00917AA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52BA3E12" w14:textId="539A33B9" w:rsidR="000B7F33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нет/да</w:t>
            </w:r>
          </w:p>
        </w:tc>
        <w:tc>
          <w:tcPr>
            <w:tcW w:w="4068" w:type="dxa"/>
          </w:tcPr>
          <w:p w14:paraId="4DEC1EF7" w14:textId="7F3608BB" w:rsidR="000B7F33" w:rsidRPr="00D77AF4" w:rsidRDefault="000B7F33" w:rsidP="000B7F33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Pm_ObjSumDistr.sAttrValHL(idRespOfs)</w:t>
            </w:r>
            <w:r w:rsidRPr="00D77AF4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068" w:type="dxa"/>
            <w:vMerge/>
          </w:tcPr>
          <w:p w14:paraId="766CCF2E" w14:textId="77777777" w:rsidR="000B7F33" w:rsidRPr="00A17B74" w:rsidRDefault="000B7F33" w:rsidP="00917AA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F7754D" w:rsidRPr="00944650" w14:paraId="0B489036" w14:textId="77777777" w:rsidTr="00D23607">
        <w:tc>
          <w:tcPr>
            <w:tcW w:w="1999" w:type="dxa"/>
          </w:tcPr>
          <w:p w14:paraId="27A48CC1" w14:textId="77777777" w:rsidR="00F7754D" w:rsidRPr="00A17B74" w:rsidRDefault="00F7754D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idContractDist</w:t>
            </w:r>
          </w:p>
        </w:tc>
        <w:tc>
          <w:tcPr>
            <w:tcW w:w="1825" w:type="dxa"/>
          </w:tcPr>
          <w:p w14:paraId="6EB886FA" w14:textId="77777777" w:rsidR="00F7754D" w:rsidRDefault="00F7754D" w:rsidP="001576F6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Договор</w:t>
            </w:r>
          </w:p>
        </w:tc>
        <w:tc>
          <w:tcPr>
            <w:tcW w:w="922" w:type="dxa"/>
          </w:tcPr>
          <w:p w14:paraId="381F0DDF" w14:textId="77777777" w:rsidR="00F7754D" w:rsidRPr="00832620" w:rsidRDefault="00F7754D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1A63F0F7" w14:textId="77777777" w:rsidR="00F7754D" w:rsidRPr="005925BA" w:rsidRDefault="00F7754D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 xml:space="preserve">нет, </w:t>
            </w:r>
            <w:r>
              <w:rPr>
                <w:rFonts w:cstheme="minorHAnsi"/>
                <w:sz w:val="20"/>
                <w:szCs w:val="20"/>
                <w:lang w:val="en-US"/>
              </w:rPr>
              <w:t>HL-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963" w:type="dxa"/>
          </w:tcPr>
          <w:p w14:paraId="071FFC1D" w14:textId="77777777" w:rsidR="00F7754D" w:rsidRDefault="00F7754D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да/да</w:t>
            </w:r>
          </w:p>
        </w:tc>
        <w:tc>
          <w:tcPr>
            <w:tcW w:w="4068" w:type="dxa"/>
          </w:tcPr>
          <w:p w14:paraId="7117A9D7" w14:textId="09A7407F" w:rsidR="00F7754D" w:rsidRPr="000E7DA8" w:rsidRDefault="00F7754D" w:rsidP="00F7754D">
            <w:pPr>
              <w:rPr>
                <w:rFonts w:eastAsia="Times New Roman"/>
                <w:color w:val="000000"/>
                <w:sz w:val="20"/>
                <w:szCs w:val="20"/>
              </w:rPr>
            </w:pPr>
            <w:commentRangeStart w:id="521"/>
            <w:commentRangeStart w:id="522"/>
            <w:r w:rsidRPr="00132ED4">
              <w:rPr>
                <w:rFonts w:eastAsia="Times New Roman"/>
                <w:color w:val="000000"/>
                <w:sz w:val="20"/>
                <w:szCs w:val="20"/>
              </w:rPr>
              <w:t>Pm</w:t>
            </w:r>
            <w:commentRangeEnd w:id="521"/>
            <w:r>
              <w:rPr>
                <w:rStyle w:val="ad"/>
              </w:rPr>
              <w:commentReference w:id="521"/>
            </w:r>
            <w:commentRangeEnd w:id="522"/>
            <w:r w:rsidR="000E09C0">
              <w:rPr>
                <w:rStyle w:val="ad"/>
              </w:rPr>
              <w:commentReference w:id="522"/>
            </w:r>
            <w:r w:rsidRPr="00132ED4">
              <w:rPr>
                <w:rFonts w:eastAsia="Times New Roman"/>
                <w:color w:val="000000"/>
                <w:sz w:val="20"/>
                <w:szCs w:val="20"/>
              </w:rPr>
              <w:t>_ObjSumDistr.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idContract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  <w:p w14:paraId="005647A5" w14:textId="2750112F" w:rsidR="00F7754D" w:rsidRPr="000E7DA8" w:rsidRDefault="00F7754D" w:rsidP="000E7DA8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4068" w:type="dxa"/>
          </w:tcPr>
          <w:p w14:paraId="78AB56F7" w14:textId="77777777" w:rsidR="00F7754D" w:rsidRDefault="00F7754D" w:rsidP="00F7754D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Выбор из списка договоров (объекты класса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>
              <w:rPr>
                <w:rFonts w:eastAsia="Times New Roman"/>
                <w:color w:val="000000"/>
                <w:sz w:val="20"/>
                <w:szCs w:val="20"/>
              </w:rPr>
              <w:t>) с ограничением по</w:t>
            </w:r>
            <w:r w:rsidRPr="00C404A5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gidOtherSettler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/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gidSettlerOut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для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= «-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1»/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«1». Ограничения должны быть в фильтрах списка и их можно снять и выбрать любой договор вне зависимости от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gidOtherSettler</w:t>
            </w:r>
            <w:r>
              <w:rPr>
                <w:rFonts w:eastAsia="Times New Roman"/>
                <w:color w:val="000000"/>
                <w:sz w:val="20"/>
                <w:szCs w:val="20"/>
              </w:rPr>
              <w:t>.</w:t>
            </w:r>
          </w:p>
          <w:p w14:paraId="7061F2C5" w14:textId="09BDD08F" w:rsidR="00F7754D" w:rsidRPr="00F7754D" w:rsidRDefault="00B83C10" w:rsidP="00F7754D">
            <w:pPr>
              <w:rPr>
                <w:rFonts w:eastAsia="Times New Roman"/>
                <w:color w:val="000000"/>
                <w:sz w:val="20"/>
                <w:szCs w:val="20"/>
              </w:rPr>
            </w:pPr>
            <w:ins w:id="523" w:author="Учетная запись Майкрософт" w:date="2025-08-18T11:56:00Z">
              <w:r>
                <w:rPr>
                  <w:rFonts w:eastAsia="Times New Roman"/>
                  <w:color w:val="000000"/>
                  <w:sz w:val="20"/>
                  <w:szCs w:val="20"/>
                </w:rPr>
                <w:t>После</w:t>
              </w:r>
              <w:r w:rsidRPr="002A41AA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  <w:r>
                <w:rPr>
                  <w:rFonts w:eastAsia="Times New Roman"/>
                  <w:color w:val="000000"/>
                  <w:sz w:val="20"/>
                  <w:szCs w:val="20"/>
                </w:rPr>
                <w:t xml:space="preserve">сохранения </w:t>
              </w:r>
              <w:proofErr w:type="gramStart"/>
              <w:r>
                <w:rPr>
                  <w:rFonts w:eastAsia="Times New Roman"/>
                  <w:color w:val="000000"/>
                  <w:sz w:val="20"/>
                  <w:szCs w:val="20"/>
                </w:rPr>
                <w:t>выбранного</w:t>
              </w:r>
              <w:r w:rsidRPr="002A41AA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</w:ins>
            <w:del w:id="524" w:author="Учетная запись Майкрософт" w:date="2025-08-18T11:56:00Z">
              <w:r w:rsidR="00F7754D" w:rsidDel="00B83C10">
                <w:rPr>
                  <w:rFonts w:eastAsia="Times New Roman"/>
                  <w:color w:val="000000"/>
                  <w:sz w:val="20"/>
                  <w:szCs w:val="20"/>
                </w:rPr>
                <w:delText xml:space="preserve">После выбора </w:delText>
              </w:r>
            </w:del>
            <w:ins w:id="525" w:author="Учетная запись Майкрософт" w:date="2025-08-18T11:56:00Z">
              <w:r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</w:ins>
            <w:r w:rsidR="00F7754D">
              <w:rPr>
                <w:rFonts w:eastAsia="Times New Roman"/>
                <w:color w:val="000000"/>
                <w:sz w:val="20"/>
                <w:szCs w:val="20"/>
              </w:rPr>
              <w:t>договора</w:t>
            </w:r>
            <w:proofErr w:type="gramEnd"/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, проанализировать </w:t>
            </w:r>
            <w:r w:rsidR="00F7754D">
              <w:rPr>
                <w:rFonts w:eastAsia="Times New Roman"/>
                <w:color w:val="000000"/>
                <w:sz w:val="20"/>
                <w:szCs w:val="20"/>
              </w:rPr>
              <w:lastRenderedPageBreak/>
              <w:t xml:space="preserve">значения атрибута </w:t>
            </w:r>
            <w:r w:rsidR="00F7754D" w:rsidRPr="00132ED4">
              <w:rPr>
                <w:rFonts w:eastAsia="Times New Roman"/>
                <w:color w:val="000000"/>
                <w:sz w:val="20"/>
                <w:szCs w:val="20"/>
              </w:rPr>
              <w:t>idContract</w:t>
            </w:r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 во всех строках </w:t>
            </w:r>
            <w:ins w:id="526" w:author="Учетная запись Майкрософт" w:date="2025-08-18T08:52:00Z">
              <w:r w:rsidR="00067853">
                <w:rPr>
                  <w:rFonts w:eastAsia="Times New Roman"/>
                  <w:color w:val="000000"/>
                  <w:sz w:val="20"/>
                  <w:szCs w:val="20"/>
                </w:rPr>
                <w:t>списка данных</w:t>
              </w:r>
            </w:ins>
            <w:del w:id="527" w:author="Учетная запись Майкрософт" w:date="2025-08-18T08:52:00Z">
              <w:r w:rsidR="00F7754D" w:rsidDel="00067853">
                <w:rPr>
                  <w:rFonts w:eastAsia="Times New Roman"/>
                  <w:color w:val="000000"/>
                  <w:sz w:val="20"/>
                  <w:szCs w:val="20"/>
                </w:rPr>
                <w:delText>основной таблицы</w:delText>
              </w:r>
            </w:del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. Если они совпали, то записать </w:t>
            </w:r>
            <w:r w:rsidR="00F7754D" w:rsidRPr="00132ED4">
              <w:rPr>
                <w:rFonts w:eastAsia="Times New Roman"/>
                <w:color w:val="000000"/>
                <w:sz w:val="20"/>
                <w:szCs w:val="20"/>
              </w:rPr>
              <w:t>idContract</w:t>
            </w:r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 в </w:t>
            </w:r>
            <w:r w:rsidR="00F7754D" w:rsidRPr="009E1390">
              <w:rPr>
                <w:rFonts w:cstheme="minorHAnsi"/>
                <w:sz w:val="20"/>
                <w:szCs w:val="20"/>
              </w:rPr>
              <w:t>Pm_CBStatementDoc</w:t>
            </w:r>
            <w:r w:rsidR="00F7754D" w:rsidRPr="009E1390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 w:rsidR="00F7754D" w:rsidRPr="009E1390">
              <w:rPr>
                <w:rFonts w:eastAsia="Times New Roman"/>
                <w:color w:val="000000"/>
                <w:sz w:val="20"/>
                <w:szCs w:val="20"/>
                <w:lang w:val="en-US"/>
              </w:rPr>
              <w:t>idContarct</w:t>
            </w:r>
            <w:r w:rsidR="00F7754D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6AE4DA10" w14:textId="57FC2CFA" w:rsidR="00F7754D" w:rsidRPr="000E7DA8" w:rsidRDefault="00F7754D" w:rsidP="000E7DA8">
            <w:pPr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9A1546">
              <w:rPr>
                <w:rFonts w:eastAsia="Times New Roman"/>
                <w:color w:val="000000"/>
                <w:sz w:val="20"/>
                <w:szCs w:val="20"/>
                <w:lang w:val="en-US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OrderBankIn</w:t>
            </w:r>
            <w:r w:rsidRPr="009A1546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 w:rsidRPr="009A1546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/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9A1546">
              <w:rPr>
                <w:rFonts w:eastAsia="Times New Roman"/>
                <w:color w:val="000000"/>
                <w:sz w:val="20"/>
                <w:szCs w:val="20"/>
                <w:lang w:val="en-US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Out</w:t>
            </w:r>
            <w:r w:rsidRPr="009A1546">
              <w:rPr>
                <w:rFonts w:eastAsia="Times New Roman"/>
                <w:color w:val="000000"/>
                <w:sz w:val="20"/>
                <w:szCs w:val="20"/>
                <w:lang w:val="en-US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idContract</w:t>
            </w:r>
            <w:r w:rsidRPr="009A1546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  <w:p w14:paraId="33DB9DFC" w14:textId="366C51F5" w:rsidR="00F7754D" w:rsidRPr="00A0742E" w:rsidRDefault="00C31B85" w:rsidP="00067853">
            <w:pPr>
              <w:rPr>
                <w:rFonts w:eastAsia="Times New Roman"/>
                <w:color w:val="000000"/>
                <w:sz w:val="20"/>
                <w:szCs w:val="20"/>
              </w:rPr>
            </w:pPr>
            <w:ins w:id="528" w:author="Учетная запись Майкрософт" w:date="2025-08-18T12:10:00Z">
              <w:r>
                <w:rPr>
                  <w:rFonts w:eastAsia="Times New Roman"/>
                  <w:color w:val="000000"/>
                  <w:sz w:val="20"/>
                  <w:szCs w:val="20"/>
                </w:rPr>
                <w:t>После</w:t>
              </w:r>
              <w:r w:rsidRPr="002A41AA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  <w:r>
                <w:rPr>
                  <w:rFonts w:eastAsia="Times New Roman"/>
                  <w:color w:val="000000"/>
                  <w:sz w:val="20"/>
                  <w:szCs w:val="20"/>
                </w:rPr>
                <w:t>сохранения выбранного</w:t>
              </w:r>
              <w:r w:rsidDel="00C31B85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</w:ins>
            <w:del w:id="529" w:author="Учетная запись Майкрософт" w:date="2025-08-18T12:10:00Z">
              <w:r w:rsidR="00F7754D" w:rsidDel="00C31B85">
                <w:rPr>
                  <w:rFonts w:eastAsia="Times New Roman"/>
                  <w:color w:val="000000"/>
                  <w:sz w:val="20"/>
                  <w:szCs w:val="20"/>
                </w:rPr>
                <w:delText xml:space="preserve">После выбора </w:delText>
              </w:r>
            </w:del>
            <w:r w:rsidR="00F7754D">
              <w:rPr>
                <w:rFonts w:eastAsia="Times New Roman"/>
                <w:color w:val="000000"/>
                <w:sz w:val="20"/>
                <w:szCs w:val="20"/>
              </w:rPr>
              <w:t>договора, вызвать метод определения бюджетных аналитик по договору (ДП 228970</w:t>
            </w:r>
            <w:r w:rsidR="00F7754D">
              <w:rPr>
                <w:rFonts w:eastAsia="Times New Roman"/>
                <w:color w:val="000000"/>
                <w:sz w:val="20"/>
                <w:szCs w:val="20"/>
                <w:lang w:val="en-US"/>
              </w:rPr>
              <w:t>D</w:t>
            </w:r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). Обновить данные в </w:t>
            </w:r>
            <w:del w:id="530" w:author="Учетная запись Майкрософт" w:date="2025-08-18T08:52:00Z">
              <w:r w:rsidR="00F7754D" w:rsidDel="00067853">
                <w:rPr>
                  <w:rFonts w:eastAsia="Times New Roman"/>
                  <w:color w:val="000000"/>
                  <w:sz w:val="20"/>
                  <w:szCs w:val="20"/>
                </w:rPr>
                <w:delText>основной таблице</w:delText>
              </w:r>
            </w:del>
            <w:ins w:id="531" w:author="Учетная запись Майкрософт" w:date="2025-08-18T08:52:00Z">
              <w:r w:rsidR="00067853">
                <w:rPr>
                  <w:rFonts w:eastAsia="Times New Roman"/>
                  <w:color w:val="000000"/>
                  <w:sz w:val="20"/>
                  <w:szCs w:val="20"/>
                </w:rPr>
                <w:t>списке</w:t>
              </w:r>
            </w:ins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 первого и третьего раздела закладки «Документы выписки».</w:t>
            </w:r>
          </w:p>
        </w:tc>
      </w:tr>
      <w:tr w:rsidR="00F7754D" w:rsidRPr="00F7754D" w14:paraId="45867F6F" w14:textId="77777777" w:rsidTr="00D23607">
        <w:tc>
          <w:tcPr>
            <w:tcW w:w="1999" w:type="dxa"/>
          </w:tcPr>
          <w:p w14:paraId="6628D7F7" w14:textId="77777777" w:rsidR="00F7754D" w:rsidRPr="00772C0A" w:rsidRDefault="00F7754D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proofErr w:type="gramStart"/>
            <w:r w:rsidRPr="00132ED4">
              <w:rPr>
                <w:rFonts w:eastAsia="Times New Roman"/>
                <w:color w:val="000000"/>
                <w:sz w:val="20"/>
                <w:szCs w:val="20"/>
              </w:rPr>
              <w:lastRenderedPageBreak/>
              <w:t>idAddContract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Distr</w:t>
            </w:r>
            <w:proofErr w:type="gramEnd"/>
          </w:p>
        </w:tc>
        <w:tc>
          <w:tcPr>
            <w:tcW w:w="1825" w:type="dxa"/>
          </w:tcPr>
          <w:p w14:paraId="47F21797" w14:textId="77777777" w:rsidR="00F7754D" w:rsidRDefault="00F7754D" w:rsidP="001576F6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Доп. соглашение</w:t>
            </w:r>
          </w:p>
        </w:tc>
        <w:tc>
          <w:tcPr>
            <w:tcW w:w="922" w:type="dxa"/>
          </w:tcPr>
          <w:p w14:paraId="2D7FD52C" w14:textId="77777777" w:rsidR="00F7754D" w:rsidRPr="00832620" w:rsidRDefault="00F7754D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897" w:type="dxa"/>
          </w:tcPr>
          <w:p w14:paraId="1C21C03E" w14:textId="77777777" w:rsidR="00F7754D" w:rsidRDefault="00F7754D" w:rsidP="001576F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63" w:type="dxa"/>
          </w:tcPr>
          <w:p w14:paraId="55D8DA65" w14:textId="77777777" w:rsidR="00F7754D" w:rsidRDefault="00F7754D" w:rsidP="001576F6">
            <w:pPr>
              <w:pStyle w:val="a6"/>
              <w:ind w:left="0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да/нет</w:t>
            </w:r>
          </w:p>
        </w:tc>
        <w:tc>
          <w:tcPr>
            <w:tcW w:w="4068" w:type="dxa"/>
          </w:tcPr>
          <w:p w14:paraId="65C4A7E7" w14:textId="57CB251D" w:rsidR="00F7754D" w:rsidRPr="00E80013" w:rsidRDefault="00F7754D" w:rsidP="00F7754D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132ED4">
              <w:rPr>
                <w:rFonts w:eastAsia="Times New Roman"/>
                <w:color w:val="000000"/>
                <w:sz w:val="20"/>
                <w:szCs w:val="20"/>
              </w:rPr>
              <w:t>Pm_ObjSumDistr.idAddContract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  <w:p w14:paraId="521FD0ED" w14:textId="38EC3249" w:rsidR="00F7754D" w:rsidRPr="00E80013" w:rsidRDefault="00F7754D" w:rsidP="001576F6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4068" w:type="dxa"/>
          </w:tcPr>
          <w:p w14:paraId="04DEC5CA" w14:textId="77777777" w:rsidR="00F7754D" w:rsidRDefault="00F7754D" w:rsidP="00F7754D">
            <w:pPr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Выбор из списка доп.соглашений</w:t>
            </w:r>
            <w:r w:rsidRPr="00E80013">
              <w:rPr>
                <w:rFonts w:eastAsia="Times New Roman"/>
                <w:color w:val="000000"/>
                <w:sz w:val="20"/>
                <w:szCs w:val="20"/>
              </w:rPr>
              <w:t xml:space="preserve"> (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объекты класса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 w:rsidRPr="00E80013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с ограничением по</w:t>
            </w:r>
            <w:r w:rsidRPr="00C404A5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giOtherSettler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=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gidSettlerIn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/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gidSettlerOut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для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nDirection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 = «-</w:t>
            </w:r>
            <w:proofErr w:type="gramStart"/>
            <w:r>
              <w:rPr>
                <w:rFonts w:eastAsia="Times New Roman"/>
                <w:color w:val="000000"/>
                <w:sz w:val="20"/>
                <w:szCs w:val="20"/>
              </w:rPr>
              <w:t>1»/</w:t>
            </w:r>
            <w:proofErr w:type="gramEnd"/>
            <w:r>
              <w:rPr>
                <w:rFonts w:eastAsia="Times New Roman"/>
                <w:color w:val="000000"/>
                <w:sz w:val="20"/>
                <w:szCs w:val="20"/>
              </w:rPr>
              <w:t xml:space="preserve"> «1»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и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Cnt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Contract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idParentContract</w:t>
            </w:r>
            <w:r w:rsidRPr="00D80ED9">
              <w:rPr>
                <w:rFonts w:eastAsia="Times New Roman"/>
                <w:color w:val="000000"/>
                <w:sz w:val="20"/>
                <w:szCs w:val="20"/>
              </w:rPr>
              <w:t xml:space="preserve"> &lt;&gt; ‘’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. </w:t>
            </w:r>
          </w:p>
          <w:p w14:paraId="275BB941" w14:textId="6E0199CD" w:rsidR="00F7754D" w:rsidRPr="00D23607" w:rsidRDefault="004428C5" w:rsidP="00F7754D">
            <w:pPr>
              <w:rPr>
                <w:rFonts w:eastAsia="Times New Roman"/>
                <w:color w:val="000000"/>
                <w:sz w:val="20"/>
                <w:szCs w:val="20"/>
              </w:rPr>
            </w:pPr>
            <w:ins w:id="532" w:author="Учетная запись Майкрософт" w:date="2025-08-18T11:57:00Z">
              <w:r>
                <w:rPr>
                  <w:rFonts w:eastAsia="Times New Roman"/>
                  <w:color w:val="000000"/>
                  <w:sz w:val="20"/>
                  <w:szCs w:val="20"/>
                </w:rPr>
                <w:t>После</w:t>
              </w:r>
              <w:r w:rsidRPr="002A41AA">
                <w:rPr>
                  <w:rFonts w:eastAsia="Times New Roman"/>
                  <w:color w:val="000000"/>
                  <w:sz w:val="20"/>
                  <w:szCs w:val="20"/>
                </w:rPr>
                <w:t xml:space="preserve"> </w:t>
              </w:r>
              <w:r>
                <w:rPr>
                  <w:rFonts w:eastAsia="Times New Roman"/>
                  <w:color w:val="000000"/>
                  <w:sz w:val="20"/>
                  <w:szCs w:val="20"/>
                </w:rPr>
                <w:t>сохранения выбранного</w:t>
              </w:r>
            </w:ins>
            <w:del w:id="533" w:author="Учетная запись Майкрософт" w:date="2025-08-18T11:57:00Z">
              <w:r w:rsidR="00F7754D" w:rsidDel="004428C5">
                <w:rPr>
                  <w:rFonts w:eastAsia="Times New Roman"/>
                  <w:color w:val="000000"/>
                  <w:sz w:val="20"/>
                  <w:szCs w:val="20"/>
                </w:rPr>
                <w:delText>После выбора</w:delText>
              </w:r>
            </w:del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 ДС, проанализировать значения атрибута </w:t>
            </w:r>
            <w:r w:rsidR="00F7754D" w:rsidRPr="00132ED4">
              <w:rPr>
                <w:rFonts w:eastAsia="Times New Roman"/>
                <w:color w:val="000000"/>
                <w:sz w:val="20"/>
                <w:szCs w:val="20"/>
              </w:rPr>
              <w:t>idAddContract</w:t>
            </w:r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 во всех строках </w:t>
            </w:r>
            <w:del w:id="534" w:author="Учетная запись Майкрософт" w:date="2025-08-18T08:53:00Z">
              <w:r w:rsidR="00F7754D" w:rsidDel="00067853">
                <w:rPr>
                  <w:rFonts w:eastAsia="Times New Roman"/>
                  <w:color w:val="000000"/>
                  <w:sz w:val="20"/>
                  <w:szCs w:val="20"/>
                </w:rPr>
                <w:delText>основной таблицы</w:delText>
              </w:r>
            </w:del>
            <w:ins w:id="535" w:author="Учетная запись Майкрософт" w:date="2025-08-18T08:53:00Z">
              <w:r w:rsidR="00067853">
                <w:rPr>
                  <w:rFonts w:eastAsia="Times New Roman"/>
                  <w:color w:val="000000"/>
                  <w:sz w:val="20"/>
                  <w:szCs w:val="20"/>
                </w:rPr>
                <w:t>списка данных</w:t>
              </w:r>
            </w:ins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. Если они совпали, то записать </w:t>
            </w:r>
            <w:r w:rsidR="00F7754D" w:rsidRPr="00132ED4">
              <w:rPr>
                <w:rFonts w:eastAsia="Times New Roman"/>
                <w:color w:val="000000"/>
                <w:sz w:val="20"/>
                <w:szCs w:val="20"/>
              </w:rPr>
              <w:t>idAddContract</w:t>
            </w:r>
            <w:r w:rsidR="00F7754D">
              <w:rPr>
                <w:rFonts w:eastAsia="Times New Roman"/>
                <w:color w:val="000000"/>
                <w:sz w:val="20"/>
                <w:szCs w:val="20"/>
              </w:rPr>
              <w:t xml:space="preserve"> в</w:t>
            </w:r>
          </w:p>
          <w:p w14:paraId="7B3F46A7" w14:textId="2F8666BB" w:rsidR="00F7754D" w:rsidRPr="00D23607" w:rsidRDefault="00F7754D" w:rsidP="001576F6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OrderBankIn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idAddContract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 xml:space="preserve"> / 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Pm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>_</w:t>
            </w:r>
            <w:r w:rsidRPr="009938F6">
              <w:rPr>
                <w:rFonts w:eastAsia="Times New Roman"/>
                <w:color w:val="000000"/>
                <w:sz w:val="20"/>
                <w:szCs w:val="20"/>
                <w:lang w:val="en-US"/>
              </w:rPr>
              <w:t>OrderBank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Out</w:t>
            </w:r>
            <w:r w:rsidRPr="00D23607">
              <w:rPr>
                <w:rFonts w:eastAsia="Times New Roman"/>
                <w:color w:val="000000"/>
                <w:sz w:val="20"/>
                <w:szCs w:val="20"/>
              </w:rPr>
              <w:t>.</w:t>
            </w:r>
            <w:r>
              <w:rPr>
                <w:rFonts w:cstheme="minorHAnsi"/>
                <w:sz w:val="20"/>
                <w:szCs w:val="20"/>
                <w:lang w:val="en-US"/>
              </w:rPr>
              <w:t>idAddContract</w:t>
            </w:r>
            <w:r w:rsidRPr="00D23607">
              <w:rPr>
                <w:rFonts w:cstheme="minorHAnsi"/>
                <w:sz w:val="20"/>
                <w:szCs w:val="20"/>
              </w:rPr>
              <w:t>.</w:t>
            </w:r>
          </w:p>
        </w:tc>
      </w:tr>
    </w:tbl>
    <w:p w14:paraId="7AD8458B" w14:textId="748C0D25" w:rsidR="00177998" w:rsidRPr="00815DFD" w:rsidRDefault="00177998" w:rsidP="00177998">
      <w:pPr>
        <w:spacing w:after="0"/>
        <w:ind w:firstLine="284"/>
        <w:contextualSpacing/>
        <w:jc w:val="both"/>
        <w:rPr>
          <w:rFonts w:eastAsia="Times New Roman" w:cstheme="minorHAnsi"/>
          <w:color w:val="000000"/>
        </w:rPr>
      </w:pPr>
      <w:r w:rsidRPr="00095600">
        <w:rPr>
          <w:iCs/>
        </w:rPr>
        <w:t xml:space="preserve">Для работы </w:t>
      </w:r>
      <w:del w:id="536" w:author="Учетная запись Майкрософт" w:date="2025-08-18T08:53:00Z">
        <w:r w:rsidR="009458EC" w:rsidDel="00067853">
          <w:rPr>
            <w:iCs/>
          </w:rPr>
          <w:delText>с основной таблицей</w:delText>
        </w:r>
      </w:del>
      <w:ins w:id="537" w:author="Учетная запись Майкрософт" w:date="2025-08-18T08:53:00Z">
        <w:r w:rsidR="00067853">
          <w:rPr>
            <w:iCs/>
          </w:rPr>
          <w:t>со списком данных</w:t>
        </w:r>
      </w:ins>
      <w:r>
        <w:rPr>
          <w:iCs/>
        </w:rPr>
        <w:t xml:space="preserve"> должен</w:t>
      </w:r>
      <w:r w:rsidRPr="00095600">
        <w:rPr>
          <w:iCs/>
        </w:rPr>
        <w:t xml:space="preserve"> доступен весь стандартный функционал ИС Global, предназначенный для работы со списком данных из класса, вызываемый </w:t>
      </w:r>
      <w:r w:rsidRPr="00815DFD">
        <w:rPr>
          <w:rFonts w:cstheme="minorHAnsi"/>
          <w:iCs/>
        </w:rPr>
        <w:t>нажатием правой кнопки мыши в интерфейсе. Подключить аудит объекта для экземпляров класс</w:t>
      </w:r>
      <w:r w:rsidR="00646A49" w:rsidRPr="00815DFD">
        <w:rPr>
          <w:rFonts w:cstheme="minorHAnsi"/>
          <w:iCs/>
        </w:rPr>
        <w:t>ов</w:t>
      </w:r>
      <w:r w:rsidRPr="00815DFD">
        <w:rPr>
          <w:rFonts w:cstheme="minorHAnsi"/>
          <w:iCs/>
        </w:rPr>
        <w:t xml:space="preserve"> </w:t>
      </w:r>
      <w:r w:rsidRPr="00815DFD">
        <w:rPr>
          <w:rFonts w:cstheme="minorHAnsi"/>
        </w:rPr>
        <w:t>Pm_ObjSumDistr,</w:t>
      </w:r>
      <w:r w:rsidR="00D76ABC" w:rsidRPr="00815DFD">
        <w:rPr>
          <w:rFonts w:eastAsia="Times New Roman" w:cstheme="minorHAnsi"/>
          <w:color w:val="000000"/>
        </w:rPr>
        <w:t xml:space="preserve"> </w:t>
      </w:r>
      <w:r w:rsidRPr="00815DFD">
        <w:rPr>
          <w:rFonts w:eastAsia="Times New Roman" w:cstheme="minorHAnsi"/>
          <w:color w:val="000000"/>
          <w:lang w:val="en-US"/>
        </w:rPr>
        <w:t>Pm</w:t>
      </w:r>
      <w:r w:rsidRPr="00815DFD">
        <w:rPr>
          <w:rFonts w:eastAsia="Times New Roman" w:cstheme="minorHAnsi"/>
          <w:color w:val="000000"/>
        </w:rPr>
        <w:t>_</w:t>
      </w:r>
      <w:r w:rsidRPr="00815DFD">
        <w:rPr>
          <w:rFonts w:eastAsia="Times New Roman" w:cstheme="minorHAnsi"/>
          <w:color w:val="000000"/>
          <w:lang w:val="en-US"/>
        </w:rPr>
        <w:t>OrderBankIn</w:t>
      </w:r>
      <w:r w:rsidRPr="00815DFD">
        <w:rPr>
          <w:rFonts w:eastAsia="Times New Roman" w:cstheme="minorHAnsi"/>
          <w:color w:val="000000"/>
        </w:rPr>
        <w:t xml:space="preserve">, </w:t>
      </w:r>
      <w:r w:rsidRPr="00815DFD">
        <w:rPr>
          <w:rFonts w:eastAsia="Times New Roman" w:cstheme="minorHAnsi"/>
          <w:color w:val="000000"/>
          <w:lang w:val="en-US"/>
        </w:rPr>
        <w:t>Pm</w:t>
      </w:r>
      <w:r w:rsidRPr="00815DFD">
        <w:rPr>
          <w:rFonts w:eastAsia="Times New Roman" w:cstheme="minorHAnsi"/>
          <w:color w:val="000000"/>
        </w:rPr>
        <w:t>_</w:t>
      </w:r>
      <w:r w:rsidRPr="00815DFD">
        <w:rPr>
          <w:rFonts w:eastAsia="Times New Roman" w:cstheme="minorHAnsi"/>
          <w:color w:val="000000"/>
          <w:lang w:val="en-US"/>
        </w:rPr>
        <w:t>OrderBankOut</w:t>
      </w:r>
      <w:r w:rsidRPr="00815DFD">
        <w:rPr>
          <w:rFonts w:eastAsia="Times New Roman" w:cstheme="minorHAnsi"/>
          <w:color w:val="000000"/>
        </w:rPr>
        <w:t xml:space="preserve"> и сделать доступным его вызов при нажатии правой кнопки мыши.</w:t>
      </w:r>
      <w:r w:rsidR="001F6A7A">
        <w:rPr>
          <w:rFonts w:eastAsia="Times New Roman" w:cstheme="minorHAnsi"/>
          <w:color w:val="000000"/>
        </w:rPr>
        <w:t xml:space="preserve"> Поддержать мультиселект.</w:t>
      </w:r>
    </w:p>
    <w:p w14:paraId="55F0E88B" w14:textId="606BBCB6" w:rsidR="00177998" w:rsidRDefault="00177998" w:rsidP="00177998">
      <w:pPr>
        <w:spacing w:after="0"/>
        <w:contextualSpacing/>
        <w:rPr>
          <w:rFonts w:cstheme="minorHAnsi"/>
        </w:rPr>
      </w:pPr>
    </w:p>
    <w:p w14:paraId="192A9BAC" w14:textId="77777777" w:rsidR="00AC77B3" w:rsidRDefault="00AC77B3" w:rsidP="00AD1DC7">
      <w:pPr>
        <w:spacing w:after="0"/>
        <w:ind w:firstLine="284"/>
        <w:contextualSpacing/>
        <w:rPr>
          <w:rFonts w:cstheme="minorHAnsi"/>
        </w:rPr>
        <w:sectPr w:rsidR="00AC77B3" w:rsidSect="009C1FEE">
          <w:pgSz w:w="16838" w:h="11906" w:orient="landscape"/>
          <w:pgMar w:top="1418" w:right="1134" w:bottom="851" w:left="1134" w:header="709" w:footer="709" w:gutter="0"/>
          <w:cols w:space="708"/>
          <w:docGrid w:linePitch="360"/>
        </w:sectPr>
      </w:pPr>
    </w:p>
    <w:p w14:paraId="7C18DD89" w14:textId="49BD5A96" w:rsidR="00D404E2" w:rsidRPr="00F72240" w:rsidRDefault="00D404E2" w:rsidP="00D404E2">
      <w:pPr>
        <w:spacing w:after="0"/>
        <w:ind w:firstLine="284"/>
        <w:contextualSpacing/>
        <w:jc w:val="both"/>
        <w:rPr>
          <w:rFonts w:cstheme="minorHAnsi"/>
        </w:rPr>
      </w:pPr>
      <w:r w:rsidRPr="00F72240">
        <w:rPr>
          <w:rFonts w:cstheme="minorHAnsi"/>
        </w:rPr>
        <w:lastRenderedPageBreak/>
        <w:t xml:space="preserve">Особенности работы </w:t>
      </w:r>
      <w:del w:id="538" w:author="Учетная запись Майкрософт" w:date="2025-08-18T08:53:00Z">
        <w:r w:rsidRPr="00F72240" w:rsidDel="00067853">
          <w:rPr>
            <w:rFonts w:cstheme="minorHAnsi"/>
          </w:rPr>
          <w:delText>с основной таблицей</w:delText>
        </w:r>
      </w:del>
      <w:ins w:id="539" w:author="Учетная запись Майкрософт" w:date="2025-08-18T08:53:00Z">
        <w:r w:rsidR="00067853">
          <w:rPr>
            <w:rFonts w:cstheme="minorHAnsi"/>
          </w:rPr>
          <w:t>со списком данных</w:t>
        </w:r>
      </w:ins>
      <w:r w:rsidRPr="00F72240">
        <w:rPr>
          <w:rFonts w:cstheme="minorHAnsi"/>
        </w:rPr>
        <w:t xml:space="preserve"> </w:t>
      </w:r>
      <w:r>
        <w:rPr>
          <w:rFonts w:cstheme="minorHAnsi"/>
        </w:rPr>
        <w:t>закладки «Распределение по СП»</w:t>
      </w:r>
      <w:r w:rsidRPr="00F72240">
        <w:rPr>
          <w:rFonts w:cstheme="minorHAnsi"/>
        </w:rPr>
        <w:t xml:space="preserve"> </w:t>
      </w:r>
      <w:r>
        <w:rPr>
          <w:rFonts w:cstheme="minorHAnsi"/>
        </w:rPr>
        <w:t xml:space="preserve">третьего раздела </w:t>
      </w:r>
      <w:r w:rsidRPr="00F72240">
        <w:rPr>
          <w:rFonts w:cstheme="minorHAnsi"/>
        </w:rPr>
        <w:t>закладки «Документы выписки».</w:t>
      </w:r>
    </w:p>
    <w:p w14:paraId="17DCD9DF" w14:textId="77777777" w:rsidR="00985892" w:rsidRDefault="00985892" w:rsidP="00EF1B85">
      <w:pPr>
        <w:pStyle w:val="a6"/>
        <w:numPr>
          <w:ilvl w:val="0"/>
          <w:numId w:val="25"/>
        </w:numPr>
        <w:spacing w:after="0"/>
        <w:ind w:left="0" w:firstLine="284"/>
        <w:rPr>
          <w:rFonts w:cstheme="minorHAnsi"/>
        </w:rPr>
      </w:pPr>
      <w:r>
        <w:rPr>
          <w:rFonts w:cstheme="minorHAnsi"/>
        </w:rPr>
        <w:t xml:space="preserve">Блокировка для другого пользователя. </w:t>
      </w:r>
    </w:p>
    <w:p w14:paraId="798EF34E" w14:textId="7C0236F4" w:rsidR="00D404E2" w:rsidRPr="00D404E2" w:rsidRDefault="00985892" w:rsidP="00896512">
      <w:pPr>
        <w:pStyle w:val="a6"/>
        <w:spacing w:after="0"/>
        <w:ind w:left="0" w:firstLine="284"/>
        <w:rPr>
          <w:rFonts w:cstheme="minorHAnsi"/>
        </w:rPr>
      </w:pPr>
      <w:r>
        <w:rPr>
          <w:iCs/>
        </w:rPr>
        <w:t>При работе пользователя</w:t>
      </w:r>
      <w:r w:rsidRPr="00A112D7">
        <w:rPr>
          <w:iCs/>
        </w:rPr>
        <w:t xml:space="preserve"> </w:t>
      </w:r>
      <w:r>
        <w:rPr>
          <w:iCs/>
          <w:lang w:val="en-US"/>
        </w:rPr>
        <w:t>c</w:t>
      </w:r>
      <w:r>
        <w:rPr>
          <w:iCs/>
        </w:rPr>
        <w:t xml:space="preserve">о строкой/строками </w:t>
      </w:r>
      <w:del w:id="540" w:author="Учетная запись Майкрософт" w:date="2025-08-18T08:54:00Z">
        <w:r w:rsidDel="00067853">
          <w:rPr>
            <w:iCs/>
          </w:rPr>
          <w:delText>основной таблицы</w:delText>
        </w:r>
      </w:del>
      <w:ins w:id="541" w:author="Учетная запись Майкрософт" w:date="2025-08-18T08:54:00Z">
        <w:r w:rsidR="00067853">
          <w:rPr>
            <w:iCs/>
          </w:rPr>
          <w:t>списка данных</w:t>
        </w:r>
      </w:ins>
      <w:r>
        <w:rPr>
          <w:iCs/>
        </w:rPr>
        <w:t xml:space="preserve"> закладки «Распределение по СП» заблокировать от изменений связанную строку </w:t>
      </w:r>
      <w:del w:id="542" w:author="Учетная запись Майкрософт" w:date="2025-08-18T08:54:00Z">
        <w:r w:rsidDel="00067853">
          <w:rPr>
            <w:iCs/>
          </w:rPr>
          <w:delText>основной таблицы</w:delText>
        </w:r>
      </w:del>
      <w:ins w:id="543" w:author="Учетная запись Майкрософт" w:date="2025-08-18T08:54:00Z">
        <w:r w:rsidR="00067853">
          <w:rPr>
            <w:iCs/>
          </w:rPr>
          <w:t>списка данных</w:t>
        </w:r>
      </w:ins>
      <w:r>
        <w:rPr>
          <w:iCs/>
        </w:rPr>
        <w:t xml:space="preserve"> (</w:t>
      </w:r>
      <w:r w:rsidRPr="00843436">
        <w:rPr>
          <w:rFonts w:cstheme="minorHAnsi"/>
        </w:rPr>
        <w:t>Pm_ObjSumDistr.gidDoc = Pm_CBStatementDoc.gidPayDoc</w:t>
      </w:r>
      <w:r>
        <w:rPr>
          <w:iCs/>
        </w:rPr>
        <w:t>) первого раздела закладки «Документы выписки» для другого пользователя и все строки «Распределения по СП» (</w:t>
      </w:r>
      <w:r w:rsidRPr="00843436">
        <w:rPr>
          <w:rFonts w:cstheme="minorHAnsi"/>
        </w:rPr>
        <w:t>Pm_ObjSumDistr</w:t>
      </w:r>
      <w:r>
        <w:rPr>
          <w:iCs/>
        </w:rPr>
        <w:t xml:space="preserve">). С одной строкой может работать только один пользователь до сохранения изменений им в интерфейсе. При попытке редактирования другим пользователем строки/строк выдать сообщение: «Документ выписки № п/п </w:t>
      </w:r>
      <w:r w:rsidRPr="006F430A">
        <w:rPr>
          <w:iCs/>
        </w:rPr>
        <w:t>$</w:t>
      </w:r>
      <w:r>
        <w:rPr>
          <w:iCs/>
        </w:rPr>
        <w:t xml:space="preserve">перечень </w:t>
      </w:r>
      <w:r w:rsidRPr="00843436">
        <w:rPr>
          <w:rFonts w:cstheme="minorHAnsi"/>
        </w:rPr>
        <w:t>Pm_CBStatementDoc.</w:t>
      </w:r>
      <w:r>
        <w:rPr>
          <w:iCs/>
          <w:lang w:val="en-US"/>
        </w:rPr>
        <w:t>nOrder</w:t>
      </w:r>
      <w:r w:rsidRPr="006F430A">
        <w:rPr>
          <w:iCs/>
        </w:rPr>
        <w:t xml:space="preserve"> </w:t>
      </w:r>
      <w:r>
        <w:rPr>
          <w:iCs/>
        </w:rPr>
        <w:t>через запятую</w:t>
      </w:r>
      <w:r w:rsidRPr="006F430A">
        <w:rPr>
          <w:iCs/>
        </w:rPr>
        <w:t>$</w:t>
      </w:r>
      <w:r>
        <w:rPr>
          <w:iCs/>
        </w:rPr>
        <w:t xml:space="preserve"> заблокирован пользователем </w:t>
      </w:r>
      <w:r w:rsidRPr="006F430A">
        <w:rPr>
          <w:iCs/>
        </w:rPr>
        <w:t>$</w:t>
      </w:r>
      <w:r>
        <w:rPr>
          <w:iCs/>
        </w:rPr>
        <w:t xml:space="preserve"> </w:t>
      </w:r>
      <w:r>
        <w:rPr>
          <w:iCs/>
          <w:lang w:val="en-US"/>
        </w:rPr>
        <w:t>Btk</w:t>
      </w:r>
      <w:r w:rsidRPr="004A669B">
        <w:rPr>
          <w:iCs/>
        </w:rPr>
        <w:t>_</w:t>
      </w:r>
      <w:r>
        <w:rPr>
          <w:iCs/>
          <w:lang w:val="en-US"/>
        </w:rPr>
        <w:t>User</w:t>
      </w:r>
      <w:r w:rsidRPr="004A669B">
        <w:rPr>
          <w:iCs/>
        </w:rPr>
        <w:t>.</w:t>
      </w:r>
      <w:r>
        <w:rPr>
          <w:iCs/>
          <w:lang w:val="en-US"/>
        </w:rPr>
        <w:t>idPersonHL</w:t>
      </w:r>
      <w:r w:rsidRPr="004A669B">
        <w:rPr>
          <w:iCs/>
        </w:rPr>
        <w:t xml:space="preserve"> (</w:t>
      </w:r>
      <w:r>
        <w:rPr>
          <w:iCs/>
          <w:lang w:val="en-US"/>
        </w:rPr>
        <w:t>Btk</w:t>
      </w:r>
      <w:r w:rsidRPr="004A669B">
        <w:rPr>
          <w:iCs/>
        </w:rPr>
        <w:t>_</w:t>
      </w:r>
      <w:r>
        <w:rPr>
          <w:iCs/>
          <w:lang w:val="en-US"/>
        </w:rPr>
        <w:t>User</w:t>
      </w:r>
      <w:r w:rsidRPr="004A669B">
        <w:rPr>
          <w:iCs/>
        </w:rPr>
        <w:t>.</w:t>
      </w:r>
      <w:r>
        <w:rPr>
          <w:iCs/>
          <w:lang w:val="en-US"/>
        </w:rPr>
        <w:t>sUserName</w:t>
      </w:r>
      <w:r w:rsidRPr="004A669B">
        <w:rPr>
          <w:iCs/>
        </w:rPr>
        <w:t xml:space="preserve">) </w:t>
      </w:r>
      <w:r w:rsidRPr="006F430A">
        <w:rPr>
          <w:iCs/>
        </w:rPr>
        <w:t>$</w:t>
      </w:r>
      <w:r>
        <w:rPr>
          <w:iCs/>
        </w:rPr>
        <w:t>. Изменения внести невозможно.</w:t>
      </w:r>
    </w:p>
    <w:p w14:paraId="0D772310" w14:textId="7E150628" w:rsidR="00EE2D93" w:rsidRDefault="00862407" w:rsidP="008059A1">
      <w:pPr>
        <w:pStyle w:val="a6"/>
        <w:ind w:left="0" w:firstLine="284"/>
        <w:jc w:val="both"/>
        <w:rPr>
          <w:rFonts w:cstheme="minorHAnsi"/>
          <w:color w:val="000000"/>
        </w:rPr>
      </w:pPr>
      <w:r>
        <w:rPr>
          <w:rFonts w:cstheme="minorHAnsi"/>
        </w:rPr>
        <w:t>2.</w:t>
      </w:r>
      <w:r w:rsidR="009902AB" w:rsidRPr="00EF4E9D">
        <w:rPr>
          <w:rFonts w:cstheme="minorHAnsi"/>
        </w:rPr>
        <w:t xml:space="preserve"> </w:t>
      </w:r>
      <w:r w:rsidR="00365A5C" w:rsidRPr="00EF4E9D">
        <w:rPr>
          <w:rFonts w:cstheme="minorHAnsi"/>
        </w:rPr>
        <w:t xml:space="preserve">При сохранении данных (операция </w:t>
      </w:r>
      <w:r w:rsidR="00EF4E9D" w:rsidRPr="0085354C">
        <w:rPr>
          <w:rFonts w:cstheme="minorHAnsi"/>
          <w:lang w:val="en-US"/>
        </w:rPr>
        <w:t>SaveForm</w:t>
      </w:r>
      <w:r w:rsidR="00EF4E9D" w:rsidRPr="0085354C">
        <w:rPr>
          <w:rFonts w:cstheme="minorHAnsi"/>
        </w:rPr>
        <w:t xml:space="preserve"> в заголовочной части</w:t>
      </w:r>
      <w:r w:rsidR="008059A1">
        <w:rPr>
          <w:rFonts w:cstheme="minorHAnsi"/>
        </w:rPr>
        <w:t xml:space="preserve"> интерфейса обработки БВ</w:t>
      </w:r>
      <w:r w:rsidR="00365A5C" w:rsidRPr="0085354C">
        <w:rPr>
          <w:rFonts w:cstheme="minorHAnsi"/>
        </w:rPr>
        <w:t>)</w:t>
      </w:r>
      <w:r w:rsidR="00EF4E9D" w:rsidRPr="0085354C">
        <w:rPr>
          <w:rFonts w:cstheme="minorHAnsi"/>
        </w:rPr>
        <w:t xml:space="preserve"> осуществить проверку «</w:t>
      </w:r>
      <w:r w:rsidR="00EF4E9D" w:rsidRPr="00862407">
        <w:rPr>
          <w:rFonts w:cstheme="minorHAnsi"/>
          <w:color w:val="000000"/>
        </w:rPr>
        <w:t>Остатка к распределению»</w:t>
      </w:r>
      <w:r w:rsidRPr="00862407">
        <w:rPr>
          <w:rFonts w:cstheme="minorHAnsi"/>
          <w:color w:val="000000"/>
        </w:rPr>
        <w:t xml:space="preserve"> (</w:t>
      </w:r>
      <w:r w:rsidRPr="00862407">
        <w:rPr>
          <w:rFonts w:eastAsia="Times New Roman"/>
          <w:color w:val="000000"/>
        </w:rPr>
        <w:t>nSum</w:t>
      </w:r>
      <w:r w:rsidRPr="00862407">
        <w:rPr>
          <w:rFonts w:eastAsia="Times New Roman"/>
          <w:color w:val="000000"/>
          <w:lang w:val="en-US"/>
        </w:rPr>
        <w:t>Remain</w:t>
      </w:r>
      <w:r w:rsidRPr="00862407">
        <w:rPr>
          <w:rFonts w:cstheme="minorHAnsi"/>
          <w:color w:val="000000"/>
        </w:rPr>
        <w:t>)</w:t>
      </w:r>
      <w:r w:rsidR="008059A1" w:rsidRPr="00862407">
        <w:rPr>
          <w:rFonts w:cstheme="minorHAnsi"/>
          <w:color w:val="000000"/>
        </w:rPr>
        <w:t xml:space="preserve"> для каждо</w:t>
      </w:r>
      <w:r>
        <w:rPr>
          <w:rFonts w:cstheme="minorHAnsi"/>
          <w:color w:val="000000"/>
        </w:rPr>
        <w:t>го измененного «Распределения по СП»</w:t>
      </w:r>
      <w:r w:rsidR="00EF4E9D" w:rsidRPr="00862407">
        <w:rPr>
          <w:rFonts w:cstheme="minorHAnsi"/>
        </w:rPr>
        <w:t>.  Если</w:t>
      </w:r>
      <w:r w:rsidR="0085354C" w:rsidRPr="00862407">
        <w:rPr>
          <w:rFonts w:cstheme="minorHAnsi"/>
        </w:rPr>
        <w:t xml:space="preserve"> </w:t>
      </w:r>
      <w:commentRangeStart w:id="544"/>
      <w:r w:rsidR="0085354C" w:rsidRPr="00862407">
        <w:rPr>
          <w:rFonts w:cstheme="minorHAnsi"/>
          <w:color w:val="000000"/>
        </w:rPr>
        <w:t>nSum</w:t>
      </w:r>
      <w:r w:rsidR="0085354C" w:rsidRPr="00862407">
        <w:rPr>
          <w:rFonts w:cstheme="minorHAnsi"/>
          <w:color w:val="000000"/>
          <w:lang w:val="en-US"/>
        </w:rPr>
        <w:t>Remain</w:t>
      </w:r>
      <w:commentRangeEnd w:id="544"/>
      <w:r w:rsidR="00215ED0">
        <w:rPr>
          <w:rStyle w:val="ad"/>
        </w:rPr>
        <w:commentReference w:id="544"/>
      </w:r>
      <w:r w:rsidR="0085354C" w:rsidRPr="00862407">
        <w:rPr>
          <w:rFonts w:cstheme="minorHAnsi"/>
          <w:color w:val="000000"/>
        </w:rPr>
        <w:t xml:space="preserve"> </w:t>
      </w:r>
      <w:proofErr w:type="gramStart"/>
      <w:r w:rsidR="0085354C" w:rsidRPr="00862407">
        <w:rPr>
          <w:rFonts w:cstheme="minorHAnsi"/>
          <w:color w:val="000000"/>
        </w:rPr>
        <w:t>&lt; 0</w:t>
      </w:r>
      <w:proofErr w:type="gramEnd"/>
      <w:r w:rsidR="0085354C" w:rsidRPr="00862407">
        <w:rPr>
          <w:rFonts w:cstheme="minorHAnsi"/>
          <w:color w:val="000000"/>
        </w:rPr>
        <w:t>,  выдать</w:t>
      </w:r>
      <w:r w:rsidR="00305F0F" w:rsidRPr="00862407">
        <w:rPr>
          <w:rFonts w:cstheme="minorHAnsi"/>
          <w:color w:val="000000"/>
        </w:rPr>
        <w:t xml:space="preserve"> запрещающее сообщение:</w:t>
      </w:r>
      <w:r w:rsidR="00305F0F">
        <w:rPr>
          <w:rFonts w:cstheme="minorHAnsi"/>
          <w:color w:val="000000"/>
        </w:rPr>
        <w:t xml:space="preserve"> </w:t>
      </w:r>
    </w:p>
    <w:p w14:paraId="37C89922" w14:textId="5B7DADBF" w:rsidR="008059A1" w:rsidRDefault="00305F0F" w:rsidP="008059A1">
      <w:pPr>
        <w:pStyle w:val="a6"/>
        <w:ind w:left="0" w:firstLine="284"/>
        <w:jc w:val="both"/>
        <w:rPr>
          <w:iCs/>
        </w:rPr>
      </w:pPr>
      <w:r>
        <w:rPr>
          <w:rFonts w:cstheme="minorHAnsi"/>
          <w:color w:val="000000"/>
        </w:rPr>
        <w:t xml:space="preserve"> «</w:t>
      </w:r>
      <w:r w:rsidRPr="00A05915">
        <w:rPr>
          <w:iCs/>
        </w:rPr>
        <w:t>Распределенная сумма превышает доступную сумму к распределению</w:t>
      </w:r>
      <w:r w:rsidR="00EE2D93">
        <w:rPr>
          <w:iCs/>
        </w:rPr>
        <w:t xml:space="preserve"> в документе выписки </w:t>
      </w:r>
      <w:r w:rsidR="00EE2D93" w:rsidRPr="002E7F13">
        <w:rPr>
          <w:rFonts w:cstheme="minorHAnsi"/>
        </w:rPr>
        <w:t xml:space="preserve">№ </w:t>
      </w:r>
      <w:r w:rsidR="00862407">
        <w:rPr>
          <w:rFonts w:cstheme="minorHAnsi"/>
        </w:rPr>
        <w:t xml:space="preserve">п/п </w:t>
      </w:r>
      <w:r w:rsidR="00EE2D93" w:rsidRPr="002E7F13">
        <w:rPr>
          <w:rFonts w:cstheme="minorHAnsi"/>
        </w:rPr>
        <w:t>$</w:t>
      </w:r>
      <w:r w:rsidR="00862407" w:rsidRPr="00843436">
        <w:rPr>
          <w:rFonts w:cstheme="minorHAnsi"/>
        </w:rPr>
        <w:t>Pm_CBStatementDoc.</w:t>
      </w:r>
      <w:r w:rsidR="00EE2D93" w:rsidRPr="002E7F13">
        <w:rPr>
          <w:rFonts w:cstheme="minorHAnsi"/>
          <w:lang w:val="en-US"/>
        </w:rPr>
        <w:t>nOrder</w:t>
      </w:r>
      <w:r w:rsidR="00EE2D93" w:rsidRPr="002E7F13">
        <w:rPr>
          <w:rFonts w:cstheme="minorHAnsi"/>
        </w:rPr>
        <w:t>$.</w:t>
      </w:r>
      <w:r w:rsidRPr="00A05915">
        <w:rPr>
          <w:iCs/>
        </w:rPr>
        <w:t>», данные</w:t>
      </w:r>
      <w:r w:rsidR="009E4361">
        <w:rPr>
          <w:iCs/>
        </w:rPr>
        <w:t xml:space="preserve"> для этого распределения</w:t>
      </w:r>
      <w:r w:rsidRPr="00A05915">
        <w:rPr>
          <w:iCs/>
        </w:rPr>
        <w:t xml:space="preserve"> не сохранять и вернуться в интерфейс корректировки распределения</w:t>
      </w:r>
      <w:r>
        <w:rPr>
          <w:iCs/>
        </w:rPr>
        <w:t>. Иначе сохранить изменения.</w:t>
      </w:r>
    </w:p>
    <w:p w14:paraId="617DAD52" w14:textId="1EB082AB" w:rsidR="00414A4F" w:rsidRPr="00843B55" w:rsidRDefault="00862407" w:rsidP="008059A1">
      <w:pPr>
        <w:pStyle w:val="a6"/>
        <w:ind w:left="0" w:firstLine="284"/>
        <w:jc w:val="both"/>
        <w:rPr>
          <w:strike/>
        </w:rPr>
      </w:pPr>
      <w:r w:rsidRPr="00843B55">
        <w:rPr>
          <w:strike/>
        </w:rPr>
        <w:t>3.</w:t>
      </w:r>
      <w:r w:rsidR="00CA7836" w:rsidRPr="00843B55">
        <w:rPr>
          <w:strike/>
        </w:rPr>
        <w:t xml:space="preserve"> </w:t>
      </w:r>
      <w:r w:rsidR="000F381C" w:rsidRPr="00843B55">
        <w:rPr>
          <w:strike/>
        </w:rPr>
        <w:t xml:space="preserve">Проверить заполнение обязательных полей </w:t>
      </w:r>
      <w:r w:rsidRPr="00843B55">
        <w:rPr>
          <w:strike/>
        </w:rPr>
        <w:t xml:space="preserve">по всем измененным </w:t>
      </w:r>
      <w:r w:rsidR="000F381C" w:rsidRPr="00843B55">
        <w:rPr>
          <w:strike/>
        </w:rPr>
        <w:t>строк</w:t>
      </w:r>
      <w:r w:rsidRPr="00843B55">
        <w:rPr>
          <w:strike/>
        </w:rPr>
        <w:t>ам</w:t>
      </w:r>
      <w:r w:rsidR="000F381C" w:rsidRPr="00843B55">
        <w:rPr>
          <w:strike/>
        </w:rPr>
        <w:t xml:space="preserve"> </w:t>
      </w:r>
      <w:del w:id="545" w:author="Учетная запись Майкрософт" w:date="2025-08-18T08:54:00Z">
        <w:r w:rsidR="00AA0687" w:rsidRPr="00843B55" w:rsidDel="00067853">
          <w:rPr>
            <w:strike/>
          </w:rPr>
          <w:delText>основной таблицы</w:delText>
        </w:r>
      </w:del>
      <w:ins w:id="546" w:author="Учетная запись Майкрософт" w:date="2025-08-18T08:54:00Z">
        <w:r w:rsidR="00067853" w:rsidRPr="00843B55">
          <w:rPr>
            <w:strike/>
          </w:rPr>
          <w:t>списка данных</w:t>
        </w:r>
      </w:ins>
      <w:r w:rsidR="000F381C" w:rsidRPr="00843B55">
        <w:rPr>
          <w:strike/>
        </w:rPr>
        <w:t xml:space="preserve"> закладки «Распределение</w:t>
      </w:r>
      <w:r w:rsidR="008059A1" w:rsidRPr="00843B55">
        <w:rPr>
          <w:strike/>
        </w:rPr>
        <w:t xml:space="preserve"> по СП</w:t>
      </w:r>
      <w:r w:rsidR="000F381C" w:rsidRPr="00843B55">
        <w:rPr>
          <w:strike/>
        </w:rPr>
        <w:t>»</w:t>
      </w:r>
      <w:r w:rsidR="00347565" w:rsidRPr="00843B55">
        <w:rPr>
          <w:strike/>
        </w:rPr>
        <w:t xml:space="preserve"> (их может быть более 1 для </w:t>
      </w:r>
      <w:r w:rsidR="00347565" w:rsidRPr="00843B55">
        <w:rPr>
          <w:rFonts w:cstheme="minorHAnsi"/>
          <w:strike/>
        </w:rPr>
        <w:t>Pm_CBStatementDoc.gidPay</w:t>
      </w:r>
      <w:r w:rsidR="00347565" w:rsidRPr="00843B55">
        <w:rPr>
          <w:rFonts w:cstheme="minorHAnsi"/>
          <w:strike/>
          <w:lang w:val="en-US"/>
        </w:rPr>
        <w:t>Doc</w:t>
      </w:r>
      <w:r w:rsidR="00347565" w:rsidRPr="00843B55">
        <w:rPr>
          <w:strike/>
        </w:rPr>
        <w:t>)</w:t>
      </w:r>
      <w:r w:rsidR="001A1AE2" w:rsidRPr="00843B55">
        <w:rPr>
          <w:strike/>
        </w:rPr>
        <w:t>. Если одно</w:t>
      </w:r>
      <w:r w:rsidR="000F381C" w:rsidRPr="00843B55">
        <w:rPr>
          <w:strike/>
        </w:rPr>
        <w:t xml:space="preserve"> из </w:t>
      </w:r>
      <w:r w:rsidR="001A1AE2" w:rsidRPr="00843B55">
        <w:rPr>
          <w:strike/>
        </w:rPr>
        <w:t>полей</w:t>
      </w:r>
      <w:r w:rsidR="001964FE" w:rsidRPr="00843B55">
        <w:rPr>
          <w:strike/>
        </w:rPr>
        <w:t xml:space="preserve"> </w:t>
      </w:r>
      <w:r w:rsidR="009F7621" w:rsidRPr="00843B55">
        <w:rPr>
          <w:strike/>
        </w:rPr>
        <w:t>не заполнен</w:t>
      </w:r>
      <w:r w:rsidR="001A1AE2" w:rsidRPr="00843B55">
        <w:rPr>
          <w:strike/>
        </w:rPr>
        <w:t>о</w:t>
      </w:r>
      <w:r w:rsidR="009F7621" w:rsidRPr="00843B55">
        <w:rPr>
          <w:strike/>
        </w:rPr>
        <w:t xml:space="preserve">, то выдать информационное сообщение с перечислением наименований </w:t>
      </w:r>
      <w:r w:rsidR="001A1AE2" w:rsidRPr="00843B55">
        <w:rPr>
          <w:strike/>
        </w:rPr>
        <w:t xml:space="preserve">полей экрана с </w:t>
      </w:r>
      <w:r w:rsidR="0021291B" w:rsidRPr="00843B55">
        <w:rPr>
          <w:strike/>
        </w:rPr>
        <w:t>незаполненны</w:t>
      </w:r>
      <w:r w:rsidR="001A1AE2" w:rsidRPr="00843B55">
        <w:rPr>
          <w:strike/>
        </w:rPr>
        <w:t>ми</w:t>
      </w:r>
      <w:r w:rsidR="0021291B" w:rsidRPr="00843B55">
        <w:rPr>
          <w:strike/>
        </w:rPr>
        <w:t xml:space="preserve"> </w:t>
      </w:r>
      <w:commentRangeStart w:id="547"/>
      <w:r w:rsidR="009F7621" w:rsidRPr="00843B55">
        <w:rPr>
          <w:strike/>
        </w:rPr>
        <w:t>атрибут</w:t>
      </w:r>
      <w:r w:rsidR="001A1AE2" w:rsidRPr="00843B55">
        <w:rPr>
          <w:strike/>
        </w:rPr>
        <w:t>ами</w:t>
      </w:r>
      <w:commentRangeEnd w:id="547"/>
      <w:r w:rsidR="004A70F9" w:rsidRPr="00843B55">
        <w:rPr>
          <w:rStyle w:val="ad"/>
          <w:strike/>
        </w:rPr>
        <w:commentReference w:id="547"/>
      </w:r>
      <w:r w:rsidR="009F7621" w:rsidRPr="00843B55">
        <w:rPr>
          <w:strike/>
        </w:rPr>
        <w:t xml:space="preserve">: «$Наименования </w:t>
      </w:r>
      <w:r w:rsidR="000E7DA8" w:rsidRPr="00843B55">
        <w:rPr>
          <w:strike/>
        </w:rPr>
        <w:t>полей экрана</w:t>
      </w:r>
      <w:r w:rsidR="009F7621" w:rsidRPr="00843B55">
        <w:rPr>
          <w:strike/>
        </w:rPr>
        <w:t xml:space="preserve"> через зап</w:t>
      </w:r>
      <w:r w:rsidR="00BB388B" w:rsidRPr="00843B55">
        <w:rPr>
          <w:strike/>
        </w:rPr>
        <w:t>я</w:t>
      </w:r>
      <w:r w:rsidR="009F7621" w:rsidRPr="00843B55">
        <w:rPr>
          <w:strike/>
        </w:rPr>
        <w:t>тую$ не заполнен</w:t>
      </w:r>
      <w:r w:rsidR="005B5060" w:rsidRPr="00843B55">
        <w:rPr>
          <w:strike/>
        </w:rPr>
        <w:t xml:space="preserve"> </w:t>
      </w:r>
      <w:r w:rsidR="005B5060" w:rsidRPr="00843B55">
        <w:rPr>
          <w:iCs/>
          <w:strike/>
        </w:rPr>
        <w:t xml:space="preserve">в документе выписки </w:t>
      </w:r>
      <w:r w:rsidR="005B5060" w:rsidRPr="00843B55">
        <w:rPr>
          <w:rFonts w:cstheme="minorHAnsi"/>
          <w:strike/>
        </w:rPr>
        <w:t>№ $</w:t>
      </w:r>
      <w:r w:rsidR="000E7DA8" w:rsidRPr="00843B55">
        <w:rPr>
          <w:rFonts w:cstheme="minorHAnsi"/>
          <w:strike/>
        </w:rPr>
        <w:t xml:space="preserve"> Pm_CBStatementDoc.</w:t>
      </w:r>
      <w:r w:rsidR="005B5060" w:rsidRPr="00843B55">
        <w:rPr>
          <w:rFonts w:cstheme="minorHAnsi"/>
          <w:strike/>
          <w:lang w:val="en-US"/>
        </w:rPr>
        <w:t>nOrder</w:t>
      </w:r>
      <w:r w:rsidR="005B5060" w:rsidRPr="00843B55">
        <w:rPr>
          <w:rFonts w:cstheme="minorHAnsi"/>
          <w:strike/>
        </w:rPr>
        <w:t>$.</w:t>
      </w:r>
      <w:r w:rsidR="009F7621" w:rsidRPr="00843B55">
        <w:rPr>
          <w:strike/>
        </w:rPr>
        <w:t xml:space="preserve"> Желаете </w:t>
      </w:r>
      <w:r w:rsidR="00FB5731" w:rsidRPr="00843B55">
        <w:rPr>
          <w:strike/>
        </w:rPr>
        <w:t>с</w:t>
      </w:r>
      <w:r w:rsidR="009F7621" w:rsidRPr="00843B55">
        <w:rPr>
          <w:strike/>
        </w:rPr>
        <w:t>охранить</w:t>
      </w:r>
      <w:r w:rsidR="00820145" w:rsidRPr="00843B55">
        <w:rPr>
          <w:strike/>
        </w:rPr>
        <w:t xml:space="preserve"> изменения</w:t>
      </w:r>
      <w:r w:rsidR="009F7621" w:rsidRPr="00843B55">
        <w:rPr>
          <w:strike/>
        </w:rPr>
        <w:t>?» и выбор действий «</w:t>
      </w:r>
      <w:proofErr w:type="gramStart"/>
      <w:r w:rsidR="009F7621" w:rsidRPr="00843B55">
        <w:rPr>
          <w:strike/>
        </w:rPr>
        <w:t>Да»/</w:t>
      </w:r>
      <w:proofErr w:type="gramEnd"/>
      <w:r w:rsidR="009F7621" w:rsidRPr="00843B55">
        <w:rPr>
          <w:strike/>
        </w:rPr>
        <w:t>«Нет».</w:t>
      </w:r>
      <w:r w:rsidR="00311EB3" w:rsidRPr="00843B55">
        <w:rPr>
          <w:strike/>
        </w:rPr>
        <w:t xml:space="preserve"> При выборе опции «Да» - сохранить все изменения. При выборе «Нет» - не сохранять изменения для этого распределения. </w:t>
      </w:r>
    </w:p>
    <w:p w14:paraId="1DCD9C99" w14:textId="77777777" w:rsidR="002C430D" w:rsidRPr="001A41B7" w:rsidRDefault="002C430D" w:rsidP="008059A1">
      <w:pPr>
        <w:spacing w:after="0"/>
        <w:ind w:firstLine="284"/>
      </w:pPr>
    </w:p>
    <w:p w14:paraId="537F79F0" w14:textId="77777777" w:rsidR="00AC77B3" w:rsidRPr="001A41B7" w:rsidRDefault="00AC77B3" w:rsidP="00936F3D">
      <w:pPr>
        <w:spacing w:after="0"/>
        <w:ind w:firstLine="284"/>
      </w:pPr>
    </w:p>
    <w:p w14:paraId="10845511" w14:textId="4D42C3F2" w:rsidR="00A028C7" w:rsidRPr="001A41B7" w:rsidRDefault="00A028C7" w:rsidP="00EF1B85">
      <w:pPr>
        <w:pStyle w:val="2"/>
        <w:numPr>
          <w:ilvl w:val="1"/>
          <w:numId w:val="16"/>
        </w:numPr>
        <w:spacing w:before="0"/>
        <w:contextualSpacing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548" w:name="_Toc205374564"/>
      <w:r w:rsidRPr="001A41B7">
        <w:rPr>
          <w:rFonts w:asciiTheme="minorHAnsi" w:hAnsiTheme="minorHAnsi" w:cstheme="minorHAnsi"/>
          <w:b/>
          <w:color w:val="auto"/>
          <w:sz w:val="22"/>
          <w:szCs w:val="22"/>
        </w:rPr>
        <w:t>Закладка «</w:t>
      </w:r>
      <w:commentRangeStart w:id="549"/>
      <w:r w:rsidR="000214B4" w:rsidRPr="001A41B7">
        <w:rPr>
          <w:rFonts w:asciiTheme="minorHAnsi" w:hAnsiTheme="minorHAnsi" w:cstheme="minorHAnsi"/>
          <w:b/>
          <w:color w:val="auto"/>
          <w:sz w:val="22"/>
          <w:szCs w:val="22"/>
        </w:rPr>
        <w:t>Распределение</w:t>
      </w:r>
      <w:commentRangeEnd w:id="549"/>
      <w:r w:rsidR="000E7A2A">
        <w:rPr>
          <w:rStyle w:val="ad"/>
          <w:rFonts w:asciiTheme="minorHAnsi" w:eastAsiaTheme="minorHAnsi" w:hAnsiTheme="minorHAnsi" w:cstheme="minorBidi"/>
          <w:color w:val="auto"/>
        </w:rPr>
        <w:commentReference w:id="549"/>
      </w:r>
      <w:r w:rsidR="004B044E" w:rsidRPr="001A41B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по СП</w:t>
      </w:r>
      <w:r w:rsidRPr="001A41B7">
        <w:rPr>
          <w:rFonts w:asciiTheme="minorHAnsi" w:hAnsiTheme="minorHAnsi" w:cstheme="minorHAnsi"/>
          <w:b/>
          <w:color w:val="auto"/>
          <w:sz w:val="22"/>
          <w:szCs w:val="22"/>
        </w:rPr>
        <w:t>»</w:t>
      </w:r>
      <w:r w:rsidR="00526CC2" w:rsidRPr="001A41B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– ЧТЗ №</w:t>
      </w:r>
      <w:r w:rsidR="00526CC2" w:rsidRPr="001A41B7">
        <w:rPr>
          <w:rFonts w:asciiTheme="minorHAnsi" w:hAnsiTheme="minorHAnsi" w:cstheme="minorHAnsi"/>
          <w:b/>
          <w:color w:val="auto"/>
          <w:sz w:val="22"/>
          <w:szCs w:val="22"/>
          <w:lang w:val="en-US"/>
        </w:rPr>
        <w:t>XXX</w:t>
      </w:r>
      <w:r w:rsidR="00526CC2" w:rsidRPr="001A41B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п.6.3.2.3</w:t>
      </w:r>
      <w:bookmarkEnd w:id="548"/>
      <w:r w:rsidR="00B97F05" w:rsidRPr="001A41B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</w:p>
    <w:p w14:paraId="3FC0224D" w14:textId="03965AE0" w:rsidR="00981913" w:rsidRDefault="004B044E" w:rsidP="001A41B7">
      <w:pPr>
        <w:pStyle w:val="a6"/>
        <w:spacing w:after="0"/>
        <w:ind w:left="0" w:firstLine="284"/>
        <w:rPr>
          <w:rFonts w:cstheme="minorHAnsi"/>
        </w:rPr>
      </w:pPr>
      <w:r w:rsidRPr="001A41B7">
        <w:rPr>
          <w:rFonts w:cstheme="minorHAnsi"/>
        </w:rPr>
        <w:t>Закладка «Распределение по СП»</w:t>
      </w:r>
      <w:r w:rsidR="00C56D8D" w:rsidRPr="001A41B7">
        <w:rPr>
          <w:rFonts w:cstheme="minorHAnsi"/>
        </w:rPr>
        <w:t xml:space="preserve"> интерфейса обработки БВ</w:t>
      </w:r>
      <w:r w:rsidRPr="001A41B7">
        <w:rPr>
          <w:rFonts w:cstheme="minorHAnsi"/>
        </w:rPr>
        <w:t xml:space="preserve"> предназначена для просмотра документов БВ с </w:t>
      </w:r>
      <w:r w:rsidR="00C56D8D" w:rsidRPr="001A41B7">
        <w:rPr>
          <w:rFonts w:cstheme="minorHAnsi"/>
        </w:rPr>
        <w:t>имеющимися к ним аналитиками распределения по СП</w:t>
      </w:r>
      <w:r w:rsidR="00C6791E" w:rsidRPr="001A41B7">
        <w:rPr>
          <w:rFonts w:cstheme="minorHAnsi"/>
        </w:rPr>
        <w:t>, расположенными построчно</w:t>
      </w:r>
      <w:r w:rsidR="00C6791E">
        <w:rPr>
          <w:rFonts w:cstheme="minorHAnsi"/>
        </w:rPr>
        <w:t>.</w:t>
      </w:r>
      <w:r w:rsidR="00C56D8D">
        <w:rPr>
          <w:rFonts w:cstheme="minorHAnsi"/>
        </w:rPr>
        <w:t xml:space="preserve"> </w:t>
      </w:r>
      <w:r w:rsidR="00C6791E">
        <w:rPr>
          <w:rFonts w:cstheme="minorHAnsi"/>
        </w:rPr>
        <w:t>С</w:t>
      </w:r>
      <w:r w:rsidR="00981913">
        <w:rPr>
          <w:rFonts w:cstheme="minorHAnsi"/>
        </w:rPr>
        <w:t xml:space="preserve">одержит панель инструментов с операциями, панель фильтрации и </w:t>
      </w:r>
      <w:ins w:id="550" w:author="Учетная запись Майкрософт" w:date="2025-08-18T08:55:00Z">
        <w:r w:rsidR="00067853" w:rsidRPr="00D23607">
          <w:rPr>
            <w:rFonts w:cstheme="minorHAnsi"/>
          </w:rPr>
          <w:t>данные выборок из классов </w:t>
        </w:r>
        <w:r w:rsidR="00067853">
          <w:rPr>
            <w:rFonts w:cstheme="minorHAnsi"/>
          </w:rPr>
          <w:t>с</w:t>
        </w:r>
        <w:r w:rsidR="00067853" w:rsidRPr="00D23607">
          <w:rPr>
            <w:rFonts w:cstheme="minorHAnsi"/>
          </w:rPr>
          <w:t xml:space="preserve"> отображени</w:t>
        </w:r>
        <w:r w:rsidR="00067853">
          <w:rPr>
            <w:rFonts w:cstheme="minorHAnsi"/>
          </w:rPr>
          <w:t>ем в</w:t>
        </w:r>
        <w:r w:rsidR="00067853" w:rsidRPr="00D23607">
          <w:rPr>
            <w:rFonts w:cstheme="minorHAnsi"/>
          </w:rPr>
          <w:t xml:space="preserve"> списк</w:t>
        </w:r>
        <w:r w:rsidR="00067853">
          <w:rPr>
            <w:rFonts w:cstheme="minorHAnsi"/>
          </w:rPr>
          <w:t>е</w:t>
        </w:r>
      </w:ins>
      <w:del w:id="551" w:author="Учетная запись Майкрософт" w:date="2025-08-18T08:55:00Z">
        <w:r w:rsidR="00AA0687" w:rsidDel="00067853">
          <w:rPr>
            <w:rFonts w:cstheme="minorHAnsi"/>
          </w:rPr>
          <w:delText>основную таблицу</w:delText>
        </w:r>
      </w:del>
      <w:r w:rsidR="00D6519C">
        <w:rPr>
          <w:rFonts w:cstheme="minorHAnsi"/>
        </w:rPr>
        <w:t>.</w:t>
      </w:r>
      <w:r w:rsidR="00981913">
        <w:rPr>
          <w:rFonts w:cstheme="minorHAnsi"/>
        </w:rPr>
        <w:t xml:space="preserve"> </w:t>
      </w:r>
    </w:p>
    <w:p w14:paraId="48F0B57F" w14:textId="77777777" w:rsidR="00981913" w:rsidRDefault="00981913" w:rsidP="001A41B7">
      <w:pPr>
        <w:pStyle w:val="a6"/>
        <w:spacing w:after="0"/>
        <w:ind w:left="0" w:firstLine="284"/>
        <w:rPr>
          <w:rFonts w:cstheme="minorHAnsi"/>
        </w:rPr>
      </w:pPr>
    </w:p>
    <w:p w14:paraId="556F9497" w14:textId="382EAEE4" w:rsidR="00981913" w:rsidRPr="00C56D8D" w:rsidRDefault="00981913" w:rsidP="00EF1B85">
      <w:pPr>
        <w:pStyle w:val="a6"/>
        <w:numPr>
          <w:ilvl w:val="0"/>
          <w:numId w:val="26"/>
        </w:numPr>
        <w:spacing w:after="0"/>
        <w:ind w:left="0" w:firstLine="284"/>
        <w:rPr>
          <w:rFonts w:cstheme="minorHAnsi"/>
          <w:u w:val="single"/>
        </w:rPr>
      </w:pPr>
      <w:r w:rsidRPr="00C56D8D">
        <w:rPr>
          <w:rFonts w:cstheme="minorHAnsi"/>
        </w:rPr>
        <w:t>Панель инструментов</w:t>
      </w:r>
      <w:r w:rsidRPr="00C56D8D">
        <w:rPr>
          <w:rFonts w:cstheme="minorHAnsi"/>
          <w:u w:val="single"/>
        </w:rPr>
        <w:t xml:space="preserve"> </w:t>
      </w:r>
      <w:r w:rsidRPr="00C56D8D">
        <w:rPr>
          <w:rFonts w:cstheme="minorHAnsi"/>
        </w:rPr>
        <w:t>закладки «</w:t>
      </w:r>
      <w:r w:rsidR="000A23AB" w:rsidRPr="00C56D8D">
        <w:rPr>
          <w:rFonts w:cstheme="minorHAnsi"/>
        </w:rPr>
        <w:t>Распределение</w:t>
      </w:r>
      <w:r w:rsidR="00C56D8D">
        <w:rPr>
          <w:rFonts w:cstheme="minorHAnsi"/>
        </w:rPr>
        <w:t xml:space="preserve"> по СП</w:t>
      </w:r>
      <w:r w:rsidRPr="00C56D8D">
        <w:rPr>
          <w:rFonts w:cstheme="minorHAnsi"/>
        </w:rPr>
        <w:t xml:space="preserve">» расположена в левой части </w:t>
      </w:r>
      <w:r w:rsidR="00C56D8D">
        <w:rPr>
          <w:rFonts w:cstheme="minorHAnsi"/>
        </w:rPr>
        <w:t xml:space="preserve">от основной таблицы </w:t>
      </w:r>
      <w:r w:rsidRPr="00C56D8D">
        <w:rPr>
          <w:rFonts w:cstheme="minorHAnsi"/>
        </w:rPr>
        <w:t>и содержит следующие операции, в порядке, указанном сверху вниз:</w:t>
      </w:r>
    </w:p>
    <w:p w14:paraId="34A43B53" w14:textId="77777777" w:rsidR="00981913" w:rsidRPr="00C776CA" w:rsidRDefault="00981913" w:rsidP="00EF1B85">
      <w:pPr>
        <w:pStyle w:val="a8"/>
        <w:numPr>
          <w:ilvl w:val="0"/>
          <w:numId w:val="5"/>
        </w:numPr>
        <w:spacing w:before="0" w:beforeAutospacing="0" w:after="0" w:afterAutospacing="0"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C776CA">
        <w:rPr>
          <w:rFonts w:asciiTheme="minorHAnsi" w:hAnsiTheme="minorHAnsi" w:cstheme="minorHAnsi"/>
          <w:sz w:val="22"/>
          <w:szCs w:val="22"/>
        </w:rPr>
        <w:t xml:space="preserve">Обновить – запускает обновление данных в списке выборки. Операция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refresh</w:t>
      </w:r>
      <w:r w:rsidRPr="00C776CA">
        <w:rPr>
          <w:rFonts w:asciiTheme="minorHAnsi" w:hAnsiTheme="minorHAnsi" w:cstheme="minorHAnsi"/>
          <w:sz w:val="22"/>
          <w:szCs w:val="22"/>
        </w:rPr>
        <w:t>,</w:t>
      </w:r>
      <w:r w:rsidRPr="00C776CA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776CA">
        <w:rPr>
          <w:rFonts w:asciiTheme="minorHAnsi" w:hAnsiTheme="minorHAnsi" w:cstheme="minorHAnsi"/>
          <w:sz w:val="22"/>
          <w:szCs w:val="22"/>
        </w:rPr>
        <w:t xml:space="preserve"> = 0.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B84AA28" w14:textId="289BC0E8" w:rsidR="00981913" w:rsidRDefault="00C63A65" w:rsidP="00EF1B85">
      <w:pPr>
        <w:pStyle w:val="a8"/>
        <w:numPr>
          <w:ilvl w:val="0"/>
          <w:numId w:val="5"/>
        </w:numPr>
        <w:spacing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Открыть документ</w:t>
      </w:r>
      <w:r w:rsidR="00981913" w:rsidRPr="00B41736">
        <w:rPr>
          <w:rFonts w:asciiTheme="minorHAnsi" w:hAnsiTheme="minorHAnsi" w:cstheme="minorHAnsi"/>
          <w:sz w:val="22"/>
          <w:szCs w:val="22"/>
        </w:rPr>
        <w:t xml:space="preserve"> – открывает</w:t>
      </w:r>
      <w:r w:rsidR="00981913">
        <w:rPr>
          <w:rFonts w:asciiTheme="minorHAnsi" w:hAnsiTheme="minorHAnsi" w:cstheme="minorHAnsi"/>
          <w:sz w:val="22"/>
          <w:szCs w:val="22"/>
        </w:rPr>
        <w:t xml:space="preserve"> на просмотр</w:t>
      </w:r>
      <w:r w:rsidR="00981913" w:rsidRPr="00B41736">
        <w:rPr>
          <w:rFonts w:asciiTheme="minorHAnsi" w:hAnsiTheme="minorHAnsi" w:cstheme="minorHAnsi"/>
          <w:sz w:val="22"/>
          <w:szCs w:val="22"/>
        </w:rPr>
        <w:t xml:space="preserve"> платежное поручение</w:t>
      </w:r>
      <w:r w:rsidR="00981913">
        <w:rPr>
          <w:rFonts w:asciiTheme="minorHAnsi" w:hAnsiTheme="minorHAnsi" w:cstheme="minorHAnsi"/>
          <w:sz w:val="22"/>
          <w:szCs w:val="22"/>
        </w:rPr>
        <w:t>, связанное с выделенным</w:t>
      </w:r>
      <w:r w:rsidR="00981913" w:rsidRPr="00B41736">
        <w:rPr>
          <w:rFonts w:asciiTheme="minorHAnsi" w:hAnsiTheme="minorHAnsi" w:cstheme="minorHAnsi"/>
          <w:sz w:val="22"/>
          <w:szCs w:val="22"/>
        </w:rPr>
        <w:t xml:space="preserve"> в списке </w:t>
      </w:r>
      <w:r w:rsidR="00981913">
        <w:rPr>
          <w:rFonts w:asciiTheme="minorHAnsi" w:hAnsiTheme="minorHAnsi" w:cstheme="minorHAnsi"/>
          <w:sz w:val="22"/>
          <w:szCs w:val="22"/>
        </w:rPr>
        <w:t>документом</w:t>
      </w:r>
      <w:r w:rsidR="00981913" w:rsidRPr="00B41736">
        <w:rPr>
          <w:rFonts w:asciiTheme="minorHAnsi" w:hAnsiTheme="minorHAnsi" w:cstheme="minorHAnsi"/>
          <w:sz w:val="22"/>
          <w:szCs w:val="22"/>
        </w:rPr>
        <w:t xml:space="preserve"> выписки (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  <w:lang w:val="en-US"/>
        </w:rPr>
        <w:t>Pm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  <w:lang w:val="en-US"/>
        </w:rPr>
        <w:t>OrderBankOut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  <w:lang w:val="en-US"/>
        </w:rPr>
        <w:t>gid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</w:rPr>
        <w:t xml:space="preserve"> / 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  <w:lang w:val="en-US"/>
        </w:rPr>
        <w:t>Pm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  <w:lang w:val="en-US"/>
        </w:rPr>
        <w:t>OrderBankIn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  <w:lang w:val="en-US"/>
        </w:rPr>
        <w:t>gid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</w:rPr>
        <w:t xml:space="preserve"> = 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  <w:lang w:val="en-US"/>
        </w:rPr>
        <w:t>Pm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  <w:lang w:val="en-US"/>
        </w:rPr>
        <w:t>CBStatementDoc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="00981913" w:rsidRPr="00B41736">
        <w:rPr>
          <w:rFonts w:asciiTheme="minorHAnsi" w:hAnsiTheme="minorHAnsi" w:cstheme="minorHAnsi"/>
          <w:color w:val="000000"/>
          <w:sz w:val="22"/>
          <w:szCs w:val="22"/>
          <w:lang w:val="en-US"/>
        </w:rPr>
        <w:t>gidPayDoc</w:t>
      </w:r>
      <w:r w:rsidR="00981913" w:rsidRPr="00B41736">
        <w:rPr>
          <w:rFonts w:asciiTheme="minorHAnsi" w:hAnsiTheme="minorHAnsi" w:cstheme="minorHAnsi"/>
          <w:sz w:val="22"/>
          <w:szCs w:val="22"/>
        </w:rPr>
        <w:t xml:space="preserve">), </w:t>
      </w:r>
      <w:r w:rsidR="00981913" w:rsidRPr="00B41736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="00981913" w:rsidRPr="00B41736">
        <w:rPr>
          <w:rFonts w:asciiTheme="minorHAnsi" w:hAnsiTheme="minorHAnsi" w:cstheme="minorHAnsi"/>
          <w:sz w:val="22"/>
          <w:szCs w:val="22"/>
        </w:rPr>
        <w:t xml:space="preserve"> = 18. </w:t>
      </w:r>
    </w:p>
    <w:p w14:paraId="4B80938D" w14:textId="1AF89DFE" w:rsidR="003A3488" w:rsidRPr="00C776CA" w:rsidRDefault="003A3488" w:rsidP="00EF1B85">
      <w:pPr>
        <w:pStyle w:val="a8"/>
        <w:numPr>
          <w:ilvl w:val="0"/>
          <w:numId w:val="5"/>
        </w:numPr>
        <w:spacing w:before="0" w:beforeAutospacing="0" w:after="0" w:afterAutospacing="0"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Печать - </w:t>
      </w:r>
      <w:r w:rsidR="00417663">
        <w:rPr>
          <w:rFonts w:asciiTheme="minorHAnsi" w:hAnsiTheme="minorHAnsi" w:cstheme="minorHAnsi"/>
          <w:sz w:val="22"/>
          <w:szCs w:val="22"/>
        </w:rPr>
        <w:t>при нажатии на кнопку, выдать сообщение: «</w:t>
      </w:r>
      <w:r w:rsidR="00417663" w:rsidRPr="003D0278">
        <w:rPr>
          <w:rFonts w:asciiTheme="minorHAnsi" w:hAnsiTheme="minorHAnsi" w:cstheme="minorHAnsi"/>
          <w:b/>
          <w:sz w:val="22"/>
          <w:szCs w:val="22"/>
        </w:rPr>
        <w:t>Функционал находится в разработке.»</w:t>
      </w:r>
      <w:r w:rsidR="00417663">
        <w:rPr>
          <w:rFonts w:asciiTheme="minorHAnsi" w:hAnsiTheme="minorHAnsi" w:cstheme="minorHAnsi"/>
          <w:sz w:val="22"/>
          <w:szCs w:val="22"/>
        </w:rPr>
        <w:t xml:space="preserve"> </w:t>
      </w:r>
      <w:r w:rsidR="00417663" w:rsidRPr="005B49E1">
        <w:rPr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r w:rsidR="00417663" w:rsidRPr="009942D8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="00417663" w:rsidRPr="009942D8">
        <w:rPr>
          <w:rFonts w:asciiTheme="minorHAnsi" w:hAnsiTheme="minorHAnsi" w:cstheme="minorHAnsi"/>
          <w:sz w:val="22"/>
          <w:szCs w:val="22"/>
        </w:rPr>
        <w:t xml:space="preserve"> = 17.</w:t>
      </w:r>
    </w:p>
    <w:p w14:paraId="1EA96BF4" w14:textId="77777777" w:rsidR="00981913" w:rsidRDefault="00981913" w:rsidP="00EF1B85">
      <w:pPr>
        <w:pStyle w:val="a8"/>
        <w:numPr>
          <w:ilvl w:val="0"/>
          <w:numId w:val="2"/>
        </w:numPr>
        <w:spacing w:before="0" w:beforeAutospacing="0" w:after="0" w:afterAutospacing="0"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CE3444">
        <w:rPr>
          <w:rFonts w:asciiTheme="minorHAnsi" w:hAnsiTheme="minorHAnsi" w:cstheme="minorHAnsi"/>
          <w:sz w:val="22"/>
          <w:szCs w:val="22"/>
        </w:rPr>
        <w:t xml:space="preserve">Фильтр – запускает функцию универсального фильтра. Операция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uniFilter</w:t>
      </w:r>
      <w:r w:rsidRPr="00CE3444">
        <w:rPr>
          <w:rFonts w:asciiTheme="minorHAnsi" w:hAnsiTheme="minorHAnsi" w:cstheme="minorHAnsi"/>
          <w:sz w:val="22"/>
          <w:szCs w:val="22"/>
        </w:rPr>
        <w:t>,</w:t>
      </w:r>
      <w:r w:rsidRPr="00CE3444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E3444">
        <w:rPr>
          <w:rFonts w:asciiTheme="minorHAnsi" w:hAnsiTheme="minorHAnsi" w:cstheme="minorHAnsi"/>
          <w:sz w:val="22"/>
          <w:szCs w:val="22"/>
        </w:rPr>
        <w:t xml:space="preserve"> = 20.</w:t>
      </w:r>
    </w:p>
    <w:p w14:paraId="649F4069" w14:textId="77777777" w:rsidR="00981913" w:rsidRDefault="00981913" w:rsidP="001A41B7">
      <w:pPr>
        <w:pStyle w:val="a8"/>
        <w:spacing w:before="0" w:beforeAutospacing="0" w:after="0" w:afterAutospacing="0" w:line="259" w:lineRule="auto"/>
        <w:ind w:firstLine="284"/>
        <w:contextualSpacing/>
        <w:rPr>
          <w:rFonts w:asciiTheme="minorHAnsi" w:hAnsiTheme="minorHAnsi" w:cstheme="minorHAnsi"/>
          <w:sz w:val="22"/>
          <w:szCs w:val="22"/>
        </w:rPr>
      </w:pPr>
    </w:p>
    <w:p w14:paraId="4C76F501" w14:textId="77777777" w:rsidR="00981913" w:rsidRDefault="00981913" w:rsidP="001A41B7">
      <w:pPr>
        <w:pStyle w:val="a8"/>
        <w:spacing w:before="0" w:beforeAutospacing="0" w:after="0" w:afterAutospacing="0" w:line="259" w:lineRule="auto"/>
        <w:ind w:firstLine="284"/>
        <w:contextualSpacing/>
        <w:rPr>
          <w:rFonts w:asciiTheme="minorHAnsi" w:hAnsiTheme="minorHAnsi" w:cstheme="minorHAnsi"/>
          <w:sz w:val="22"/>
          <w:szCs w:val="22"/>
        </w:rPr>
      </w:pPr>
    </w:p>
    <w:p w14:paraId="0AA200AE" w14:textId="77777777" w:rsidR="00981913" w:rsidRDefault="00981913" w:rsidP="001A41B7">
      <w:pPr>
        <w:pStyle w:val="a8"/>
        <w:spacing w:before="0" w:beforeAutospacing="0" w:after="0" w:afterAutospacing="0" w:line="259" w:lineRule="auto"/>
        <w:ind w:firstLine="284"/>
        <w:contextualSpacing/>
        <w:rPr>
          <w:rFonts w:asciiTheme="minorHAnsi" w:hAnsiTheme="minorHAnsi" w:cstheme="minorHAnsi"/>
          <w:sz w:val="22"/>
          <w:szCs w:val="22"/>
        </w:rPr>
      </w:pPr>
    </w:p>
    <w:p w14:paraId="730DB032" w14:textId="77777777" w:rsidR="00981913" w:rsidRDefault="00981913" w:rsidP="00981913">
      <w:pPr>
        <w:pStyle w:val="a8"/>
        <w:spacing w:before="0" w:beforeAutospacing="0" w:after="0" w:afterAutospacing="0" w:line="259" w:lineRule="auto"/>
        <w:ind w:left="567"/>
        <w:contextualSpacing/>
        <w:rPr>
          <w:rFonts w:asciiTheme="minorHAnsi" w:hAnsiTheme="minorHAnsi" w:cstheme="minorHAnsi"/>
          <w:sz w:val="22"/>
          <w:szCs w:val="22"/>
        </w:rPr>
      </w:pPr>
    </w:p>
    <w:p w14:paraId="6F2D5291" w14:textId="77777777" w:rsidR="00981913" w:rsidRDefault="00981913" w:rsidP="00981913">
      <w:pPr>
        <w:pStyle w:val="a8"/>
        <w:spacing w:before="0" w:beforeAutospacing="0" w:after="0" w:afterAutospacing="0" w:line="259" w:lineRule="auto"/>
        <w:ind w:left="567"/>
        <w:contextualSpacing/>
        <w:rPr>
          <w:rFonts w:asciiTheme="minorHAnsi" w:hAnsiTheme="minorHAnsi" w:cstheme="minorHAnsi"/>
          <w:sz w:val="22"/>
          <w:szCs w:val="22"/>
        </w:rPr>
      </w:pPr>
    </w:p>
    <w:p w14:paraId="38C56DCD" w14:textId="77777777" w:rsidR="00981913" w:rsidRDefault="00981913" w:rsidP="00EF1B85">
      <w:pPr>
        <w:pStyle w:val="a6"/>
        <w:numPr>
          <w:ilvl w:val="1"/>
          <w:numId w:val="8"/>
        </w:numPr>
        <w:spacing w:after="0" w:line="240" w:lineRule="auto"/>
        <w:ind w:left="0" w:firstLine="284"/>
        <w:rPr>
          <w:rFonts w:cstheme="minorHAnsi"/>
        </w:rPr>
        <w:sectPr w:rsidR="00981913" w:rsidSect="00981913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09122552" w14:textId="06B2747F" w:rsidR="00981913" w:rsidRDefault="00981913" w:rsidP="00EF1B85">
      <w:pPr>
        <w:pStyle w:val="a6"/>
        <w:numPr>
          <w:ilvl w:val="0"/>
          <w:numId w:val="26"/>
        </w:numPr>
        <w:spacing w:after="0" w:line="240" w:lineRule="auto"/>
        <w:rPr>
          <w:rFonts w:cstheme="minorHAnsi"/>
        </w:rPr>
      </w:pPr>
      <w:r w:rsidRPr="004B044E">
        <w:rPr>
          <w:rFonts w:cstheme="minorHAnsi"/>
        </w:rPr>
        <w:lastRenderedPageBreak/>
        <w:t>Параметры фильтрации</w:t>
      </w:r>
      <w:r w:rsidR="00EF0546" w:rsidRPr="004B044E">
        <w:rPr>
          <w:rFonts w:cstheme="minorHAnsi"/>
        </w:rPr>
        <w:t xml:space="preserve"> такие же, как</w:t>
      </w:r>
      <w:r w:rsidR="006C5231" w:rsidRPr="006C5231">
        <w:rPr>
          <w:rFonts w:cstheme="minorHAnsi"/>
        </w:rPr>
        <w:t xml:space="preserve"> </w:t>
      </w:r>
      <w:r w:rsidR="006C5231">
        <w:rPr>
          <w:rFonts w:cstheme="minorHAnsi"/>
        </w:rPr>
        <w:t>в первом разделе</w:t>
      </w:r>
      <w:r w:rsidR="00EF0546" w:rsidRPr="004B044E">
        <w:rPr>
          <w:rFonts w:cstheme="minorHAnsi"/>
        </w:rPr>
        <w:t xml:space="preserve"> </w:t>
      </w:r>
      <w:r w:rsidR="006C5231">
        <w:rPr>
          <w:rFonts w:cstheme="minorHAnsi"/>
        </w:rPr>
        <w:t>за</w:t>
      </w:r>
      <w:r w:rsidR="00EF0546" w:rsidRPr="004B044E">
        <w:rPr>
          <w:rFonts w:cstheme="minorHAnsi"/>
        </w:rPr>
        <w:t>кладк</w:t>
      </w:r>
      <w:r w:rsidR="006C5231">
        <w:rPr>
          <w:rFonts w:cstheme="minorHAnsi"/>
        </w:rPr>
        <w:t>и</w:t>
      </w:r>
      <w:r w:rsidR="005B1066">
        <w:rPr>
          <w:rFonts w:cstheme="minorHAnsi"/>
        </w:rPr>
        <w:t xml:space="preserve"> «Документы выписки», </w:t>
      </w:r>
      <w:r w:rsidRPr="004B044E">
        <w:rPr>
          <w:rFonts w:cstheme="minorHAnsi"/>
        </w:rPr>
        <w:t xml:space="preserve">расположены над </w:t>
      </w:r>
      <w:ins w:id="552" w:author="Учетная запись Майкрософт" w:date="2025-08-18T08:56:00Z">
        <w:r w:rsidR="00067853" w:rsidRPr="00D23607">
          <w:rPr>
            <w:rFonts w:cstheme="minorHAnsi"/>
          </w:rPr>
          <w:t>данны</w:t>
        </w:r>
        <w:r w:rsidR="00067853">
          <w:rPr>
            <w:rFonts w:cstheme="minorHAnsi"/>
          </w:rPr>
          <w:t>ми</w:t>
        </w:r>
        <w:r w:rsidR="00067853" w:rsidRPr="00D23607">
          <w:rPr>
            <w:rFonts w:cstheme="minorHAnsi"/>
          </w:rPr>
          <w:t xml:space="preserve"> выборок из классов </w:t>
        </w:r>
        <w:r w:rsidR="00067853">
          <w:rPr>
            <w:rFonts w:cstheme="minorHAnsi"/>
          </w:rPr>
          <w:t>с</w:t>
        </w:r>
        <w:r w:rsidR="00067853" w:rsidRPr="00D23607">
          <w:rPr>
            <w:rFonts w:cstheme="minorHAnsi"/>
          </w:rPr>
          <w:t xml:space="preserve"> отображени</w:t>
        </w:r>
        <w:r w:rsidR="00067853">
          <w:rPr>
            <w:rFonts w:cstheme="minorHAnsi"/>
          </w:rPr>
          <w:t>ем в</w:t>
        </w:r>
        <w:r w:rsidR="00067853" w:rsidRPr="00D23607">
          <w:rPr>
            <w:rFonts w:cstheme="minorHAnsi"/>
          </w:rPr>
          <w:t xml:space="preserve"> списк</w:t>
        </w:r>
        <w:r w:rsidR="00067853">
          <w:rPr>
            <w:rFonts w:cstheme="minorHAnsi"/>
          </w:rPr>
          <w:t>е</w:t>
        </w:r>
      </w:ins>
      <w:del w:id="553" w:author="Учетная запись Майкрософт" w:date="2025-08-18T08:56:00Z">
        <w:r w:rsidR="00AA0687" w:rsidDel="00067853">
          <w:rPr>
            <w:rFonts w:cstheme="minorHAnsi"/>
          </w:rPr>
          <w:delText>основной таблицей</w:delText>
        </w:r>
      </w:del>
      <w:r w:rsidRPr="004B044E">
        <w:rPr>
          <w:rFonts w:cstheme="minorHAnsi"/>
        </w:rPr>
        <w:t xml:space="preserve"> и накладывают указанные в таблице ограничения</w:t>
      </w:r>
      <w:r w:rsidR="00AA0687">
        <w:rPr>
          <w:rFonts w:cstheme="minorHAnsi"/>
        </w:rPr>
        <w:t>.</w:t>
      </w:r>
    </w:p>
    <w:tbl>
      <w:tblPr>
        <w:tblStyle w:val="a5"/>
        <w:tblW w:w="15631" w:type="dxa"/>
        <w:tblInd w:w="-431" w:type="dxa"/>
        <w:tblLook w:val="04A0" w:firstRow="1" w:lastRow="0" w:firstColumn="1" w:lastColumn="0" w:noHBand="0" w:noVBand="1"/>
      </w:tblPr>
      <w:tblGrid>
        <w:gridCol w:w="1395"/>
        <w:gridCol w:w="1685"/>
        <w:gridCol w:w="1006"/>
        <w:gridCol w:w="933"/>
        <w:gridCol w:w="7314"/>
        <w:gridCol w:w="3284"/>
        <w:gridCol w:w="14"/>
      </w:tblGrid>
      <w:tr w:rsidR="009A02FA" w14:paraId="7B44F93F" w14:textId="77777777" w:rsidTr="009A02FA">
        <w:tc>
          <w:tcPr>
            <w:tcW w:w="1395" w:type="dxa"/>
          </w:tcPr>
          <w:p w14:paraId="339940FA" w14:textId="77777777" w:rsidR="009A02FA" w:rsidRDefault="009A02FA" w:rsidP="00E82264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Системное имя поля</w:t>
            </w:r>
          </w:p>
        </w:tc>
        <w:tc>
          <w:tcPr>
            <w:tcW w:w="1685" w:type="dxa"/>
          </w:tcPr>
          <w:p w14:paraId="195E832D" w14:textId="77777777" w:rsidR="009A02FA" w:rsidRDefault="009A02FA" w:rsidP="00E82264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Наименование поля</w:t>
            </w:r>
          </w:p>
        </w:tc>
        <w:tc>
          <w:tcPr>
            <w:tcW w:w="1006" w:type="dxa"/>
          </w:tcPr>
          <w:p w14:paraId="59DB0C58" w14:textId="77777777" w:rsidR="009A02FA" w:rsidRDefault="009A02FA" w:rsidP="00E82264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Тип данных</w:t>
            </w:r>
          </w:p>
        </w:tc>
        <w:tc>
          <w:tcPr>
            <w:tcW w:w="933" w:type="dxa"/>
          </w:tcPr>
          <w:p w14:paraId="4375723F" w14:textId="77777777" w:rsidR="009A02FA" w:rsidRPr="00670F25" w:rsidRDefault="009A02FA" w:rsidP="00E82264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Знач.по умолч.</w:t>
            </w:r>
          </w:p>
        </w:tc>
        <w:tc>
          <w:tcPr>
            <w:tcW w:w="10612" w:type="dxa"/>
            <w:gridSpan w:val="3"/>
          </w:tcPr>
          <w:p w14:paraId="0BACB268" w14:textId="77777777" w:rsidR="009A02FA" w:rsidRDefault="009A02FA" w:rsidP="00E82264">
            <w:pPr>
              <w:pStyle w:val="a8"/>
              <w:spacing w:before="0" w:beforeAutospacing="0" w:after="0" w:afterAutospacing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Описание</w:t>
            </w:r>
          </w:p>
        </w:tc>
      </w:tr>
      <w:tr w:rsidR="009A02FA" w:rsidRPr="003252DE" w14:paraId="765C0F7A" w14:textId="77777777" w:rsidTr="009A02FA">
        <w:trPr>
          <w:gridAfter w:val="1"/>
          <w:wAfter w:w="14" w:type="dxa"/>
        </w:trPr>
        <w:tc>
          <w:tcPr>
            <w:tcW w:w="1395" w:type="dxa"/>
          </w:tcPr>
          <w:p w14:paraId="201AF24E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Flt_sNumDoc</w:t>
            </w:r>
          </w:p>
        </w:tc>
        <w:tc>
          <w:tcPr>
            <w:tcW w:w="1685" w:type="dxa"/>
          </w:tcPr>
          <w:p w14:paraId="44CE5D19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№ Док-та </w:t>
            </w:r>
          </w:p>
        </w:tc>
        <w:tc>
          <w:tcPr>
            <w:tcW w:w="1006" w:type="dxa"/>
          </w:tcPr>
          <w:p w14:paraId="3BD65BDA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933" w:type="dxa"/>
          </w:tcPr>
          <w:p w14:paraId="298E96E2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7314" w:type="dxa"/>
          </w:tcPr>
          <w:p w14:paraId="11D18A94" w14:textId="77777777" w:rsidR="009A02FA" w:rsidRPr="00056559" w:rsidRDefault="009A02FA" w:rsidP="00E82264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056559">
              <w:rPr>
                <w:rFonts w:cstheme="minorHAnsi"/>
                <w:sz w:val="20"/>
                <w:szCs w:val="20"/>
              </w:rPr>
              <w:t xml:space="preserve">Номер платежного документа в банковской выписке. Ограничивает </w:t>
            </w:r>
            <w:r w:rsidRPr="00056559"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>Pm_OrderBankOut.sNumDoc</w:t>
            </w:r>
            <w:r w:rsidRPr="00056559">
              <w:rPr>
                <w:rFonts w:eastAsia="Times New Roman" w:cstheme="minorHAns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84" w:type="dxa"/>
            <w:vMerge w:val="restart"/>
          </w:tcPr>
          <w:p w14:paraId="5E3F2A07" w14:textId="1FCCD0CD" w:rsidR="009A02FA" w:rsidRPr="00056559" w:rsidRDefault="009A02FA" w:rsidP="00E82264">
            <w:pPr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>Реализовано в интерфейсе «Банк» -</w:t>
            </w:r>
            <w:r w:rsidRPr="009D4AE4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&gt; 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>«Банковская выписка» -&gt; «Документы выписки».</w:t>
            </w:r>
          </w:p>
        </w:tc>
      </w:tr>
      <w:tr w:rsidR="009A02FA" w:rsidRPr="003252DE" w14:paraId="1B467090" w14:textId="77777777" w:rsidTr="009A02FA">
        <w:trPr>
          <w:gridAfter w:val="1"/>
          <w:wAfter w:w="14" w:type="dxa"/>
        </w:trPr>
        <w:tc>
          <w:tcPr>
            <w:tcW w:w="1395" w:type="dxa"/>
          </w:tcPr>
          <w:p w14:paraId="44CAC111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bInDoc</w:t>
            </w:r>
          </w:p>
        </w:tc>
        <w:tc>
          <w:tcPr>
            <w:tcW w:w="1685" w:type="dxa"/>
          </w:tcPr>
          <w:p w14:paraId="315D8BDC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Входящие</w:t>
            </w:r>
          </w:p>
        </w:tc>
        <w:tc>
          <w:tcPr>
            <w:tcW w:w="1006" w:type="dxa"/>
          </w:tcPr>
          <w:p w14:paraId="6CCB32DD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4A6B2E1D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7314" w:type="dxa"/>
          </w:tcPr>
          <w:p w14:paraId="6DB685E9" w14:textId="051D2408" w:rsidR="009A02FA" w:rsidRPr="00056559" w:rsidRDefault="009A02FA" w:rsidP="00067853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в </w:t>
            </w:r>
            <w:del w:id="554" w:author="Учетная запись Майкрософт" w:date="2025-08-18T08:56:00Z">
              <w:r w:rsidDel="00067853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</w:del>
            <w:ins w:id="555" w:author="Учетная запись Майкрософт" w:date="2025-08-18T08:56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 xml:space="preserve">список данных </w:t>
              </w:r>
            </w:ins>
            <w:del w:id="556" w:author="Учетная запись Майкрософт" w:date="2025-08-18T08:56:00Z">
              <w:r w:rsidRPr="00056559" w:rsidDel="00067853">
                <w:rPr>
                  <w:rFonts w:asciiTheme="minorHAnsi" w:hAnsiTheme="minorHAnsi" w:cstheme="minorHAnsi"/>
                  <w:sz w:val="20"/>
                  <w:szCs w:val="20"/>
                </w:rPr>
                <w:delText xml:space="preserve"> </w:delText>
              </w:r>
            </w:del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выводить записи по условию </w:t>
            </w:r>
            <w:r w:rsidRPr="0005655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Pm_CBStatementDoc.nDirection = «1», иначе – не выводить.</w:t>
            </w:r>
          </w:p>
        </w:tc>
        <w:tc>
          <w:tcPr>
            <w:tcW w:w="3284" w:type="dxa"/>
            <w:vMerge/>
          </w:tcPr>
          <w:p w14:paraId="0CD4E2AF" w14:textId="22F35FFF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A02FA" w:rsidRPr="003252DE" w14:paraId="3E19C292" w14:textId="77777777" w:rsidTr="009A02FA">
        <w:trPr>
          <w:gridAfter w:val="1"/>
          <w:wAfter w:w="14" w:type="dxa"/>
        </w:trPr>
        <w:tc>
          <w:tcPr>
            <w:tcW w:w="1395" w:type="dxa"/>
          </w:tcPr>
          <w:p w14:paraId="7858F610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bOutDoc</w:t>
            </w:r>
          </w:p>
        </w:tc>
        <w:tc>
          <w:tcPr>
            <w:tcW w:w="1685" w:type="dxa"/>
          </w:tcPr>
          <w:p w14:paraId="07E4B508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Исходящие</w:t>
            </w:r>
          </w:p>
        </w:tc>
        <w:tc>
          <w:tcPr>
            <w:tcW w:w="1006" w:type="dxa"/>
          </w:tcPr>
          <w:p w14:paraId="6C01B910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19258DC1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7314" w:type="dxa"/>
          </w:tcPr>
          <w:p w14:paraId="1FCA7D68" w14:textId="614F4222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в </w:t>
            </w:r>
            <w:ins w:id="557" w:author="Учетная запись Майкрософт" w:date="2025-08-18T08:56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список данных</w:t>
              </w:r>
            </w:ins>
            <w:del w:id="558" w:author="Учетная запись Майкрософт" w:date="2025-08-18T08:56:00Z">
              <w:r w:rsidDel="00067853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</w:del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 выводить записи по условию </w:t>
            </w:r>
            <w:r w:rsidRPr="0005655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Pm_CBStatementDoc.nDirection = «-1», иначе – не выводить.</w:t>
            </w:r>
          </w:p>
        </w:tc>
        <w:tc>
          <w:tcPr>
            <w:tcW w:w="3284" w:type="dxa"/>
            <w:vMerge/>
          </w:tcPr>
          <w:p w14:paraId="50BBF12A" w14:textId="1382E651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9A02FA" w:rsidRPr="003252DE" w14:paraId="02BF2149" w14:textId="77777777" w:rsidTr="009A02FA">
        <w:tc>
          <w:tcPr>
            <w:tcW w:w="1395" w:type="dxa"/>
          </w:tcPr>
          <w:p w14:paraId="7D4A310E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bError</w:t>
            </w:r>
          </w:p>
        </w:tc>
        <w:tc>
          <w:tcPr>
            <w:tcW w:w="1685" w:type="dxa"/>
          </w:tcPr>
          <w:p w14:paraId="2248D402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С ошибками</w:t>
            </w:r>
          </w:p>
        </w:tc>
        <w:tc>
          <w:tcPr>
            <w:tcW w:w="1006" w:type="dxa"/>
          </w:tcPr>
          <w:p w14:paraId="5EFA162F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3B31F186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612" w:type="dxa"/>
            <w:gridSpan w:val="3"/>
          </w:tcPr>
          <w:p w14:paraId="060B8377" w14:textId="47C9B3D0" w:rsidR="009A02FA" w:rsidRPr="007857A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в </w:t>
            </w:r>
            <w:ins w:id="559" w:author="Учетная запись Майкрософт" w:date="2025-08-18T08:56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список данных</w:t>
              </w:r>
            </w:ins>
            <w:del w:id="560" w:author="Учетная запись Майкрософт" w:date="2025-08-18T08:56:00Z">
              <w:r w:rsidRPr="007857A9" w:rsidDel="00067853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</w:del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 выводить записи по условию </w:t>
            </w:r>
            <w:r w:rsidRPr="007857A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</w:t>
            </w:r>
            <w:r w:rsidRPr="007857A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sIndicator</w:t>
            </w: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7857A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&lt;&gt; ‘’</w:t>
            </w: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7857A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иначе – не выводить.</w:t>
            </w:r>
          </w:p>
        </w:tc>
      </w:tr>
      <w:tr w:rsidR="009A02FA" w:rsidRPr="003252DE" w14:paraId="7FCD729D" w14:textId="77777777" w:rsidTr="009A02FA">
        <w:tc>
          <w:tcPr>
            <w:tcW w:w="1395" w:type="dxa"/>
          </w:tcPr>
          <w:p w14:paraId="796C91B5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056559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bNoError</w:t>
            </w:r>
          </w:p>
        </w:tc>
        <w:tc>
          <w:tcPr>
            <w:tcW w:w="1685" w:type="dxa"/>
          </w:tcPr>
          <w:p w14:paraId="551EC2B1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Без ошибок</w:t>
            </w:r>
          </w:p>
        </w:tc>
        <w:tc>
          <w:tcPr>
            <w:tcW w:w="1006" w:type="dxa"/>
          </w:tcPr>
          <w:p w14:paraId="181FED79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1BE60763" w14:textId="77777777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612" w:type="dxa"/>
            <w:gridSpan w:val="3"/>
          </w:tcPr>
          <w:p w14:paraId="62B61EEE" w14:textId="54DB6E6B" w:rsidR="009A02FA" w:rsidRPr="007857A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в </w:t>
            </w:r>
            <w:ins w:id="561" w:author="Учетная запись Майкрософт" w:date="2025-08-18T08:56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список данных</w:t>
              </w:r>
            </w:ins>
            <w:del w:id="562" w:author="Учетная запись Майкрософт" w:date="2025-08-18T08:56:00Z">
              <w:r w:rsidRPr="007857A9" w:rsidDel="00067853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</w:del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 выводить записи по условию </w:t>
            </w:r>
            <w:r w:rsidRPr="007857A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</w:t>
            </w:r>
            <w:r w:rsidRPr="007857A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sIndicator</w:t>
            </w: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7857A9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= ‘’</w:t>
            </w:r>
            <w:r w:rsidRPr="007857A9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 w:rsidRPr="007857A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иначе – не выводить.</w:t>
            </w:r>
          </w:p>
        </w:tc>
      </w:tr>
      <w:tr w:rsidR="009A02FA" w:rsidRPr="003252DE" w14:paraId="07E50227" w14:textId="77777777" w:rsidTr="009A02FA">
        <w:tc>
          <w:tcPr>
            <w:tcW w:w="1395" w:type="dxa"/>
          </w:tcPr>
          <w:p w14:paraId="07B2EF4B" w14:textId="77777777" w:rsidR="009A02FA" w:rsidRPr="00A5646D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</w:pPr>
            <w:r w:rsidRPr="00A5646D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940542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A5646D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NotDone</w:t>
            </w:r>
          </w:p>
        </w:tc>
        <w:tc>
          <w:tcPr>
            <w:tcW w:w="1685" w:type="dxa"/>
          </w:tcPr>
          <w:p w14:paraId="7692C644" w14:textId="77777777" w:rsidR="009A02FA" w:rsidRPr="00A5646D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A5646D">
              <w:rPr>
                <w:rFonts w:asciiTheme="minorHAnsi" w:hAnsiTheme="minorHAnsi" w:cstheme="minorHAnsi"/>
                <w:sz w:val="20"/>
                <w:szCs w:val="20"/>
              </w:rPr>
              <w:t>Необработанные документы</w:t>
            </w:r>
          </w:p>
        </w:tc>
        <w:tc>
          <w:tcPr>
            <w:tcW w:w="1006" w:type="dxa"/>
          </w:tcPr>
          <w:p w14:paraId="77CD1D7B" w14:textId="77777777" w:rsidR="009A02FA" w:rsidRPr="00A5646D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A5646D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12F0DE6A" w14:textId="7CA0BBF7" w:rsidR="009A02FA" w:rsidRPr="00A5646D" w:rsidRDefault="006A7DDF" w:rsidP="006A7DDF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612" w:type="dxa"/>
            <w:gridSpan w:val="3"/>
          </w:tcPr>
          <w:p w14:paraId="3D913D2F" w14:textId="72E4F670" w:rsidR="009A02FA" w:rsidRPr="0050767E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в </w:t>
            </w:r>
            <w:ins w:id="563" w:author="Учетная запись Майкрософт" w:date="2025-08-18T08:57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список данных</w:t>
              </w:r>
            </w:ins>
            <w:del w:id="564" w:author="Учетная запись Майкрософт" w:date="2025-08-18T08:57:00Z">
              <w:r w:rsidDel="00067853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</w:del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 выводить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только необработанные документы: </w:t>
            </w:r>
            <w:r w:rsidRPr="0005655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</w:t>
            </w:r>
            <w:r w:rsidR="00C01BFE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idStateMC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&lt;</w:t>
            </w:r>
            <w:r w:rsidR="00C01BFE" w:rsidRPr="00C01BFE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200</w:t>
            </w:r>
            <w:proofErr w:type="gramEnd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r w:rsidR="00C01BFE" w:rsidRPr="00C01BFE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(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«Обработано </w:t>
            </w:r>
            <w:r w:rsidR="008B14D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ФУ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»</w:t>
            </w:r>
            <w:r w:rsidR="00C01BFE" w:rsidRPr="00C01BFE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</w:t>
            </w:r>
          </w:p>
        </w:tc>
      </w:tr>
      <w:tr w:rsidR="009A02FA" w:rsidRPr="003252DE" w14:paraId="319E15BD" w14:textId="77777777" w:rsidTr="009A02FA">
        <w:tc>
          <w:tcPr>
            <w:tcW w:w="1395" w:type="dxa"/>
          </w:tcPr>
          <w:p w14:paraId="77904FFB" w14:textId="77777777" w:rsidR="009A02FA" w:rsidRPr="00A5646D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</w:pPr>
            <w:r w:rsidRPr="00A5646D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Flt</w:t>
            </w:r>
            <w:r w:rsidRPr="00940542">
              <w:rPr>
                <w:rFonts w:asciiTheme="minorHAnsi" w:hAnsiTheme="minorHAnsi" w:cstheme="minorHAnsi"/>
                <w:iCs/>
                <w:sz w:val="20"/>
                <w:szCs w:val="20"/>
              </w:rPr>
              <w:t>_</w:t>
            </w:r>
            <w:r w:rsidRPr="00A5646D">
              <w:rPr>
                <w:rFonts w:asciiTheme="minorHAnsi" w:hAnsiTheme="minorHAnsi" w:cstheme="minorHAnsi"/>
                <w:iCs/>
                <w:sz w:val="20"/>
                <w:szCs w:val="20"/>
                <w:lang w:val="en-US"/>
              </w:rPr>
              <w:t>Done</w:t>
            </w:r>
          </w:p>
        </w:tc>
        <w:tc>
          <w:tcPr>
            <w:tcW w:w="1685" w:type="dxa"/>
          </w:tcPr>
          <w:p w14:paraId="76594AC3" w14:textId="77777777" w:rsidR="009A02FA" w:rsidRPr="00A5646D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A5646D">
              <w:rPr>
                <w:rFonts w:asciiTheme="minorHAnsi" w:hAnsiTheme="minorHAnsi" w:cstheme="minorHAnsi"/>
                <w:sz w:val="20"/>
                <w:szCs w:val="20"/>
              </w:rPr>
              <w:t>бработанные документы</w:t>
            </w:r>
          </w:p>
        </w:tc>
        <w:tc>
          <w:tcPr>
            <w:tcW w:w="1006" w:type="dxa"/>
          </w:tcPr>
          <w:p w14:paraId="5A962156" w14:textId="77777777" w:rsidR="009A02FA" w:rsidRPr="00A5646D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A5646D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933" w:type="dxa"/>
          </w:tcPr>
          <w:p w14:paraId="4C89BBE1" w14:textId="221F9FB0" w:rsidR="009A02FA" w:rsidRPr="00A5646D" w:rsidRDefault="006A7DDF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0612" w:type="dxa"/>
            <w:gridSpan w:val="3"/>
          </w:tcPr>
          <w:p w14:paraId="5AF98632" w14:textId="29B21A83" w:rsidR="009A02FA" w:rsidRPr="00056559" w:rsidRDefault="009A02FA" w:rsidP="00E82264">
            <w:pPr>
              <w:pStyle w:val="a8"/>
              <w:contextualSpacing/>
              <w:rPr>
                <w:rFonts w:asciiTheme="minorHAnsi" w:hAnsiTheme="minorHAnsi" w:cstheme="minorHAnsi"/>
                <w:sz w:val="20"/>
                <w:szCs w:val="20"/>
              </w:rPr>
            </w:pPr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Чек-бокс. Если активен, то в </w:t>
            </w:r>
            <w:ins w:id="565" w:author="Учетная запись Майкрософт" w:date="2025-08-18T08:57:00Z">
              <w:r w:rsidR="00067853">
                <w:rPr>
                  <w:rFonts w:asciiTheme="minorHAnsi" w:hAnsiTheme="minorHAnsi" w:cstheme="minorHAnsi"/>
                  <w:sz w:val="20"/>
                  <w:szCs w:val="20"/>
                </w:rPr>
                <w:t>список данных</w:t>
              </w:r>
            </w:ins>
            <w:del w:id="566" w:author="Учетная запись Майкрософт" w:date="2025-08-18T08:57:00Z">
              <w:r w:rsidDel="00067853">
                <w:rPr>
                  <w:rFonts w:asciiTheme="minorHAnsi" w:hAnsiTheme="minorHAnsi" w:cstheme="minorHAnsi"/>
                  <w:sz w:val="20"/>
                  <w:szCs w:val="20"/>
                </w:rPr>
                <w:delText>основную таблицу</w:delText>
              </w:r>
            </w:del>
            <w:r w:rsidRPr="00056559">
              <w:rPr>
                <w:rFonts w:asciiTheme="minorHAnsi" w:hAnsiTheme="minorHAnsi" w:cstheme="minorHAnsi"/>
                <w:sz w:val="20"/>
                <w:szCs w:val="20"/>
              </w:rPr>
              <w:t xml:space="preserve"> выводить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только обработанные документы: </w:t>
            </w:r>
            <w:r w:rsidRPr="0005655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Pm_CBStatementDoc.</w:t>
            </w:r>
            <w:r w:rsidR="00C01BFE">
              <w:rPr>
                <w:rFonts w:asciiTheme="minorHAnsi" w:hAnsiTheme="minorHAnsi" w:cstheme="minorHAnsi"/>
                <w:color w:val="000000"/>
                <w:sz w:val="20"/>
                <w:szCs w:val="20"/>
                <w:lang w:val="en-US"/>
              </w:rPr>
              <w:t>idStateMC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= </w:t>
            </w:r>
            <w:r w:rsidR="00C01BFE" w:rsidRPr="00C01BFE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200 (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«Обработано </w:t>
            </w:r>
            <w:r w:rsidR="008B14D9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ФУ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»</w:t>
            </w:r>
            <w:r w:rsidR="00C01BFE" w:rsidRPr="00C01BFE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)</w:t>
            </w: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</w:t>
            </w:r>
          </w:p>
        </w:tc>
      </w:tr>
    </w:tbl>
    <w:p w14:paraId="50C67DB4" w14:textId="77777777" w:rsidR="003D2B89" w:rsidRDefault="003D2B89" w:rsidP="003D2B89">
      <w:pPr>
        <w:pStyle w:val="a6"/>
        <w:spacing w:after="0" w:line="240" w:lineRule="auto"/>
        <w:ind w:left="284"/>
        <w:rPr>
          <w:rFonts w:cstheme="minorHAnsi"/>
        </w:rPr>
      </w:pPr>
    </w:p>
    <w:p w14:paraId="2C0EDF8D" w14:textId="0B43469D" w:rsidR="009F4C5E" w:rsidRPr="004D30B3" w:rsidRDefault="00981913" w:rsidP="00EF1B85">
      <w:pPr>
        <w:pStyle w:val="a6"/>
        <w:numPr>
          <w:ilvl w:val="0"/>
          <w:numId w:val="26"/>
        </w:numPr>
        <w:spacing w:after="0" w:line="240" w:lineRule="auto"/>
        <w:ind w:left="0" w:firstLine="567"/>
        <w:rPr>
          <w:rFonts w:cstheme="minorHAnsi"/>
        </w:rPr>
      </w:pPr>
      <w:r w:rsidRPr="004D30B3">
        <w:rPr>
          <w:rFonts w:cstheme="minorHAnsi"/>
        </w:rPr>
        <w:t xml:space="preserve">В </w:t>
      </w:r>
      <w:ins w:id="567" w:author="Учетная запись Майкрософт" w:date="2025-08-18T08:57:00Z">
        <w:r w:rsidR="00067853">
          <w:rPr>
            <w:rFonts w:cstheme="minorHAnsi"/>
            <w:sz w:val="20"/>
            <w:szCs w:val="20"/>
          </w:rPr>
          <w:t xml:space="preserve">список данных </w:t>
        </w:r>
      </w:ins>
      <w:del w:id="568" w:author="Учетная запись Майкрософт" w:date="2025-08-18T08:57:00Z">
        <w:r w:rsidRPr="004D30B3" w:rsidDel="00067853">
          <w:rPr>
            <w:rFonts w:cstheme="minorHAnsi"/>
          </w:rPr>
          <w:delText xml:space="preserve">основную таблицу </w:delText>
        </w:r>
      </w:del>
      <w:r w:rsidRPr="004D30B3">
        <w:rPr>
          <w:rFonts w:cstheme="minorHAnsi"/>
        </w:rPr>
        <w:t>закладки «</w:t>
      </w:r>
      <w:r w:rsidR="00384183" w:rsidRPr="004D30B3">
        <w:rPr>
          <w:rFonts w:cstheme="minorHAnsi"/>
        </w:rPr>
        <w:t>Распределение</w:t>
      </w:r>
      <w:r w:rsidRPr="004D30B3">
        <w:rPr>
          <w:rFonts w:cstheme="minorHAnsi"/>
        </w:rPr>
        <w:t>» вывести данные классов Pm_CBStatementDoc, Pm_OrderBankOut, Pm_OrderBankIn, Pm_PayRequest,</w:t>
      </w:r>
      <w:r w:rsidR="00030D5B" w:rsidRPr="004D30B3">
        <w:rPr>
          <w:rFonts w:cstheme="minorHAnsi"/>
        </w:rPr>
        <w:t xml:space="preserve"> </w:t>
      </w:r>
      <w:r w:rsidR="00030D5B" w:rsidRPr="004D30B3">
        <w:t>Pm_ObjSumDistr</w:t>
      </w:r>
      <w:r w:rsidRPr="004D30B3">
        <w:rPr>
          <w:rFonts w:cstheme="minorHAnsi"/>
        </w:rPr>
        <w:t xml:space="preserve">. </w:t>
      </w:r>
      <w:r w:rsidR="009F4C5E" w:rsidRPr="004D30B3">
        <w:rPr>
          <w:rFonts w:cstheme="minorHAnsi"/>
        </w:rPr>
        <w:t xml:space="preserve">Логика вывода данных в </w:t>
      </w:r>
      <w:del w:id="569" w:author="Учетная запись Майкрософт" w:date="2025-08-18T08:57:00Z">
        <w:r w:rsidR="00384183" w:rsidRPr="004D30B3" w:rsidDel="00B408FA">
          <w:rPr>
            <w:rFonts w:cstheme="minorHAnsi"/>
          </w:rPr>
          <w:delText>основную таблицу</w:delText>
        </w:r>
      </w:del>
      <w:ins w:id="570" w:author="Учетная запись Майкрософт" w:date="2025-08-18T08:57:00Z">
        <w:r w:rsidR="00B408FA">
          <w:rPr>
            <w:rFonts w:cstheme="minorHAnsi"/>
          </w:rPr>
          <w:t>список</w:t>
        </w:r>
      </w:ins>
      <w:r w:rsidR="009F4C5E" w:rsidRPr="004D30B3">
        <w:rPr>
          <w:rFonts w:cstheme="minorHAnsi"/>
        </w:rPr>
        <w:t xml:space="preserve"> такая же, как логика вывода данных</w:t>
      </w:r>
      <w:r w:rsidR="00384183" w:rsidRPr="004D30B3">
        <w:rPr>
          <w:rFonts w:cstheme="minorHAnsi"/>
        </w:rPr>
        <w:t xml:space="preserve"> в </w:t>
      </w:r>
      <w:del w:id="571" w:author="Учетная запись Майкрософт" w:date="2025-08-18T08:58:00Z">
        <w:r w:rsidR="00384183" w:rsidRPr="004D30B3" w:rsidDel="00B408FA">
          <w:rPr>
            <w:rFonts w:cstheme="minorHAnsi"/>
          </w:rPr>
          <w:delText>основную таблицу</w:delText>
        </w:r>
      </w:del>
      <w:ins w:id="572" w:author="Учетная запись Майкрософт" w:date="2025-08-18T08:58:00Z">
        <w:r w:rsidR="00B408FA">
          <w:rPr>
            <w:rFonts w:cstheme="minorHAnsi"/>
          </w:rPr>
          <w:t>список</w:t>
        </w:r>
      </w:ins>
      <w:r w:rsidR="00384183" w:rsidRPr="004D30B3">
        <w:rPr>
          <w:rFonts w:cstheme="minorHAnsi"/>
        </w:rPr>
        <w:t xml:space="preserve"> первого раздела</w:t>
      </w:r>
      <w:r w:rsidR="009F4C5E" w:rsidRPr="004D30B3">
        <w:rPr>
          <w:rFonts w:cstheme="minorHAnsi"/>
        </w:rPr>
        <w:t xml:space="preserve"> на закладку «Документы выписки»</w:t>
      </w:r>
      <w:r w:rsidR="00384183" w:rsidRPr="004D30B3">
        <w:rPr>
          <w:rFonts w:cstheme="minorHAnsi"/>
        </w:rPr>
        <w:t>, за исключением блока «Аналитики распределения по СП»</w:t>
      </w:r>
      <w:r w:rsidR="009F4C5E" w:rsidRPr="004D30B3">
        <w:rPr>
          <w:rFonts w:cstheme="minorHAnsi"/>
        </w:rPr>
        <w:t xml:space="preserve">. </w:t>
      </w:r>
      <w:r w:rsidR="00384183" w:rsidRPr="004D30B3">
        <w:rPr>
          <w:rFonts w:cstheme="minorHAnsi"/>
        </w:rPr>
        <w:t>В этот блок не проставлять «***», если найден более одной позиции распределения по СП (</w:t>
      </w:r>
      <w:r w:rsidR="00384183" w:rsidRPr="004D30B3">
        <w:t>Pm_ObjSumDistr</w:t>
      </w:r>
      <w:r w:rsidR="00384183" w:rsidRPr="004D30B3">
        <w:rPr>
          <w:rFonts w:cstheme="minorHAnsi"/>
        </w:rPr>
        <w:t xml:space="preserve">), а вывести данные построчно. В результате </w:t>
      </w:r>
      <w:r w:rsidR="009F4C5E" w:rsidRPr="004D30B3">
        <w:rPr>
          <w:rFonts w:cstheme="minorHAnsi"/>
        </w:rPr>
        <w:t>один документ выписки</w:t>
      </w:r>
      <w:r w:rsidR="00384183" w:rsidRPr="004D30B3">
        <w:rPr>
          <w:rFonts w:cstheme="minorHAnsi"/>
        </w:rPr>
        <w:t xml:space="preserve"> (Pm_CBStatementDoc)</w:t>
      </w:r>
      <w:r w:rsidR="009F4C5E" w:rsidRPr="004D30B3">
        <w:rPr>
          <w:rFonts w:cstheme="minorHAnsi"/>
        </w:rPr>
        <w:t xml:space="preserve"> может «разделиться» по нескольким позициям распределения (Pm_ObjSumDistr). </w:t>
      </w:r>
      <w:r w:rsidR="00384183" w:rsidRPr="004D30B3">
        <w:rPr>
          <w:rFonts w:cstheme="minorHAnsi"/>
        </w:rPr>
        <w:t>Все поля не редактируемы в таблице, доступны для просмотра и фильтрации.</w:t>
      </w:r>
    </w:p>
    <w:p w14:paraId="0E94D768" w14:textId="67A9FEDF" w:rsidR="002177F7" w:rsidRPr="004D30B3" w:rsidRDefault="002177F7" w:rsidP="004D30B3">
      <w:pPr>
        <w:spacing w:after="0"/>
        <w:ind w:firstLine="567"/>
        <w:contextualSpacing/>
        <w:jc w:val="both"/>
        <w:rPr>
          <w:iCs/>
        </w:rPr>
      </w:pPr>
    </w:p>
    <w:p w14:paraId="40EFF4E9" w14:textId="5D0FD2D7" w:rsidR="004D30B3" w:rsidRPr="004D30B3" w:rsidRDefault="004D30B3" w:rsidP="004D30B3">
      <w:pPr>
        <w:spacing w:after="0"/>
        <w:ind w:firstLine="567"/>
        <w:contextualSpacing/>
        <w:jc w:val="both"/>
        <w:rPr>
          <w:rFonts w:cstheme="minorHAnsi"/>
        </w:rPr>
      </w:pPr>
      <w:r w:rsidRPr="004D30B3">
        <w:rPr>
          <w:iCs/>
        </w:rPr>
        <w:t xml:space="preserve">Для работы </w:t>
      </w:r>
      <w:del w:id="573" w:author="Учетная запись Майкрософт" w:date="2025-08-18T08:58:00Z">
        <w:r w:rsidR="00011345" w:rsidDel="00B408FA">
          <w:rPr>
            <w:iCs/>
          </w:rPr>
          <w:delText>с</w:delText>
        </w:r>
        <w:r w:rsidRPr="004D30B3" w:rsidDel="00B408FA">
          <w:rPr>
            <w:iCs/>
          </w:rPr>
          <w:delText xml:space="preserve"> </w:delText>
        </w:r>
        <w:r w:rsidR="00011345" w:rsidDel="00B408FA">
          <w:rPr>
            <w:iCs/>
          </w:rPr>
          <w:delText>основной таблицей</w:delText>
        </w:r>
      </w:del>
      <w:ins w:id="574" w:author="Учетная запись Майкрософт" w:date="2025-08-18T08:58:00Z">
        <w:r w:rsidR="00B408FA">
          <w:rPr>
            <w:iCs/>
          </w:rPr>
          <w:t>списком данных</w:t>
        </w:r>
      </w:ins>
      <w:r w:rsidR="005223D8">
        <w:rPr>
          <w:iCs/>
        </w:rPr>
        <w:t xml:space="preserve"> </w:t>
      </w:r>
      <w:r w:rsidRPr="004D30B3">
        <w:rPr>
          <w:iCs/>
        </w:rPr>
        <w:t xml:space="preserve">должен доступен весь стандартный функционал ИС Global, предназначенный для работы со списком данных из класса, вызываемый нажатием правой кнопки мыши в интерфейсе. Подключить аудит объекта для экземпляров класса </w:t>
      </w:r>
      <w:r w:rsidRPr="004D30B3">
        <w:rPr>
          <w:rFonts w:eastAsia="Times New Roman"/>
          <w:color w:val="000000"/>
        </w:rPr>
        <w:t>Pm_CBStatementDoc и сделать доступным его вызов при нажатии правой кнопки мыши.</w:t>
      </w:r>
    </w:p>
    <w:p w14:paraId="7FA3909E" w14:textId="77777777" w:rsidR="004D30B3" w:rsidRDefault="004D30B3" w:rsidP="00981913">
      <w:pPr>
        <w:spacing w:after="0"/>
        <w:ind w:firstLine="284"/>
        <w:contextualSpacing/>
        <w:jc w:val="both"/>
        <w:rPr>
          <w:iCs/>
        </w:rPr>
        <w:sectPr w:rsidR="004D30B3" w:rsidSect="00030D5B">
          <w:pgSz w:w="16838" w:h="11906" w:orient="landscape"/>
          <w:pgMar w:top="1276" w:right="1134" w:bottom="851" w:left="1134" w:header="709" w:footer="709" w:gutter="0"/>
          <w:cols w:space="708"/>
          <w:docGrid w:linePitch="360"/>
        </w:sectPr>
      </w:pPr>
    </w:p>
    <w:p w14:paraId="7663A898" w14:textId="120B0BDE" w:rsidR="00BF3185" w:rsidRPr="00464833" w:rsidRDefault="00BF3185" w:rsidP="00EF1B85">
      <w:pPr>
        <w:pStyle w:val="1"/>
        <w:numPr>
          <w:ilvl w:val="0"/>
          <w:numId w:val="9"/>
        </w:numPr>
        <w:spacing w:before="0"/>
        <w:contextualSpacing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575" w:name="_Toc205374565"/>
      <w:r w:rsidRPr="00464833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 xml:space="preserve">Разработка </w:t>
      </w:r>
      <w:r w:rsidR="005A7270" w:rsidRPr="00464833">
        <w:rPr>
          <w:rFonts w:asciiTheme="minorHAnsi" w:hAnsiTheme="minorHAnsi" w:cstheme="minorHAnsi"/>
          <w:b/>
          <w:color w:val="auto"/>
          <w:sz w:val="24"/>
          <w:szCs w:val="24"/>
        </w:rPr>
        <w:t>функции</w:t>
      </w:r>
      <w:r w:rsidRPr="00464833">
        <w:rPr>
          <w:rFonts w:asciiTheme="minorHAnsi" w:hAnsiTheme="minorHAnsi" w:cstheme="minorHAnsi"/>
          <w:b/>
          <w:color w:val="auto"/>
          <w:sz w:val="24"/>
          <w:szCs w:val="24"/>
        </w:rPr>
        <w:t xml:space="preserve"> </w:t>
      </w:r>
      <w:r w:rsidR="005A7270" w:rsidRPr="00464833">
        <w:rPr>
          <w:rFonts w:asciiTheme="minorHAnsi" w:hAnsiTheme="minorHAnsi" w:cstheme="minorHAnsi"/>
          <w:b/>
          <w:color w:val="auto"/>
          <w:sz w:val="24"/>
          <w:szCs w:val="24"/>
        </w:rPr>
        <w:t>интерпретации банковской выписки</w:t>
      </w:r>
      <w:r w:rsidR="002C707E">
        <w:rPr>
          <w:rFonts w:asciiTheme="minorHAnsi" w:hAnsiTheme="minorHAnsi" w:cstheme="minorHAnsi"/>
          <w:b/>
          <w:color w:val="auto"/>
          <w:sz w:val="24"/>
          <w:szCs w:val="24"/>
        </w:rPr>
        <w:t xml:space="preserve"> - </w:t>
      </w:r>
      <w:r w:rsidR="002C707E" w:rsidRPr="00F679E2">
        <w:rPr>
          <w:rFonts w:asciiTheme="minorHAnsi" w:hAnsiTheme="minorHAnsi" w:cstheme="minorHAnsi"/>
          <w:b/>
          <w:color w:val="auto"/>
          <w:sz w:val="24"/>
          <w:szCs w:val="24"/>
        </w:rPr>
        <w:t>ЧТЗ № ХХХ п.6.</w:t>
      </w:r>
      <w:r w:rsidR="002C707E">
        <w:rPr>
          <w:rFonts w:asciiTheme="minorHAnsi" w:hAnsiTheme="minorHAnsi" w:cstheme="minorHAnsi"/>
          <w:b/>
          <w:color w:val="auto"/>
          <w:sz w:val="24"/>
          <w:szCs w:val="24"/>
        </w:rPr>
        <w:t>4.</w:t>
      </w:r>
      <w:r w:rsidR="00526CC2">
        <w:rPr>
          <w:rFonts w:asciiTheme="minorHAnsi" w:hAnsiTheme="minorHAnsi" w:cstheme="minorHAnsi"/>
          <w:b/>
          <w:color w:val="auto"/>
          <w:sz w:val="24"/>
          <w:szCs w:val="24"/>
        </w:rPr>
        <w:t>2</w:t>
      </w:r>
      <w:bookmarkEnd w:id="57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4855"/>
        <w:gridCol w:w="1260"/>
        <w:gridCol w:w="1817"/>
      </w:tblGrid>
      <w:tr w:rsidR="005A7270" w:rsidRPr="00945540" w14:paraId="322AEB61" w14:textId="77777777" w:rsidTr="00D13E15">
        <w:tc>
          <w:tcPr>
            <w:tcW w:w="1413" w:type="dxa"/>
          </w:tcPr>
          <w:p w14:paraId="6847D5F0" w14:textId="77777777" w:rsidR="005A7270" w:rsidRPr="00945540" w:rsidRDefault="005A7270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ЧТЗ</w:t>
            </w:r>
          </w:p>
        </w:tc>
        <w:tc>
          <w:tcPr>
            <w:tcW w:w="4855" w:type="dxa"/>
          </w:tcPr>
          <w:p w14:paraId="26E748CE" w14:textId="77777777" w:rsidR="005A7270" w:rsidRPr="00945540" w:rsidRDefault="005A7270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Задача</w:t>
            </w:r>
          </w:p>
        </w:tc>
        <w:tc>
          <w:tcPr>
            <w:tcW w:w="1260" w:type="dxa"/>
          </w:tcPr>
          <w:p w14:paraId="11E0E0E7" w14:textId="77777777" w:rsidR="005A7270" w:rsidRPr="00945540" w:rsidRDefault="005A7270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 xml:space="preserve">ДП на </w:t>
            </w:r>
            <w:r w:rsidRPr="00945540">
              <w:rPr>
                <w:rFonts w:cstheme="minorHAnsi"/>
                <w:lang w:val="en-US"/>
              </w:rPr>
              <w:t>SD</w:t>
            </w:r>
          </w:p>
        </w:tc>
        <w:tc>
          <w:tcPr>
            <w:tcW w:w="1817" w:type="dxa"/>
          </w:tcPr>
          <w:p w14:paraId="7B20BE21" w14:textId="77777777" w:rsidR="005A7270" w:rsidRPr="00945540" w:rsidRDefault="005A7270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Описание</w:t>
            </w:r>
          </w:p>
        </w:tc>
      </w:tr>
      <w:tr w:rsidR="005A7270" w:rsidRPr="00945540" w14:paraId="2369E53D" w14:textId="77777777" w:rsidTr="00D13E15">
        <w:tc>
          <w:tcPr>
            <w:tcW w:w="1413" w:type="dxa"/>
          </w:tcPr>
          <w:p w14:paraId="3394B797" w14:textId="77777777" w:rsidR="005A7270" w:rsidRPr="00945540" w:rsidRDefault="005A7270" w:rsidP="00D13E15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</w:rPr>
              <w:t>№ ХХХ</w:t>
            </w:r>
          </w:p>
        </w:tc>
        <w:tc>
          <w:tcPr>
            <w:tcW w:w="4855" w:type="dxa"/>
          </w:tcPr>
          <w:p w14:paraId="6B53DD0A" w14:textId="77777777" w:rsidR="005A7270" w:rsidRPr="00945540" w:rsidRDefault="005A7270" w:rsidP="00D13E15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  <w:lang w:val="en-US"/>
              </w:rPr>
              <w:t>https://yt.surgutneftegas.ru:4443/issue/TR-742</w:t>
            </w:r>
          </w:p>
        </w:tc>
        <w:tc>
          <w:tcPr>
            <w:tcW w:w="1260" w:type="dxa"/>
          </w:tcPr>
          <w:p w14:paraId="0B53C9E3" w14:textId="77777777" w:rsidR="005A7270" w:rsidRPr="00945540" w:rsidRDefault="005A7270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  <w:highlight w:val="yellow"/>
              </w:rPr>
              <w:t>ХХХ</w:t>
            </w:r>
            <w:r w:rsidRPr="00945540">
              <w:rPr>
                <w:rFonts w:cstheme="minorHAnsi"/>
              </w:rPr>
              <w:t>D</w:t>
            </w:r>
          </w:p>
        </w:tc>
        <w:tc>
          <w:tcPr>
            <w:tcW w:w="1817" w:type="dxa"/>
          </w:tcPr>
          <w:p w14:paraId="2874C9AE" w14:textId="77777777" w:rsidR="005A7270" w:rsidRPr="00945540" w:rsidRDefault="005A7270" w:rsidP="00D13E15">
            <w:pPr>
              <w:rPr>
                <w:rFonts w:cstheme="minorHAnsi"/>
              </w:rPr>
            </w:pPr>
            <w:r>
              <w:rPr>
                <w:rFonts w:cstheme="minorHAnsi"/>
              </w:rPr>
              <w:t>Функция интерпретации банковской выписки</w:t>
            </w:r>
          </w:p>
        </w:tc>
      </w:tr>
    </w:tbl>
    <w:p w14:paraId="308C2483" w14:textId="77777777" w:rsidR="005A7270" w:rsidRDefault="005A7270" w:rsidP="00706300">
      <w:pPr>
        <w:spacing w:after="0"/>
        <w:contextualSpacing/>
        <w:rPr>
          <w:rFonts w:cstheme="minorHAnsi"/>
        </w:rPr>
      </w:pPr>
      <w:r>
        <w:rPr>
          <w:rFonts w:cstheme="minorHAnsi"/>
        </w:rPr>
        <w:t xml:space="preserve">Функция интерпретации банковской выписки вызывается по кнопке «Интерпретировать» </w:t>
      </w:r>
      <w:r>
        <w:rPr>
          <w:noProof/>
          <w:lang w:eastAsia="ru-RU"/>
        </w:rPr>
        <w:drawing>
          <wp:inline distT="0" distB="0" distL="0" distR="0" wp14:anchorId="1BF5F7BA" wp14:editId="462D55D7">
            <wp:extent cx="266700" cy="2518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76" cy="2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и содержит две операции: «Интерпретировать выписку» и «Интерпретировать документ выписки».</w:t>
      </w:r>
    </w:p>
    <w:p w14:paraId="0B6176C8" w14:textId="15155350" w:rsidR="005A7270" w:rsidRDefault="005A7270" w:rsidP="00706300">
      <w:pPr>
        <w:spacing w:after="0"/>
        <w:contextualSpacing/>
        <w:rPr>
          <w:rFonts w:cstheme="minorHAnsi"/>
        </w:rPr>
      </w:pPr>
      <w:r>
        <w:rPr>
          <w:rFonts w:cstheme="minorHAnsi"/>
        </w:rPr>
        <w:t xml:space="preserve">При выборе любой из операций проверить, что выделена хотя бы одна строка в </w:t>
      </w:r>
      <w:ins w:id="576" w:author="Учетная запись Майкрософт" w:date="2025-08-18T08:58:00Z">
        <w:r w:rsidR="00B408FA">
          <w:rPr>
            <w:rFonts w:cstheme="minorHAnsi"/>
            <w:sz w:val="20"/>
            <w:szCs w:val="20"/>
          </w:rPr>
          <w:t xml:space="preserve">списке </w:t>
        </w:r>
        <w:proofErr w:type="gramStart"/>
        <w:r w:rsidR="00B408FA">
          <w:rPr>
            <w:rFonts w:cstheme="minorHAnsi"/>
            <w:sz w:val="20"/>
            <w:szCs w:val="20"/>
          </w:rPr>
          <w:t>данных</w:t>
        </w:r>
      </w:ins>
      <w:del w:id="577" w:author="Учетная запись Майкрософт" w:date="2025-08-18T08:58:00Z">
        <w:r w:rsidR="00AA0687" w:rsidDel="00B408FA">
          <w:rPr>
            <w:rFonts w:cstheme="minorHAnsi"/>
          </w:rPr>
          <w:delText>основной таблице</w:delText>
        </w:r>
      </w:del>
      <w:r>
        <w:rPr>
          <w:rFonts w:cstheme="minorHAnsi"/>
        </w:rPr>
        <w:t xml:space="preserve">  закладки</w:t>
      </w:r>
      <w:proofErr w:type="gramEnd"/>
      <w:r>
        <w:rPr>
          <w:rFonts w:cstheme="minorHAnsi"/>
        </w:rPr>
        <w:t xml:space="preserve"> «Документы выписки» в интерфейсе «Документы выписки» </w:t>
      </w:r>
      <w:r w:rsidRPr="005A7270">
        <w:rPr>
          <w:rFonts w:cstheme="minorHAnsi"/>
          <w:highlight w:val="yellow"/>
        </w:rPr>
        <w:t>(</w:t>
      </w:r>
      <w:r w:rsidR="00200E81">
        <w:rPr>
          <w:rFonts w:cstheme="minorHAnsi"/>
          <w:highlight w:val="yellow"/>
        </w:rPr>
        <w:t xml:space="preserve">подробное описание </w:t>
      </w:r>
      <w:r w:rsidRPr="005A7270">
        <w:rPr>
          <w:rFonts w:cstheme="minorHAnsi"/>
          <w:highlight w:val="yellow"/>
        </w:rPr>
        <w:t xml:space="preserve">ДП </w:t>
      </w:r>
      <w:commentRangeStart w:id="578"/>
      <w:commentRangeStart w:id="579"/>
      <w:r w:rsidRPr="005A7270">
        <w:rPr>
          <w:rFonts w:cstheme="minorHAnsi"/>
          <w:highlight w:val="yellow"/>
          <w:lang w:val="en-US"/>
        </w:rPr>
        <w:t>XXXD</w:t>
      </w:r>
      <w:commentRangeEnd w:id="578"/>
      <w:r w:rsidR="00FB5F59">
        <w:rPr>
          <w:rStyle w:val="ad"/>
        </w:rPr>
        <w:commentReference w:id="578"/>
      </w:r>
      <w:commentRangeEnd w:id="579"/>
      <w:r w:rsidR="009B6BB6">
        <w:rPr>
          <w:rStyle w:val="ad"/>
        </w:rPr>
        <w:commentReference w:id="579"/>
      </w:r>
      <w:r w:rsidRPr="005A7270">
        <w:rPr>
          <w:rFonts w:cstheme="minorHAnsi"/>
          <w:highlight w:val="yellow"/>
        </w:rPr>
        <w:t>).</w:t>
      </w:r>
      <w:r>
        <w:rPr>
          <w:rFonts w:cstheme="minorHAnsi"/>
        </w:rPr>
        <w:t xml:space="preserve"> Если не выделено ни одной строки, выдать сообщение: «Выделите хотя бы одну строку!».</w:t>
      </w:r>
    </w:p>
    <w:p w14:paraId="35168B2F" w14:textId="77777777" w:rsidR="005A7270" w:rsidRPr="00706300" w:rsidRDefault="005E574C" w:rsidP="00EF1B85">
      <w:pPr>
        <w:pStyle w:val="a6"/>
        <w:numPr>
          <w:ilvl w:val="0"/>
          <w:numId w:val="10"/>
        </w:numPr>
        <w:spacing w:after="0"/>
        <w:ind w:left="0" w:firstLine="360"/>
        <w:rPr>
          <w:rFonts w:cstheme="minorHAnsi"/>
          <w:color w:val="1F2326"/>
          <w:shd w:val="clear" w:color="auto" w:fill="FFFFFF"/>
        </w:rPr>
      </w:pPr>
      <w:r w:rsidRPr="00706300">
        <w:rPr>
          <w:rFonts w:cstheme="minorHAnsi"/>
        </w:rPr>
        <w:t>При выборе пользователем операции «Интерпретировать выписку»</w:t>
      </w:r>
      <w:r w:rsidR="00372152" w:rsidRPr="00706300">
        <w:rPr>
          <w:rFonts w:cstheme="minorHAnsi"/>
        </w:rPr>
        <w:t xml:space="preserve"> необходимо вызвать «</w:t>
      </w:r>
      <w:r w:rsidR="00B57A09" w:rsidRPr="00706300">
        <w:rPr>
          <w:rFonts w:cstheme="minorHAnsi"/>
        </w:rPr>
        <w:t>Итоговую процедура интерпретации</w:t>
      </w:r>
      <w:r w:rsidR="00372152" w:rsidRPr="00706300">
        <w:rPr>
          <w:rFonts w:cstheme="minorHAnsi"/>
        </w:rPr>
        <w:t>» (</w:t>
      </w:r>
      <w:r w:rsidR="000351D7" w:rsidRPr="00706300">
        <w:rPr>
          <w:rFonts w:cstheme="minorHAnsi"/>
        </w:rPr>
        <w:t xml:space="preserve">подробное описание в </w:t>
      </w:r>
      <w:r w:rsidR="00B57A09" w:rsidRPr="00706300">
        <w:rPr>
          <w:rFonts w:cstheme="minorHAnsi"/>
        </w:rPr>
        <w:t>ДП 228820D</w:t>
      </w:r>
      <w:r w:rsidR="00372152" w:rsidRPr="00706300">
        <w:rPr>
          <w:rFonts w:cstheme="minorHAnsi"/>
        </w:rPr>
        <w:t xml:space="preserve">), подав на вход </w:t>
      </w:r>
      <w:r w:rsidR="00B57A09" w:rsidRPr="00706300">
        <w:rPr>
          <w:rFonts w:cstheme="minorHAnsi"/>
          <w:color w:val="1F2326"/>
          <w:shd w:val="clear" w:color="auto" w:fill="FFFFFF"/>
        </w:rPr>
        <w:t>Pm_ClientBankStatement.</w:t>
      </w:r>
      <w:r w:rsidR="00233809" w:rsidRPr="00706300">
        <w:rPr>
          <w:rFonts w:cstheme="minorHAnsi"/>
          <w:color w:val="1F2326"/>
          <w:shd w:val="clear" w:color="auto" w:fill="FFFFFF"/>
          <w:lang w:val="en-US"/>
        </w:rPr>
        <w:t>gid</w:t>
      </w:r>
      <w:r w:rsidR="00233809" w:rsidRPr="00706300">
        <w:rPr>
          <w:rFonts w:cstheme="minorHAnsi"/>
          <w:color w:val="1F2326"/>
          <w:shd w:val="clear" w:color="auto" w:fill="FFFFFF"/>
        </w:rPr>
        <w:t>.</w:t>
      </w:r>
    </w:p>
    <w:p w14:paraId="3CE64A37" w14:textId="77777777" w:rsidR="00B57A09" w:rsidRPr="00706300" w:rsidRDefault="00B57A09" w:rsidP="00EF1B85">
      <w:pPr>
        <w:pStyle w:val="a6"/>
        <w:numPr>
          <w:ilvl w:val="0"/>
          <w:numId w:val="10"/>
        </w:numPr>
        <w:spacing w:after="0"/>
        <w:ind w:left="0" w:firstLine="360"/>
        <w:rPr>
          <w:rFonts w:cstheme="minorHAnsi"/>
          <w:color w:val="1F2326"/>
          <w:shd w:val="clear" w:color="auto" w:fill="FFFFFF"/>
        </w:rPr>
      </w:pPr>
      <w:r w:rsidRPr="00706300">
        <w:rPr>
          <w:rFonts w:cstheme="minorHAnsi"/>
          <w:color w:val="1F2326"/>
          <w:shd w:val="clear" w:color="auto" w:fill="FFFFFF"/>
        </w:rPr>
        <w:t xml:space="preserve">При выборе пользователем </w:t>
      </w:r>
      <w:r w:rsidR="008D4C75" w:rsidRPr="00706300">
        <w:rPr>
          <w:rFonts w:cstheme="minorHAnsi"/>
          <w:color w:val="1F2326"/>
          <w:shd w:val="clear" w:color="auto" w:fill="FFFFFF"/>
        </w:rPr>
        <w:t>операции «</w:t>
      </w:r>
      <w:r w:rsidR="008D4C75" w:rsidRPr="00706300">
        <w:rPr>
          <w:rFonts w:cstheme="minorHAnsi"/>
        </w:rPr>
        <w:t>Интерпретировать документ выписки» необходимо вызвать «Итоговую процедура интерпретации» (подробное описание в ДП 228820D) для каждой выделенной записи (поддержать мультиселект)</w:t>
      </w:r>
      <w:r w:rsidR="00233809" w:rsidRPr="00706300">
        <w:rPr>
          <w:rFonts w:cstheme="minorHAnsi"/>
        </w:rPr>
        <w:t xml:space="preserve">, подав на вход </w:t>
      </w:r>
      <w:r w:rsidR="00233809" w:rsidRPr="00706300">
        <w:rPr>
          <w:rFonts w:cstheme="minorHAnsi"/>
          <w:color w:val="1F2326"/>
          <w:shd w:val="clear" w:color="auto" w:fill="FFFFFF"/>
        </w:rPr>
        <w:t>Pm_CBStatementDoc.</w:t>
      </w:r>
      <w:r w:rsidR="00233809" w:rsidRPr="00706300">
        <w:rPr>
          <w:rFonts w:cstheme="minorHAnsi"/>
          <w:color w:val="1F2326"/>
          <w:shd w:val="clear" w:color="auto" w:fill="FFFFFF"/>
          <w:lang w:val="en-US"/>
        </w:rPr>
        <w:t>gid</w:t>
      </w:r>
      <w:r w:rsidR="00233809" w:rsidRPr="00706300">
        <w:rPr>
          <w:rFonts w:cstheme="minorHAnsi"/>
          <w:color w:val="1F2326"/>
          <w:shd w:val="clear" w:color="auto" w:fill="FFFFFF"/>
        </w:rPr>
        <w:t xml:space="preserve"> в цикле по всем </w:t>
      </w:r>
      <w:r w:rsidR="009601A5" w:rsidRPr="00706300">
        <w:rPr>
          <w:rFonts w:cstheme="minorHAnsi"/>
          <w:color w:val="1F2326"/>
          <w:shd w:val="clear" w:color="auto" w:fill="FFFFFF"/>
        </w:rPr>
        <w:t xml:space="preserve">выделенным </w:t>
      </w:r>
      <w:r w:rsidR="00233809" w:rsidRPr="00706300">
        <w:rPr>
          <w:rFonts w:cstheme="minorHAnsi"/>
          <w:color w:val="1F2326"/>
          <w:shd w:val="clear" w:color="auto" w:fill="FFFFFF"/>
        </w:rPr>
        <w:t>записям.</w:t>
      </w:r>
    </w:p>
    <w:p w14:paraId="69B9E609" w14:textId="77777777" w:rsidR="00233809" w:rsidRPr="00233809" w:rsidRDefault="00233809" w:rsidP="00706300">
      <w:pPr>
        <w:spacing w:after="0"/>
        <w:contextualSpacing/>
        <w:rPr>
          <w:rFonts w:cstheme="minorHAnsi"/>
        </w:rPr>
      </w:pPr>
      <w:r w:rsidRPr="00233809">
        <w:rPr>
          <w:rFonts w:cstheme="minorHAnsi"/>
          <w:u w:val="single"/>
        </w:rPr>
        <w:t>Примечание.</w:t>
      </w:r>
      <w:r>
        <w:rPr>
          <w:rFonts w:cstheme="minorHAnsi"/>
        </w:rPr>
        <w:t xml:space="preserve"> Атрибуты, подаваемые на вход для указанных классов уточнить в реализованном </w:t>
      </w:r>
      <w:r>
        <w:rPr>
          <w:rFonts w:cstheme="minorHAnsi"/>
          <w:lang w:val="en-US"/>
        </w:rPr>
        <w:t>scala</w:t>
      </w:r>
      <w:r w:rsidRPr="00233809">
        <w:rPr>
          <w:rFonts w:cstheme="minorHAnsi"/>
        </w:rPr>
        <w:t>-</w:t>
      </w:r>
      <w:r>
        <w:rPr>
          <w:rFonts w:cstheme="minorHAnsi"/>
        </w:rPr>
        <w:t xml:space="preserve">методе </w:t>
      </w:r>
      <w:r w:rsidRPr="00B57A09">
        <w:rPr>
          <w:rFonts w:cstheme="minorHAnsi"/>
        </w:rPr>
        <w:t>«</w:t>
      </w:r>
      <w:r>
        <w:rPr>
          <w:rFonts w:cstheme="minorHAnsi"/>
        </w:rPr>
        <w:t>Итоговая</w:t>
      </w:r>
      <w:r w:rsidRPr="00B57A09">
        <w:rPr>
          <w:rFonts w:cstheme="minorHAnsi"/>
        </w:rPr>
        <w:t xml:space="preserve"> процедура интерпретации» </w:t>
      </w:r>
      <w:r>
        <w:rPr>
          <w:rFonts w:cstheme="minorHAnsi"/>
        </w:rPr>
        <w:t>(</w:t>
      </w:r>
      <w:r w:rsidRPr="00233809">
        <w:rPr>
          <w:rFonts w:cstheme="minorHAnsi"/>
        </w:rPr>
        <w:t>ДП 228820D</w:t>
      </w:r>
      <w:r>
        <w:rPr>
          <w:rFonts w:cstheme="minorHAnsi"/>
        </w:rPr>
        <w:t>).</w:t>
      </w:r>
    </w:p>
    <w:p w14:paraId="121BC1D9" w14:textId="7F56DD61" w:rsidR="002254A5" w:rsidRDefault="002254A5" w:rsidP="00706300">
      <w:pPr>
        <w:spacing w:after="0"/>
        <w:ind w:firstLine="284"/>
        <w:contextualSpacing/>
        <w:rPr>
          <w:rFonts w:cstheme="minorHAnsi"/>
        </w:rPr>
      </w:pPr>
    </w:p>
    <w:p w14:paraId="07BD42CD" w14:textId="06A9F997" w:rsidR="0078038B" w:rsidRPr="007E362F" w:rsidRDefault="0078038B" w:rsidP="00EF1B85">
      <w:pPr>
        <w:pStyle w:val="1"/>
        <w:numPr>
          <w:ilvl w:val="0"/>
          <w:numId w:val="9"/>
        </w:numPr>
        <w:spacing w:before="0"/>
        <w:contextualSpacing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580" w:name="_Toc205374566"/>
      <w:r w:rsidRPr="007E362F">
        <w:rPr>
          <w:rFonts w:asciiTheme="minorHAnsi" w:hAnsiTheme="minorHAnsi" w:cstheme="minorHAnsi"/>
          <w:b/>
          <w:color w:val="auto"/>
          <w:sz w:val="24"/>
          <w:szCs w:val="24"/>
        </w:rPr>
        <w:t xml:space="preserve">Разработка функции массового ввода </w:t>
      </w:r>
      <w:r w:rsidR="00CB23F7">
        <w:rPr>
          <w:rFonts w:asciiTheme="minorHAnsi" w:hAnsiTheme="minorHAnsi" w:cstheme="minorHAnsi"/>
          <w:b/>
          <w:color w:val="auto"/>
          <w:sz w:val="24"/>
          <w:szCs w:val="24"/>
        </w:rPr>
        <w:t>аналитик распределения</w:t>
      </w:r>
      <w:r w:rsidR="00AB2344">
        <w:rPr>
          <w:rFonts w:asciiTheme="minorHAnsi" w:hAnsiTheme="minorHAnsi" w:cstheme="minorHAnsi"/>
          <w:b/>
          <w:color w:val="auto"/>
          <w:sz w:val="24"/>
          <w:szCs w:val="24"/>
        </w:rPr>
        <w:t xml:space="preserve"> - </w:t>
      </w:r>
      <w:r w:rsidR="00AB2344" w:rsidRPr="00F679E2">
        <w:rPr>
          <w:rFonts w:asciiTheme="minorHAnsi" w:hAnsiTheme="minorHAnsi" w:cstheme="minorHAnsi"/>
          <w:b/>
          <w:color w:val="auto"/>
          <w:sz w:val="24"/>
          <w:szCs w:val="24"/>
        </w:rPr>
        <w:t>ЧТЗ № ХХХ п.6.</w:t>
      </w:r>
      <w:r w:rsidR="00AB2344">
        <w:rPr>
          <w:rFonts w:asciiTheme="minorHAnsi" w:hAnsiTheme="minorHAnsi" w:cstheme="minorHAnsi"/>
          <w:b/>
          <w:color w:val="auto"/>
          <w:sz w:val="24"/>
          <w:szCs w:val="24"/>
        </w:rPr>
        <w:t>4.4</w:t>
      </w:r>
      <w:bookmarkEnd w:id="58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0"/>
        <w:gridCol w:w="4819"/>
        <w:gridCol w:w="1231"/>
        <w:gridCol w:w="2349"/>
      </w:tblGrid>
      <w:tr w:rsidR="0078038B" w:rsidRPr="00945540" w14:paraId="077A66C4" w14:textId="77777777" w:rsidTr="00D13E15">
        <w:tc>
          <w:tcPr>
            <w:tcW w:w="1413" w:type="dxa"/>
          </w:tcPr>
          <w:p w14:paraId="02B86E92" w14:textId="77777777" w:rsidR="0078038B" w:rsidRPr="00945540" w:rsidRDefault="0078038B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ЧТЗ</w:t>
            </w:r>
          </w:p>
        </w:tc>
        <w:tc>
          <w:tcPr>
            <w:tcW w:w="4855" w:type="dxa"/>
          </w:tcPr>
          <w:p w14:paraId="78767E13" w14:textId="77777777" w:rsidR="0078038B" w:rsidRPr="00945540" w:rsidRDefault="0078038B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Задача</w:t>
            </w:r>
          </w:p>
        </w:tc>
        <w:tc>
          <w:tcPr>
            <w:tcW w:w="1260" w:type="dxa"/>
          </w:tcPr>
          <w:p w14:paraId="74CF9118" w14:textId="77777777" w:rsidR="0078038B" w:rsidRPr="00945540" w:rsidRDefault="0078038B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 xml:space="preserve">ДП на </w:t>
            </w:r>
            <w:r w:rsidRPr="00945540">
              <w:rPr>
                <w:rFonts w:cstheme="minorHAnsi"/>
                <w:lang w:val="en-US"/>
              </w:rPr>
              <w:t>SD</w:t>
            </w:r>
          </w:p>
        </w:tc>
        <w:tc>
          <w:tcPr>
            <w:tcW w:w="1817" w:type="dxa"/>
          </w:tcPr>
          <w:p w14:paraId="59FE2FBE" w14:textId="77777777" w:rsidR="0078038B" w:rsidRPr="00945540" w:rsidRDefault="0078038B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Описание</w:t>
            </w:r>
          </w:p>
        </w:tc>
      </w:tr>
      <w:tr w:rsidR="0078038B" w:rsidRPr="00945540" w14:paraId="58C21B5E" w14:textId="77777777" w:rsidTr="00D13E15">
        <w:tc>
          <w:tcPr>
            <w:tcW w:w="1413" w:type="dxa"/>
          </w:tcPr>
          <w:p w14:paraId="7DC51F67" w14:textId="77777777" w:rsidR="0078038B" w:rsidRPr="00945540" w:rsidRDefault="0078038B" w:rsidP="00D13E15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</w:rPr>
              <w:t>№ ХХХ</w:t>
            </w:r>
          </w:p>
        </w:tc>
        <w:tc>
          <w:tcPr>
            <w:tcW w:w="4855" w:type="dxa"/>
          </w:tcPr>
          <w:p w14:paraId="0E52A716" w14:textId="77777777" w:rsidR="0078038B" w:rsidRPr="00945540" w:rsidRDefault="0078038B" w:rsidP="00D13E15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  <w:lang w:val="en-US"/>
              </w:rPr>
              <w:t>https://yt.surgutneftegas.ru:4443/issue/TR-742</w:t>
            </w:r>
          </w:p>
        </w:tc>
        <w:tc>
          <w:tcPr>
            <w:tcW w:w="1260" w:type="dxa"/>
          </w:tcPr>
          <w:p w14:paraId="13E0A36D" w14:textId="77777777" w:rsidR="0078038B" w:rsidRPr="00945540" w:rsidRDefault="0078038B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  <w:highlight w:val="yellow"/>
              </w:rPr>
              <w:t>ХХХ</w:t>
            </w:r>
            <w:r w:rsidRPr="00945540">
              <w:rPr>
                <w:rFonts w:cstheme="minorHAnsi"/>
              </w:rPr>
              <w:t>D</w:t>
            </w:r>
          </w:p>
        </w:tc>
        <w:tc>
          <w:tcPr>
            <w:tcW w:w="1817" w:type="dxa"/>
          </w:tcPr>
          <w:p w14:paraId="2BEA5B6C" w14:textId="0A97CDB2" w:rsidR="0078038B" w:rsidRPr="00945540" w:rsidRDefault="0078038B" w:rsidP="00D13E1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Функция </w:t>
            </w:r>
            <w:commentRangeStart w:id="581"/>
            <w:commentRangeStart w:id="582"/>
            <w:r>
              <w:rPr>
                <w:rFonts w:cstheme="minorHAnsi"/>
                <w:sz w:val="24"/>
                <w:szCs w:val="24"/>
              </w:rPr>
              <w:t>массового</w:t>
            </w:r>
            <w:commentRangeEnd w:id="581"/>
            <w:r w:rsidR="00D945A3">
              <w:rPr>
                <w:rStyle w:val="ad"/>
              </w:rPr>
              <w:commentReference w:id="581"/>
            </w:r>
            <w:commentRangeEnd w:id="582"/>
            <w:r w:rsidR="00A955D7">
              <w:rPr>
                <w:rStyle w:val="ad"/>
              </w:rPr>
              <w:commentReference w:id="582"/>
            </w:r>
            <w:r>
              <w:rPr>
                <w:rFonts w:cstheme="minorHAnsi"/>
                <w:sz w:val="24"/>
                <w:szCs w:val="24"/>
              </w:rPr>
              <w:t xml:space="preserve"> ввода </w:t>
            </w:r>
            <w:r w:rsidR="00CB23F7">
              <w:rPr>
                <w:rFonts w:cstheme="minorHAnsi"/>
                <w:sz w:val="24"/>
                <w:szCs w:val="24"/>
              </w:rPr>
              <w:t>аналитик распределения</w:t>
            </w:r>
          </w:p>
        </w:tc>
      </w:tr>
    </w:tbl>
    <w:p w14:paraId="4277C494" w14:textId="10C29DA6" w:rsidR="0078038B" w:rsidRDefault="0078038B" w:rsidP="00706300">
      <w:pPr>
        <w:spacing w:after="0"/>
        <w:ind w:firstLine="284"/>
        <w:contextualSpacing/>
        <w:rPr>
          <w:rFonts w:cstheme="minorHAnsi"/>
        </w:rPr>
      </w:pPr>
      <w:r>
        <w:rPr>
          <w:rFonts w:cstheme="minorHAnsi"/>
        </w:rPr>
        <w:t xml:space="preserve">Функция </w:t>
      </w:r>
      <w:r w:rsidR="00E64ACA">
        <w:rPr>
          <w:rFonts w:cstheme="minorHAnsi"/>
        </w:rPr>
        <w:t xml:space="preserve">массового ввода </w:t>
      </w:r>
      <w:r w:rsidR="00CB23F7">
        <w:rPr>
          <w:rFonts w:cstheme="minorHAnsi"/>
        </w:rPr>
        <w:t>аналитик распределения</w:t>
      </w:r>
      <w:r>
        <w:rPr>
          <w:rFonts w:cstheme="minorHAnsi"/>
        </w:rPr>
        <w:t xml:space="preserve"> вызывается по кнопке «</w:t>
      </w:r>
      <w:r w:rsidR="00552ED4">
        <w:rPr>
          <w:rFonts w:cstheme="minorHAnsi"/>
        </w:rPr>
        <w:t xml:space="preserve">Массовый ввод </w:t>
      </w:r>
      <w:r w:rsidR="00CB23F7">
        <w:rPr>
          <w:rFonts w:cstheme="minorHAnsi"/>
        </w:rPr>
        <w:t xml:space="preserve">аналитик </w:t>
      </w:r>
      <w:proofErr w:type="gramStart"/>
      <w:r w:rsidR="00CB23F7">
        <w:rPr>
          <w:rFonts w:cstheme="minorHAnsi"/>
        </w:rPr>
        <w:t>распределения</w:t>
      </w:r>
      <w:r>
        <w:rPr>
          <w:rFonts w:cstheme="minorHAnsi"/>
        </w:rPr>
        <w:t xml:space="preserve">» </w:t>
      </w:r>
      <w:r w:rsidR="00F66D68" w:rsidRPr="00604B2B">
        <w:rPr>
          <w:noProof/>
          <w:lang w:eastAsia="ru-RU"/>
        </w:rPr>
        <w:drawing>
          <wp:inline distT="0" distB="0" distL="0" distR="0" wp14:anchorId="38F49D06" wp14:editId="1B38C041">
            <wp:extent cx="205740" cy="2971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985" cy="2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и</w:t>
      </w:r>
      <w:proofErr w:type="gramEnd"/>
      <w:r w:rsidR="00BB5924">
        <w:rPr>
          <w:rFonts w:cstheme="minorHAnsi"/>
        </w:rPr>
        <w:t xml:space="preserve"> предназначена для заполнения одинаковыми аналитиками </w:t>
      </w:r>
      <w:r w:rsidR="00BF1805">
        <w:rPr>
          <w:rFonts w:cstheme="minorHAnsi"/>
        </w:rPr>
        <w:t xml:space="preserve">распределения по СП </w:t>
      </w:r>
      <w:r w:rsidR="00BB5924">
        <w:rPr>
          <w:rFonts w:cstheme="minorHAnsi"/>
        </w:rPr>
        <w:t>выделенн</w:t>
      </w:r>
      <w:r w:rsidR="00BF1805">
        <w:rPr>
          <w:rFonts w:cstheme="minorHAnsi"/>
        </w:rPr>
        <w:t xml:space="preserve">ых строк </w:t>
      </w:r>
      <w:del w:id="583" w:author="Учетная запись Майкрософт" w:date="2025-08-18T08:59:00Z">
        <w:r w:rsidR="00BF1805" w:rsidDel="00B408FA">
          <w:rPr>
            <w:rFonts w:cstheme="minorHAnsi"/>
          </w:rPr>
          <w:delText>основной таблицы</w:delText>
        </w:r>
      </w:del>
      <w:ins w:id="584" w:author="Учетная запись Майкрософт" w:date="2025-08-18T08:59:00Z">
        <w:r w:rsidR="00B408FA">
          <w:rPr>
            <w:rFonts w:cstheme="minorHAnsi"/>
          </w:rPr>
          <w:t>списка данных</w:t>
        </w:r>
      </w:ins>
      <w:r w:rsidR="00BF1805">
        <w:rPr>
          <w:rFonts w:cstheme="minorHAnsi"/>
        </w:rPr>
        <w:t xml:space="preserve"> первого раздела закладки</w:t>
      </w:r>
      <w:r w:rsidR="00BB5924">
        <w:rPr>
          <w:rFonts w:cstheme="minorHAnsi"/>
        </w:rPr>
        <w:t xml:space="preserve"> «Документы выписки» </w:t>
      </w:r>
      <w:r w:rsidR="0050279D" w:rsidRPr="002321FC">
        <w:t>(</w:t>
      </w:r>
      <w:r w:rsidR="0050279D" w:rsidRPr="00082CAE">
        <w:rPr>
          <w:highlight w:val="yellow"/>
        </w:rPr>
        <w:t>ТЗ «Разработка интерфейса о</w:t>
      </w:r>
      <w:r w:rsidR="0050279D">
        <w:rPr>
          <w:highlight w:val="yellow"/>
        </w:rPr>
        <w:t xml:space="preserve">бработки выписки в ОТП ФУ», </w:t>
      </w:r>
      <w:r w:rsidR="0050279D" w:rsidRPr="00082CAE">
        <w:rPr>
          <w:highlight w:val="yellow"/>
        </w:rPr>
        <w:t>ДП ХХХ</w:t>
      </w:r>
      <w:r w:rsidR="0050279D" w:rsidRPr="00082CAE">
        <w:rPr>
          <w:highlight w:val="yellow"/>
          <w:lang w:val="en-US"/>
        </w:rPr>
        <w:t>D</w:t>
      </w:r>
      <w:r w:rsidR="0050279D" w:rsidRPr="002321FC">
        <w:t>)</w:t>
      </w:r>
      <w:r w:rsidR="0050279D">
        <w:t>.</w:t>
      </w:r>
    </w:p>
    <w:p w14:paraId="1725B81E" w14:textId="12814A12" w:rsidR="00C42B54" w:rsidRPr="00530A7D" w:rsidRDefault="00C42B54" w:rsidP="00EF1B85">
      <w:pPr>
        <w:pStyle w:val="a6"/>
        <w:numPr>
          <w:ilvl w:val="0"/>
          <w:numId w:val="11"/>
        </w:numPr>
        <w:spacing w:after="0"/>
        <w:ind w:left="0" w:firstLine="284"/>
        <w:rPr>
          <w:rFonts w:cstheme="minorHAnsi"/>
        </w:rPr>
      </w:pPr>
      <w:r>
        <w:rPr>
          <w:rFonts w:cstheme="minorHAnsi"/>
        </w:rPr>
        <w:t>П</w:t>
      </w:r>
      <w:r w:rsidRPr="00C42B54">
        <w:rPr>
          <w:rFonts w:cstheme="minorHAnsi"/>
        </w:rPr>
        <w:t xml:space="preserve">роверить, что выделена хотя бы одна строка в </w:t>
      </w:r>
      <w:r w:rsidR="00AA0687">
        <w:rPr>
          <w:rFonts w:cstheme="minorHAnsi"/>
        </w:rPr>
        <w:t>основной таблице</w:t>
      </w:r>
      <w:r w:rsidR="00294452">
        <w:rPr>
          <w:rFonts w:cstheme="minorHAnsi"/>
        </w:rPr>
        <w:t xml:space="preserve"> первого раздела</w:t>
      </w:r>
      <w:r w:rsidRPr="00C42B54">
        <w:rPr>
          <w:rFonts w:cstheme="minorHAnsi"/>
        </w:rPr>
        <w:t xml:space="preserve"> закладки «Документы выписки» в</w:t>
      </w:r>
      <w:r w:rsidR="0050279D">
        <w:rPr>
          <w:rFonts w:cstheme="minorHAnsi"/>
        </w:rPr>
        <w:t xml:space="preserve"> интерфейсе «Документы выписки». </w:t>
      </w:r>
      <w:r w:rsidRPr="00C42B54">
        <w:rPr>
          <w:rFonts w:cstheme="minorHAnsi"/>
        </w:rPr>
        <w:t xml:space="preserve">Если не выделено ни одной строки, выдать </w:t>
      </w:r>
      <w:r w:rsidRPr="00530A7D">
        <w:rPr>
          <w:rFonts w:cstheme="minorHAnsi"/>
        </w:rPr>
        <w:t>сообщение: «Выделите хотя бы одну строку!».</w:t>
      </w:r>
    </w:p>
    <w:p w14:paraId="70EF8D8E" w14:textId="4F536D6E" w:rsidR="00C42B54" w:rsidRDefault="00657664" w:rsidP="00EF1B85">
      <w:pPr>
        <w:pStyle w:val="a6"/>
        <w:numPr>
          <w:ilvl w:val="0"/>
          <w:numId w:val="11"/>
        </w:numPr>
        <w:spacing w:after="0"/>
        <w:ind w:left="0" w:firstLine="284"/>
        <w:rPr>
          <w:ins w:id="585" w:author="Учетная запись Майкрософт" w:date="2025-08-22T16:51:00Z"/>
          <w:rFonts w:cstheme="minorHAnsi"/>
        </w:rPr>
      </w:pPr>
      <w:r w:rsidRPr="00530A7D">
        <w:rPr>
          <w:rFonts w:cstheme="minorHAnsi"/>
        </w:rPr>
        <w:t xml:space="preserve">Проверить, что во всех выделенных записях </w:t>
      </w:r>
      <w:r w:rsidRPr="00530A7D">
        <w:rPr>
          <w:rFonts w:eastAsia="Times New Roman"/>
          <w:color w:val="000000"/>
        </w:rPr>
        <w:t>Pm_CBStatementDoc.</w:t>
      </w:r>
      <w:r w:rsidR="00C01BFE">
        <w:rPr>
          <w:rFonts w:cstheme="minorHAnsi"/>
          <w:lang w:val="en-US"/>
        </w:rPr>
        <w:t>idStateMC</w:t>
      </w:r>
      <w:r w:rsidRPr="00530A7D">
        <w:rPr>
          <w:rFonts w:cstheme="minorHAnsi"/>
        </w:rPr>
        <w:t xml:space="preserve"> </w:t>
      </w:r>
      <w:proofErr w:type="gramStart"/>
      <w:r w:rsidRPr="00530A7D">
        <w:rPr>
          <w:rFonts w:cstheme="minorHAnsi"/>
        </w:rPr>
        <w:t xml:space="preserve">&lt; </w:t>
      </w:r>
      <w:r w:rsidR="00C01BFE" w:rsidRPr="00C01BFE">
        <w:rPr>
          <w:rFonts w:cstheme="minorHAnsi"/>
        </w:rPr>
        <w:t>200</w:t>
      </w:r>
      <w:proofErr w:type="gramEnd"/>
      <w:r w:rsidR="00C01BFE" w:rsidRPr="00C01BFE">
        <w:rPr>
          <w:rFonts w:cstheme="minorHAnsi"/>
        </w:rPr>
        <w:t xml:space="preserve"> (</w:t>
      </w:r>
      <w:r w:rsidRPr="00530A7D">
        <w:rPr>
          <w:rFonts w:cstheme="minorHAnsi"/>
        </w:rPr>
        <w:t xml:space="preserve">«Обработано </w:t>
      </w:r>
      <w:r w:rsidR="008B14D9">
        <w:rPr>
          <w:rFonts w:cstheme="minorHAnsi"/>
        </w:rPr>
        <w:t>ФУ</w:t>
      </w:r>
      <w:r w:rsidRPr="00530A7D">
        <w:rPr>
          <w:rFonts w:cstheme="minorHAnsi"/>
        </w:rPr>
        <w:t>»</w:t>
      </w:r>
      <w:r w:rsidR="00C01BFE" w:rsidRPr="00C01BFE">
        <w:rPr>
          <w:rFonts w:cstheme="minorHAnsi"/>
        </w:rPr>
        <w:t>)</w:t>
      </w:r>
      <w:r w:rsidRPr="00530A7D">
        <w:rPr>
          <w:rFonts w:cstheme="minorHAnsi"/>
        </w:rPr>
        <w:t>. Иначе отобразить ошибку: «</w:t>
      </w:r>
      <w:r w:rsidRPr="00530A7D">
        <w:t xml:space="preserve">Ввод </w:t>
      </w:r>
      <w:r w:rsidR="00B41179">
        <w:t xml:space="preserve">аналитик распределения по СП </w:t>
      </w:r>
      <w:r w:rsidRPr="00530A7D">
        <w:t xml:space="preserve">возможен только для необработанных документов БВ с состоянием ниже «Обработано </w:t>
      </w:r>
      <w:r w:rsidR="008B14D9">
        <w:t>ФУ</w:t>
      </w:r>
      <w:r w:rsidRPr="00530A7D">
        <w:t>»!</w:t>
      </w:r>
      <w:r w:rsidRPr="00530A7D">
        <w:rPr>
          <w:rFonts w:cstheme="minorHAnsi"/>
        </w:rPr>
        <w:t>».</w:t>
      </w:r>
    </w:p>
    <w:p w14:paraId="5D6595CA" w14:textId="6EB70524" w:rsidR="00B15618" w:rsidRPr="00530A7D" w:rsidRDefault="00B15618" w:rsidP="00EF1B85">
      <w:pPr>
        <w:pStyle w:val="a6"/>
        <w:numPr>
          <w:ilvl w:val="0"/>
          <w:numId w:val="11"/>
        </w:numPr>
        <w:spacing w:after="0"/>
        <w:ind w:left="0" w:firstLine="284"/>
        <w:rPr>
          <w:rFonts w:cstheme="minorHAnsi"/>
        </w:rPr>
      </w:pPr>
      <w:ins w:id="586" w:author="Учетная запись Майкрософт" w:date="2025-08-22T16:51:00Z">
        <w:r>
          <w:rPr>
            <w:rFonts w:cstheme="minorHAnsi"/>
          </w:rPr>
          <w:t>Проверить, что во всех выделенных строках направление платежа одинаковое</w:t>
        </w:r>
      </w:ins>
      <w:ins w:id="587" w:author="Учетная запись Майкрософт" w:date="2025-08-22T16:52:00Z">
        <w:r>
          <w:rPr>
            <w:rFonts w:cstheme="minorHAnsi"/>
          </w:rPr>
          <w:t>, иначе отобразить ошибку: «Массовый ввод аналитик возможен только для строк с одинаковым направлением платежа.»</w:t>
        </w:r>
      </w:ins>
    </w:p>
    <w:p w14:paraId="6D34EB6F" w14:textId="096EC962" w:rsidR="002B1184" w:rsidRDefault="002B1184" w:rsidP="00EF1B85">
      <w:pPr>
        <w:pStyle w:val="a6"/>
        <w:numPr>
          <w:ilvl w:val="0"/>
          <w:numId w:val="11"/>
        </w:numPr>
        <w:spacing w:after="0"/>
        <w:ind w:left="0" w:firstLine="284"/>
        <w:rPr>
          <w:rFonts w:cstheme="minorHAnsi"/>
        </w:rPr>
      </w:pPr>
      <w:r w:rsidRPr="00530A7D">
        <w:rPr>
          <w:rFonts w:cstheme="minorHAnsi"/>
        </w:rPr>
        <w:t xml:space="preserve">Если </w:t>
      </w:r>
      <w:del w:id="588" w:author="Учетная запись Майкрософт" w:date="2025-08-22T16:53:00Z">
        <w:r w:rsidRPr="00530A7D" w:rsidDel="00B15618">
          <w:rPr>
            <w:rFonts w:cstheme="minorHAnsi"/>
          </w:rPr>
          <w:delText xml:space="preserve">проверка </w:delText>
        </w:r>
      </w:del>
      <w:ins w:id="589" w:author="Учетная запись Майкрософт" w:date="2025-08-22T16:53:00Z">
        <w:r w:rsidR="00B15618" w:rsidRPr="00530A7D">
          <w:rPr>
            <w:rFonts w:cstheme="minorHAnsi"/>
          </w:rPr>
          <w:t>проверк</w:t>
        </w:r>
        <w:r w:rsidR="00B15618">
          <w:rPr>
            <w:rFonts w:cstheme="minorHAnsi"/>
          </w:rPr>
          <w:t>и п.2 и 3</w:t>
        </w:r>
      </w:ins>
      <w:del w:id="590" w:author="Учетная запись Майкрософт" w:date="2025-08-22T16:53:00Z">
        <w:r w:rsidRPr="00530A7D" w:rsidDel="00B15618">
          <w:rPr>
            <w:rFonts w:cstheme="minorHAnsi"/>
          </w:rPr>
          <w:delText>на состояние п.2</w:delText>
        </w:r>
      </w:del>
      <w:r w:rsidRPr="00530A7D">
        <w:rPr>
          <w:rFonts w:cstheme="minorHAnsi"/>
        </w:rPr>
        <w:t xml:space="preserve"> </w:t>
      </w:r>
      <w:del w:id="591" w:author="Учетная запись Майкрософт" w:date="2025-08-22T16:53:00Z">
        <w:r w:rsidRPr="00530A7D" w:rsidDel="00B15618">
          <w:rPr>
            <w:rFonts w:cstheme="minorHAnsi"/>
          </w:rPr>
          <w:delText>пройдена</w:delText>
        </w:r>
      </w:del>
      <w:ins w:id="592" w:author="Учетная запись Майкрософт" w:date="2025-08-22T16:53:00Z">
        <w:r w:rsidR="00B15618" w:rsidRPr="00530A7D">
          <w:rPr>
            <w:rFonts w:cstheme="minorHAnsi"/>
          </w:rPr>
          <w:t>пройден</w:t>
        </w:r>
        <w:r w:rsidR="00B15618">
          <w:rPr>
            <w:rFonts w:cstheme="minorHAnsi"/>
          </w:rPr>
          <w:t>ы</w:t>
        </w:r>
      </w:ins>
      <w:r w:rsidRPr="00530A7D">
        <w:rPr>
          <w:rFonts w:cstheme="minorHAnsi"/>
        </w:rPr>
        <w:t>, то заблокировать выделенные пользователем записи</w:t>
      </w:r>
      <w:r w:rsidR="009B1F40">
        <w:rPr>
          <w:rFonts w:cstheme="minorHAnsi"/>
        </w:rPr>
        <w:t xml:space="preserve"> </w:t>
      </w:r>
      <w:del w:id="593" w:author="Учетная запись Майкрософт" w:date="2025-08-18T09:00:00Z">
        <w:r w:rsidR="009B1F40" w:rsidDel="00B408FA">
          <w:rPr>
            <w:rFonts w:cstheme="minorHAnsi"/>
          </w:rPr>
          <w:delText>основной</w:delText>
        </w:r>
        <w:r w:rsidRPr="00530A7D" w:rsidDel="00B408FA">
          <w:rPr>
            <w:rFonts w:cstheme="minorHAnsi"/>
          </w:rPr>
          <w:delText xml:space="preserve"> </w:delText>
        </w:r>
        <w:r w:rsidR="00085D3C" w:rsidRPr="00530A7D" w:rsidDel="00B408FA">
          <w:rPr>
            <w:rFonts w:cstheme="minorHAnsi"/>
          </w:rPr>
          <w:delText>таблицы</w:delText>
        </w:r>
      </w:del>
      <w:ins w:id="594" w:author="Учетная запись Майкрософт" w:date="2025-08-18T09:00:00Z">
        <w:r w:rsidR="00B408FA">
          <w:rPr>
            <w:rFonts w:cstheme="minorHAnsi"/>
          </w:rPr>
          <w:t>списка данных</w:t>
        </w:r>
      </w:ins>
      <w:r w:rsidR="00085D3C" w:rsidRPr="00530A7D">
        <w:rPr>
          <w:rFonts w:cstheme="minorHAnsi"/>
        </w:rPr>
        <w:t xml:space="preserve"> </w:t>
      </w:r>
      <w:r w:rsidR="009B1F40">
        <w:rPr>
          <w:rFonts w:cstheme="minorHAnsi"/>
        </w:rPr>
        <w:t>закладки</w:t>
      </w:r>
      <w:r w:rsidR="00865421">
        <w:rPr>
          <w:rFonts w:cstheme="minorHAnsi"/>
        </w:rPr>
        <w:t xml:space="preserve"> </w:t>
      </w:r>
      <w:r w:rsidR="00085D3C" w:rsidRPr="00530A7D">
        <w:rPr>
          <w:rFonts w:cstheme="minorHAnsi"/>
        </w:rPr>
        <w:t>«Документы выписки</w:t>
      </w:r>
      <w:r w:rsidR="00085D3C">
        <w:rPr>
          <w:rFonts w:cstheme="minorHAnsi"/>
        </w:rPr>
        <w:t xml:space="preserve">» </w:t>
      </w:r>
      <w:r>
        <w:rPr>
          <w:rFonts w:cstheme="minorHAnsi"/>
        </w:rPr>
        <w:t>(</w:t>
      </w:r>
      <w:r w:rsidR="00085D3C">
        <w:rPr>
          <w:rFonts w:cstheme="minorHAnsi"/>
        </w:rPr>
        <w:t xml:space="preserve">класс </w:t>
      </w:r>
      <w:r>
        <w:rPr>
          <w:rFonts w:eastAsia="Times New Roman"/>
          <w:color w:val="000000"/>
          <w:sz w:val="20"/>
          <w:szCs w:val="20"/>
        </w:rPr>
        <w:t>Pm_CBStatementDoc</w:t>
      </w:r>
      <w:r>
        <w:rPr>
          <w:rFonts w:cstheme="minorHAnsi"/>
        </w:rPr>
        <w:t>)</w:t>
      </w:r>
      <w:r w:rsidRPr="002B1184">
        <w:rPr>
          <w:rFonts w:cstheme="minorHAnsi"/>
        </w:rPr>
        <w:t>.</w:t>
      </w:r>
      <w:r w:rsidR="005622E7">
        <w:rPr>
          <w:rFonts w:cstheme="minorHAnsi"/>
        </w:rPr>
        <w:t xml:space="preserve"> </w:t>
      </w:r>
    </w:p>
    <w:p w14:paraId="19F29AF1" w14:textId="2769BCE4" w:rsidR="005E52F0" w:rsidRPr="00782710" w:rsidRDefault="005E52F0" w:rsidP="005E52F0">
      <w:pPr>
        <w:tabs>
          <w:tab w:val="left" w:pos="993"/>
        </w:tabs>
        <w:spacing w:after="0"/>
        <w:ind w:firstLine="284"/>
        <w:contextualSpacing/>
        <w:jc w:val="both"/>
      </w:pPr>
      <w:r w:rsidRPr="00782710">
        <w:t xml:space="preserve">Необходимо отразить модальное окно (с сообщением «Выделено </w:t>
      </w:r>
      <w:proofErr w:type="gramStart"/>
      <w:r w:rsidRPr="00782710">
        <w:t>&amp;(</w:t>
      </w:r>
      <w:proofErr w:type="gramEnd"/>
      <w:r w:rsidRPr="00782710">
        <w:t>Количество выделенных строк списка) строк списка. Введите для них аналитик</w:t>
      </w:r>
      <w:r w:rsidR="00D43F93">
        <w:t>и</w:t>
      </w:r>
      <w:r w:rsidRPr="00782710">
        <w:t>.»), в котором должны присутствовать поля для ввода бюджетной аналитики</w:t>
      </w:r>
      <w:r>
        <w:t xml:space="preserve"> </w:t>
      </w:r>
      <w:r w:rsidRPr="00782710">
        <w:t xml:space="preserve">из </w:t>
      </w:r>
      <w:r w:rsidR="008006AD">
        <w:t>соответствующего класса:</w:t>
      </w:r>
    </w:p>
    <w:p w14:paraId="0B2EE14D" w14:textId="77777777" w:rsidR="005E52F0" w:rsidRDefault="005E52F0" w:rsidP="009C242C">
      <w:pPr>
        <w:tabs>
          <w:tab w:val="left" w:pos="993"/>
        </w:tabs>
        <w:spacing w:after="0"/>
        <w:ind w:firstLine="993"/>
        <w:contextualSpacing/>
        <w:jc w:val="both"/>
      </w:pPr>
      <w:r>
        <w:t xml:space="preserve">-  БЕ </w:t>
      </w:r>
      <w:r w:rsidRPr="00782710">
        <w:t xml:space="preserve">(ссылка на класс </w:t>
      </w:r>
      <w:r w:rsidRPr="005E52F0">
        <w:rPr>
          <w:lang w:val="en-US"/>
        </w:rPr>
        <w:t>Bs</w:t>
      </w:r>
      <w:r w:rsidRPr="00F44A0F">
        <w:t>_</w:t>
      </w:r>
      <w:r w:rsidRPr="005E52F0">
        <w:rPr>
          <w:lang w:val="en-US"/>
        </w:rPr>
        <w:t>BisObj</w:t>
      </w:r>
      <w:r>
        <w:t>);</w:t>
      </w:r>
    </w:p>
    <w:p w14:paraId="3F7859A5" w14:textId="77777777" w:rsidR="00C14643" w:rsidRDefault="005E52F0" w:rsidP="009C242C">
      <w:pPr>
        <w:tabs>
          <w:tab w:val="left" w:pos="993"/>
        </w:tabs>
        <w:spacing w:after="0"/>
        <w:ind w:firstLine="993"/>
        <w:contextualSpacing/>
        <w:jc w:val="both"/>
        <w:rPr>
          <w:ins w:id="595" w:author="Учетная запись Майкрософт" w:date="2025-08-22T16:55:00Z"/>
        </w:rPr>
      </w:pPr>
      <w:r>
        <w:t>-  Статья БДДС (</w:t>
      </w:r>
      <w:r w:rsidRPr="00782710">
        <w:t>ссылка на класс</w:t>
      </w:r>
      <w:r w:rsidRPr="00EB37C3">
        <w:t xml:space="preserve"> </w:t>
      </w:r>
      <w:r w:rsidRPr="005E52F0">
        <w:rPr>
          <w:lang w:val="en-US"/>
        </w:rPr>
        <w:t>Bs</w:t>
      </w:r>
      <w:r w:rsidRPr="00EB37C3">
        <w:t>_</w:t>
      </w:r>
      <w:commentRangeStart w:id="596"/>
      <w:commentRangeStart w:id="597"/>
      <w:r w:rsidRPr="005E52F0">
        <w:rPr>
          <w:lang w:val="en-US"/>
        </w:rPr>
        <w:t>BudgetItem</w:t>
      </w:r>
      <w:commentRangeEnd w:id="596"/>
      <w:r w:rsidR="00C16780">
        <w:rPr>
          <w:rStyle w:val="ad"/>
        </w:rPr>
        <w:commentReference w:id="596"/>
      </w:r>
      <w:commentRangeEnd w:id="597"/>
      <w:ins w:id="598" w:author="Учетная запись Майкрософт" w:date="2025-08-22T16:54:00Z">
        <w:r w:rsidR="008272CB">
          <w:t xml:space="preserve"> – ограничить выбор направлением платежа:</w:t>
        </w:r>
      </w:ins>
    </w:p>
    <w:p w14:paraId="208600F8" w14:textId="54C21EC2" w:rsidR="005E52F0" w:rsidRDefault="00C14643" w:rsidP="009C242C">
      <w:pPr>
        <w:tabs>
          <w:tab w:val="left" w:pos="993"/>
        </w:tabs>
        <w:spacing w:after="0"/>
        <w:ind w:firstLine="993"/>
        <w:contextualSpacing/>
        <w:jc w:val="both"/>
      </w:pPr>
      <w:ins w:id="599" w:author="Учетная запись Майкрософт" w:date="2025-08-22T16:55:00Z">
        <w:r>
          <w:t xml:space="preserve">Направление платежа = 1 </w:t>
        </w:r>
        <w:proofErr w:type="gramStart"/>
        <w:r>
          <w:t xml:space="preserve">- </w:t>
        </w:r>
      </w:ins>
      <w:r w:rsidR="00B15618">
        <w:rPr>
          <w:rStyle w:val="ad"/>
        </w:rPr>
        <w:commentReference w:id="597"/>
      </w:r>
      <w:r w:rsidR="005E52F0">
        <w:t>)</w:t>
      </w:r>
      <w:proofErr w:type="gramEnd"/>
      <w:r w:rsidR="005E52F0">
        <w:t>;</w:t>
      </w:r>
    </w:p>
    <w:p w14:paraId="4FDFF432" w14:textId="48108581" w:rsidR="005E52F0" w:rsidRDefault="005E52F0" w:rsidP="009C242C">
      <w:pPr>
        <w:tabs>
          <w:tab w:val="left" w:pos="993"/>
        </w:tabs>
        <w:spacing w:after="0"/>
        <w:ind w:firstLine="993"/>
        <w:contextualSpacing/>
        <w:jc w:val="both"/>
      </w:pPr>
      <w:commentRangeStart w:id="600"/>
      <w:r>
        <w:lastRenderedPageBreak/>
        <w:t xml:space="preserve">-  ЦФУ </w:t>
      </w:r>
      <w:ins w:id="601" w:author="Учетная запись Майкрософт" w:date="2025-08-18T18:55:00Z">
        <w:r w:rsidR="00D5513C">
          <w:t>– проектное название</w:t>
        </w:r>
      </w:ins>
      <w:ins w:id="602" w:author="Учетная запись Майкрософт" w:date="2025-08-18T18:54:00Z">
        <w:r w:rsidR="00D5513C">
          <w:t xml:space="preserve"> </w:t>
        </w:r>
      </w:ins>
      <w:r>
        <w:t>(</w:t>
      </w:r>
      <w:r w:rsidRPr="00782710">
        <w:t>ссылка на класс</w:t>
      </w:r>
      <w:r w:rsidRPr="00EB37C3">
        <w:t xml:space="preserve"> </w:t>
      </w:r>
      <w:r w:rsidRPr="005E52F0">
        <w:rPr>
          <w:lang w:val="en-US"/>
        </w:rPr>
        <w:t>Bs</w:t>
      </w:r>
      <w:r w:rsidRPr="00EB37C3">
        <w:t>_</w:t>
      </w:r>
      <w:r w:rsidRPr="005E52F0">
        <w:rPr>
          <w:lang w:val="en-US"/>
        </w:rPr>
        <w:t>OfsStructure</w:t>
      </w:r>
      <w:r>
        <w:t>);</w:t>
      </w:r>
      <w:commentRangeEnd w:id="600"/>
      <w:r w:rsidR="00B323A6">
        <w:rPr>
          <w:rStyle w:val="ad"/>
        </w:rPr>
        <w:commentReference w:id="600"/>
      </w:r>
    </w:p>
    <w:p w14:paraId="5DA814A7" w14:textId="77777777" w:rsidR="005E52F0" w:rsidRDefault="005E52F0" w:rsidP="009C242C">
      <w:pPr>
        <w:tabs>
          <w:tab w:val="left" w:pos="993"/>
        </w:tabs>
        <w:spacing w:after="0"/>
        <w:ind w:firstLine="993"/>
        <w:contextualSpacing/>
        <w:jc w:val="both"/>
      </w:pPr>
      <w:r>
        <w:t>-  ЦФО (</w:t>
      </w:r>
      <w:r w:rsidRPr="00782710">
        <w:t>ссылка на класс</w:t>
      </w:r>
      <w:r w:rsidRPr="00EB37C3">
        <w:t xml:space="preserve"> </w:t>
      </w:r>
      <w:r w:rsidRPr="005E52F0">
        <w:rPr>
          <w:lang w:val="en-US"/>
        </w:rPr>
        <w:t>Bs</w:t>
      </w:r>
      <w:r w:rsidRPr="00EB37C3">
        <w:t>_</w:t>
      </w:r>
      <w:r w:rsidRPr="005E52F0">
        <w:rPr>
          <w:lang w:val="en-US"/>
        </w:rPr>
        <w:t>OfsStructure</w:t>
      </w:r>
      <w:r>
        <w:t>);</w:t>
      </w:r>
    </w:p>
    <w:p w14:paraId="142D397D" w14:textId="3C86C4A4" w:rsidR="005E52F0" w:rsidRDefault="005E52F0" w:rsidP="009C242C">
      <w:pPr>
        <w:tabs>
          <w:tab w:val="left" w:pos="993"/>
        </w:tabs>
        <w:spacing w:after="0"/>
        <w:ind w:firstLine="993"/>
        <w:contextualSpacing/>
        <w:jc w:val="both"/>
      </w:pPr>
      <w:commentRangeStart w:id="603"/>
      <w:r>
        <w:t xml:space="preserve">-  Куратор по направлению </w:t>
      </w:r>
      <w:ins w:id="604" w:author="Учетная запись Майкрософт" w:date="2025-08-18T18:55:00Z">
        <w:r w:rsidR="00D5513C">
          <w:t xml:space="preserve">– проектное название </w:t>
        </w:r>
      </w:ins>
      <w:r>
        <w:t>(</w:t>
      </w:r>
      <w:r w:rsidRPr="00782710">
        <w:t>ссылка на класс</w:t>
      </w:r>
      <w:r w:rsidRPr="00144E43">
        <w:t xml:space="preserve"> </w:t>
      </w:r>
      <w:r w:rsidRPr="005E52F0">
        <w:rPr>
          <w:lang w:val="en-US"/>
        </w:rPr>
        <w:t>Bs</w:t>
      </w:r>
      <w:r w:rsidRPr="00EB37C3">
        <w:t>_</w:t>
      </w:r>
      <w:r w:rsidRPr="005E52F0">
        <w:rPr>
          <w:lang w:val="en-US"/>
        </w:rPr>
        <w:t>OfsStructure</w:t>
      </w:r>
      <w:r>
        <w:t>);</w:t>
      </w:r>
      <w:commentRangeEnd w:id="603"/>
      <w:r w:rsidR="00872A41">
        <w:rPr>
          <w:rStyle w:val="ad"/>
        </w:rPr>
        <w:commentReference w:id="603"/>
      </w:r>
    </w:p>
    <w:p w14:paraId="26033CB0" w14:textId="77777777" w:rsidR="005E52F0" w:rsidRPr="00F44A0F" w:rsidRDefault="005E52F0" w:rsidP="009C242C">
      <w:pPr>
        <w:tabs>
          <w:tab w:val="left" w:pos="993"/>
        </w:tabs>
        <w:spacing w:after="0"/>
        <w:ind w:firstLine="993"/>
        <w:contextualSpacing/>
        <w:jc w:val="both"/>
      </w:pPr>
      <w:r>
        <w:t>- Договор (</w:t>
      </w:r>
      <w:r w:rsidRPr="00782710">
        <w:t>ссылка на класс</w:t>
      </w:r>
      <w:r>
        <w:t xml:space="preserve"> </w:t>
      </w:r>
      <w:r w:rsidRPr="005E52F0">
        <w:rPr>
          <w:lang w:val="en-US"/>
        </w:rPr>
        <w:t>Cnt</w:t>
      </w:r>
      <w:r w:rsidRPr="00EB37C3">
        <w:t>_</w:t>
      </w:r>
      <w:commentRangeStart w:id="605"/>
      <w:commentRangeStart w:id="606"/>
      <w:r w:rsidRPr="005E52F0">
        <w:rPr>
          <w:lang w:val="en-US"/>
        </w:rPr>
        <w:t>Contract</w:t>
      </w:r>
      <w:commentRangeEnd w:id="605"/>
      <w:r w:rsidR="006E79BB">
        <w:rPr>
          <w:rStyle w:val="ad"/>
        </w:rPr>
        <w:commentReference w:id="605"/>
      </w:r>
      <w:commentRangeEnd w:id="606"/>
      <w:r w:rsidR="00A955D7">
        <w:rPr>
          <w:rStyle w:val="ad"/>
        </w:rPr>
        <w:commentReference w:id="606"/>
      </w:r>
      <w:r>
        <w:t>);</w:t>
      </w:r>
    </w:p>
    <w:p w14:paraId="653C0254" w14:textId="02E8338C" w:rsidR="005E52F0" w:rsidRDefault="005E52F0" w:rsidP="005E52F0">
      <w:pPr>
        <w:tabs>
          <w:tab w:val="left" w:pos="993"/>
        </w:tabs>
        <w:spacing w:after="0"/>
        <w:ind w:firstLine="284"/>
        <w:contextualSpacing/>
        <w:jc w:val="both"/>
      </w:pPr>
      <w:r w:rsidRPr="00782710">
        <w:t xml:space="preserve">Модальное окно должно содержать кнопки </w:t>
      </w:r>
      <w:r w:rsidR="009C242C">
        <w:t>«</w:t>
      </w:r>
      <w:r w:rsidRPr="00782710">
        <w:t>Продолжить</w:t>
      </w:r>
      <w:r w:rsidR="009C242C">
        <w:t>»</w:t>
      </w:r>
      <w:r w:rsidRPr="00782710">
        <w:t xml:space="preserve"> и </w:t>
      </w:r>
      <w:r w:rsidR="009C242C">
        <w:t>«</w:t>
      </w:r>
      <w:r w:rsidRPr="00782710">
        <w:t>Отменить</w:t>
      </w:r>
      <w:r w:rsidR="009C242C">
        <w:t>»</w:t>
      </w:r>
      <w:r w:rsidRPr="00782710">
        <w:t>.</w:t>
      </w:r>
    </w:p>
    <w:p w14:paraId="4A323AEA" w14:textId="7D541847" w:rsidR="005E52F0" w:rsidRPr="00782710" w:rsidRDefault="005E52F0" w:rsidP="005E52F0">
      <w:pPr>
        <w:tabs>
          <w:tab w:val="left" w:pos="567"/>
        </w:tabs>
        <w:spacing w:after="0"/>
        <w:ind w:firstLine="284"/>
        <w:contextualSpacing/>
        <w:jc w:val="both"/>
      </w:pPr>
      <w:r w:rsidRPr="00782710">
        <w:t>В случае отмены операции необходимо сбрасывать выделение строк списка</w:t>
      </w:r>
      <w:r w:rsidR="006D582D">
        <w:t>, разблокировать записи</w:t>
      </w:r>
      <w:r w:rsidRPr="00782710">
        <w:t xml:space="preserve">. </w:t>
      </w:r>
    </w:p>
    <w:p w14:paraId="040AFA27" w14:textId="77777777" w:rsidR="005E52F0" w:rsidRDefault="005E52F0" w:rsidP="005E52F0">
      <w:pPr>
        <w:spacing w:after="0"/>
        <w:ind w:firstLine="284"/>
        <w:contextualSpacing/>
        <w:jc w:val="both"/>
      </w:pPr>
      <w:r w:rsidRPr="00782710">
        <w:t>В случае подтверждения операции</w:t>
      </w:r>
      <w:r>
        <w:t xml:space="preserve"> </w:t>
      </w:r>
      <w:r w:rsidRPr="00782710">
        <w:t>последовательно для кажд</w:t>
      </w:r>
      <w:r>
        <w:t>ого</w:t>
      </w:r>
      <w:r w:rsidRPr="00782710">
        <w:t xml:space="preserve"> выделенно</w:t>
      </w:r>
      <w:r>
        <w:t>го документа БВ</w:t>
      </w:r>
      <w:r w:rsidRPr="00782710">
        <w:t xml:space="preserve"> </w:t>
      </w:r>
      <w:r>
        <w:t xml:space="preserve">в каждую позицию связанного с ним платежного документа (связь </w:t>
      </w:r>
      <w:r w:rsidRPr="005E52F0">
        <w:rPr>
          <w:lang w:val="en-US"/>
        </w:rPr>
        <w:t>Pm</w:t>
      </w:r>
      <w:r w:rsidRPr="00144E43">
        <w:t>_</w:t>
      </w:r>
      <w:r w:rsidRPr="005E52F0">
        <w:rPr>
          <w:lang w:val="en-US"/>
        </w:rPr>
        <w:t>ObjSumDistr</w:t>
      </w:r>
      <w:r w:rsidRPr="00144E43">
        <w:t>.</w:t>
      </w:r>
      <w:r w:rsidRPr="005E52F0">
        <w:rPr>
          <w:lang w:val="en-US"/>
        </w:rPr>
        <w:t>gidDoc</w:t>
      </w:r>
      <w:r w:rsidRPr="00144E43">
        <w:t xml:space="preserve"> = </w:t>
      </w:r>
      <w:r w:rsidRPr="005E52F0">
        <w:rPr>
          <w:lang w:val="en-US"/>
        </w:rPr>
        <w:t>Pm</w:t>
      </w:r>
      <w:r w:rsidRPr="00144E43">
        <w:t>_</w:t>
      </w:r>
      <w:r w:rsidRPr="005E52F0">
        <w:rPr>
          <w:lang w:val="en-US"/>
        </w:rPr>
        <w:t>CBStatementDoc</w:t>
      </w:r>
      <w:r w:rsidRPr="00144E43">
        <w:t>.</w:t>
      </w:r>
      <w:r w:rsidRPr="005E52F0">
        <w:rPr>
          <w:lang w:val="en-US"/>
        </w:rPr>
        <w:t>gidPayDoc</w:t>
      </w:r>
      <w:r>
        <w:t>) записать указанные бюджетные аналитики:</w:t>
      </w:r>
    </w:p>
    <w:p w14:paraId="342B6729" w14:textId="77777777" w:rsidR="005E52F0" w:rsidRPr="006F6D2F" w:rsidRDefault="005E52F0" w:rsidP="005E52F0">
      <w:pPr>
        <w:spacing w:after="0"/>
        <w:ind w:firstLine="284"/>
        <w:contextualSpacing/>
        <w:jc w:val="both"/>
      </w:pPr>
      <w:r w:rsidRPr="006F6D2F">
        <w:t>Pm_ObjSumDistr.idBisObjMC = БЕ (из модального окна);</w:t>
      </w:r>
    </w:p>
    <w:p w14:paraId="00216431" w14:textId="47949599" w:rsidR="005E52F0" w:rsidRPr="006F6D2F" w:rsidRDefault="005E52F0" w:rsidP="005E52F0">
      <w:pPr>
        <w:spacing w:after="0"/>
        <w:ind w:firstLine="284"/>
        <w:contextualSpacing/>
        <w:jc w:val="both"/>
      </w:pPr>
      <w:r w:rsidRPr="006F6D2F">
        <w:t>Pm_ObjSumDistr.idBudgItemMC = Статья БДДС (и</w:t>
      </w:r>
      <w:r w:rsidR="006D582D">
        <w:t>з</w:t>
      </w:r>
      <w:r w:rsidRPr="006F6D2F">
        <w:t xml:space="preserve"> модального окна);</w:t>
      </w:r>
    </w:p>
    <w:p w14:paraId="1C0D6C8B" w14:textId="5897FA29" w:rsidR="005E52F0" w:rsidRDefault="005E52F0" w:rsidP="005E52F0">
      <w:pPr>
        <w:spacing w:after="0"/>
        <w:ind w:firstLine="284"/>
        <w:contextualSpacing/>
        <w:jc w:val="both"/>
      </w:pPr>
      <w:r w:rsidRPr="006F6D2F">
        <w:t>Pm_ObjSumDistr.sAttrValMC(idOfsResponsible) = ЦФУ (и</w:t>
      </w:r>
      <w:r w:rsidR="006D582D">
        <w:t>з</w:t>
      </w:r>
      <w:r w:rsidRPr="006F6D2F">
        <w:t xml:space="preserve"> модального окна);</w:t>
      </w:r>
    </w:p>
    <w:p w14:paraId="4A09C193" w14:textId="0FECDCD4" w:rsidR="005E52F0" w:rsidRPr="006F6D2F" w:rsidRDefault="005E52F0" w:rsidP="005E52F0">
      <w:pPr>
        <w:spacing w:after="0"/>
        <w:ind w:firstLine="284"/>
        <w:contextualSpacing/>
        <w:jc w:val="both"/>
      </w:pPr>
      <w:r w:rsidRPr="006F6D2F">
        <w:t>Pm_ObjSumDistr.sAttrValMC(idSngOfsFinCenter) = ЦФО (и</w:t>
      </w:r>
      <w:r w:rsidR="006D582D">
        <w:t>з</w:t>
      </w:r>
      <w:r w:rsidRPr="006F6D2F">
        <w:t xml:space="preserve"> модального окна);</w:t>
      </w:r>
    </w:p>
    <w:p w14:paraId="73540BA7" w14:textId="18733C53" w:rsidR="005E52F0" w:rsidRPr="006F6D2F" w:rsidRDefault="005E52F0" w:rsidP="005E52F0">
      <w:pPr>
        <w:spacing w:after="0"/>
        <w:ind w:firstLine="284"/>
        <w:contextualSpacing/>
        <w:jc w:val="both"/>
      </w:pPr>
      <w:r w:rsidRPr="006F6D2F">
        <w:t>Pm_ObjSumDistr.sAttrValMC(idRespOfs) = Куратор по направлению (и</w:t>
      </w:r>
      <w:r w:rsidR="006D582D">
        <w:t>з</w:t>
      </w:r>
      <w:r w:rsidRPr="006F6D2F">
        <w:t xml:space="preserve"> модального окна);</w:t>
      </w:r>
    </w:p>
    <w:p w14:paraId="7A4FEB0B" w14:textId="44BD654C" w:rsidR="005E52F0" w:rsidRDefault="005E52F0" w:rsidP="00750188">
      <w:pPr>
        <w:spacing w:after="0"/>
        <w:ind w:firstLine="284"/>
        <w:contextualSpacing/>
        <w:jc w:val="both"/>
      </w:pPr>
      <w:r w:rsidRPr="006F6D2F">
        <w:t>Pm_CBStatementDoc.idContract = Договор (и</w:t>
      </w:r>
      <w:r w:rsidR="006D582D">
        <w:t>з</w:t>
      </w:r>
      <w:r w:rsidRPr="006F6D2F">
        <w:t xml:space="preserve"> модального окна).</w:t>
      </w:r>
    </w:p>
    <w:p w14:paraId="6D9522A0" w14:textId="377292F2" w:rsidR="005622E7" w:rsidRPr="009C6420" w:rsidRDefault="009C6420" w:rsidP="00750188">
      <w:pPr>
        <w:pStyle w:val="a6"/>
        <w:numPr>
          <w:ilvl w:val="0"/>
          <w:numId w:val="11"/>
        </w:numPr>
        <w:spacing w:after="0"/>
        <w:ind w:left="0" w:firstLine="284"/>
        <w:rPr>
          <w:rFonts w:cstheme="minorHAnsi"/>
        </w:rPr>
      </w:pPr>
      <w:r>
        <w:rPr>
          <w:rFonts w:cstheme="minorHAnsi"/>
        </w:rPr>
        <w:t>Сохранить изменения, р</w:t>
      </w:r>
      <w:r w:rsidR="005622E7" w:rsidRPr="009C6420">
        <w:rPr>
          <w:rFonts w:cstheme="minorHAnsi"/>
        </w:rPr>
        <w:t xml:space="preserve">азблокировать записи, </w:t>
      </w:r>
      <w:r w:rsidR="009B5499">
        <w:rPr>
          <w:rFonts w:cstheme="minorHAnsi"/>
        </w:rPr>
        <w:t>о</w:t>
      </w:r>
      <w:r w:rsidR="005622E7" w:rsidRPr="009C6420">
        <w:rPr>
          <w:rFonts w:cstheme="minorHAnsi"/>
        </w:rPr>
        <w:t>бновить вывод на экран.</w:t>
      </w:r>
    </w:p>
    <w:p w14:paraId="2A17CAE9" w14:textId="583613C9" w:rsidR="00330C3E" w:rsidRDefault="0036471A" w:rsidP="00750188">
      <w:pPr>
        <w:spacing w:after="0"/>
        <w:ind w:firstLine="284"/>
        <w:contextualSpacing/>
        <w:rPr>
          <w:rFonts w:cstheme="minorHAnsi"/>
        </w:rPr>
      </w:pPr>
      <w:r>
        <w:rPr>
          <w:rFonts w:cstheme="minorHAnsi"/>
        </w:rPr>
        <w:t>Для</w:t>
      </w:r>
      <w:r w:rsidR="00F77D19">
        <w:rPr>
          <w:rFonts w:cstheme="minorHAnsi"/>
        </w:rPr>
        <w:t xml:space="preserve"> </w:t>
      </w:r>
      <w:r w:rsidR="00C65853">
        <w:rPr>
          <w:rFonts w:cstheme="minorHAnsi"/>
        </w:rPr>
        <w:t>отображения</w:t>
      </w:r>
      <w:r w:rsidR="000C75B5">
        <w:rPr>
          <w:rFonts w:cstheme="minorHAnsi"/>
        </w:rPr>
        <w:t xml:space="preserve"> и ввода</w:t>
      </w:r>
      <w:r w:rsidR="000505FB">
        <w:rPr>
          <w:rFonts w:cstheme="minorHAnsi"/>
        </w:rPr>
        <w:t xml:space="preserve"> в модальном окне </w:t>
      </w:r>
      <w:r w:rsidR="000C75B5">
        <w:rPr>
          <w:rFonts w:cstheme="minorHAnsi"/>
        </w:rPr>
        <w:t>использовать</w:t>
      </w:r>
      <w:r w:rsidR="002F3D53">
        <w:rPr>
          <w:rFonts w:cstheme="minorHAnsi"/>
        </w:rPr>
        <w:t xml:space="preserve"> хэдлайны указанных аналитик.</w:t>
      </w:r>
    </w:p>
    <w:p w14:paraId="2DA1F3DE" w14:textId="39154A11" w:rsidR="000E1ABD" w:rsidRDefault="000E1ABD" w:rsidP="00706300">
      <w:pPr>
        <w:spacing w:after="0"/>
        <w:ind w:firstLine="284"/>
        <w:contextualSpacing/>
        <w:rPr>
          <w:rFonts w:cstheme="minorHAnsi"/>
        </w:rPr>
      </w:pPr>
    </w:p>
    <w:p w14:paraId="0780A53F" w14:textId="4B788E00" w:rsidR="000E1ABD" w:rsidRPr="004D049C" w:rsidRDefault="000E1ABD" w:rsidP="000E1ABD">
      <w:pPr>
        <w:pStyle w:val="1"/>
        <w:numPr>
          <w:ilvl w:val="0"/>
          <w:numId w:val="9"/>
        </w:numPr>
        <w:spacing w:before="0"/>
        <w:contextualSpacing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607" w:name="_Toc205374567"/>
      <w:r w:rsidRPr="004D049C">
        <w:rPr>
          <w:rFonts w:asciiTheme="minorHAnsi" w:hAnsiTheme="minorHAnsi" w:cstheme="minorHAnsi"/>
          <w:b/>
          <w:color w:val="auto"/>
          <w:sz w:val="24"/>
          <w:szCs w:val="24"/>
        </w:rPr>
        <w:t xml:space="preserve">Разработка </w:t>
      </w:r>
      <w:r>
        <w:rPr>
          <w:rFonts w:asciiTheme="minorHAnsi" w:hAnsiTheme="minorHAnsi" w:cstheme="minorHAnsi"/>
          <w:b/>
          <w:color w:val="auto"/>
          <w:sz w:val="24"/>
          <w:szCs w:val="24"/>
        </w:rPr>
        <w:t xml:space="preserve">метода </w:t>
      </w:r>
      <w:r w:rsidR="00C02B9A">
        <w:rPr>
          <w:rFonts w:asciiTheme="minorHAnsi" w:hAnsiTheme="minorHAnsi" w:cstheme="minorHAnsi"/>
          <w:b/>
          <w:color w:val="auto"/>
          <w:sz w:val="24"/>
          <w:szCs w:val="24"/>
        </w:rPr>
        <w:t>изменения состояния документа</w:t>
      </w:r>
      <w:r w:rsidRPr="004D049C">
        <w:rPr>
          <w:rFonts w:asciiTheme="minorHAnsi" w:hAnsiTheme="minorHAnsi" w:cstheme="minorHAnsi"/>
          <w:b/>
          <w:color w:val="auto"/>
          <w:sz w:val="24"/>
          <w:szCs w:val="24"/>
        </w:rPr>
        <w:t xml:space="preserve"> БВ</w:t>
      </w:r>
      <w:r>
        <w:rPr>
          <w:rFonts w:asciiTheme="minorHAnsi" w:hAnsiTheme="minorHAnsi" w:cstheme="minorHAnsi"/>
          <w:b/>
          <w:color w:val="auto"/>
          <w:sz w:val="24"/>
          <w:szCs w:val="24"/>
        </w:rPr>
        <w:t xml:space="preserve"> - ЧТЗ № ХХХ п.6.4.3</w:t>
      </w:r>
      <w:bookmarkEnd w:id="60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4144"/>
        <w:gridCol w:w="1260"/>
        <w:gridCol w:w="2534"/>
      </w:tblGrid>
      <w:tr w:rsidR="000E1ABD" w:rsidRPr="00945540" w14:paraId="72E12317" w14:textId="77777777" w:rsidTr="000B650F">
        <w:tc>
          <w:tcPr>
            <w:tcW w:w="1413" w:type="dxa"/>
          </w:tcPr>
          <w:p w14:paraId="6D501C2E" w14:textId="77777777" w:rsidR="000E1ABD" w:rsidRPr="00945540" w:rsidRDefault="000E1ABD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ЧТЗ</w:t>
            </w:r>
          </w:p>
        </w:tc>
        <w:tc>
          <w:tcPr>
            <w:tcW w:w="4144" w:type="dxa"/>
          </w:tcPr>
          <w:p w14:paraId="3555F6B0" w14:textId="77777777" w:rsidR="000E1ABD" w:rsidRPr="00945540" w:rsidRDefault="000E1ABD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Задача</w:t>
            </w:r>
          </w:p>
        </w:tc>
        <w:tc>
          <w:tcPr>
            <w:tcW w:w="1260" w:type="dxa"/>
          </w:tcPr>
          <w:p w14:paraId="3DE5A005" w14:textId="77777777" w:rsidR="000E1ABD" w:rsidRPr="00945540" w:rsidRDefault="000E1ABD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 xml:space="preserve">ДП на </w:t>
            </w:r>
            <w:r w:rsidRPr="00945540">
              <w:rPr>
                <w:rFonts w:cstheme="minorHAnsi"/>
                <w:lang w:val="en-US"/>
              </w:rPr>
              <w:t>SD</w:t>
            </w:r>
          </w:p>
        </w:tc>
        <w:tc>
          <w:tcPr>
            <w:tcW w:w="2534" w:type="dxa"/>
          </w:tcPr>
          <w:p w14:paraId="2D38B0BE" w14:textId="77777777" w:rsidR="000E1ABD" w:rsidRPr="00945540" w:rsidRDefault="000E1ABD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Описание</w:t>
            </w:r>
          </w:p>
        </w:tc>
      </w:tr>
      <w:tr w:rsidR="000E1ABD" w:rsidRPr="00945540" w14:paraId="5170F7AD" w14:textId="77777777" w:rsidTr="000B650F">
        <w:tc>
          <w:tcPr>
            <w:tcW w:w="1413" w:type="dxa"/>
          </w:tcPr>
          <w:p w14:paraId="420C20CB" w14:textId="77777777" w:rsidR="000E1ABD" w:rsidRPr="00945540" w:rsidRDefault="000E1ABD" w:rsidP="000B650F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</w:rPr>
              <w:t>№ ХХХ</w:t>
            </w:r>
          </w:p>
        </w:tc>
        <w:tc>
          <w:tcPr>
            <w:tcW w:w="4144" w:type="dxa"/>
          </w:tcPr>
          <w:p w14:paraId="6652D3E6" w14:textId="77777777" w:rsidR="000E1ABD" w:rsidRPr="00945540" w:rsidRDefault="000E1ABD" w:rsidP="000B650F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  <w:lang w:val="en-US"/>
              </w:rPr>
              <w:t>https://yt.surgutneftegas.ru:4443/issue/TR-742</w:t>
            </w:r>
          </w:p>
        </w:tc>
        <w:tc>
          <w:tcPr>
            <w:tcW w:w="1260" w:type="dxa"/>
          </w:tcPr>
          <w:p w14:paraId="12981BB0" w14:textId="77777777" w:rsidR="000E1ABD" w:rsidRPr="00945540" w:rsidRDefault="000E1ABD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  <w:highlight w:val="yellow"/>
              </w:rPr>
              <w:t>ХХХ</w:t>
            </w:r>
            <w:r w:rsidRPr="00945540">
              <w:rPr>
                <w:rFonts w:cstheme="minorHAnsi"/>
              </w:rPr>
              <w:t>D</w:t>
            </w:r>
          </w:p>
        </w:tc>
        <w:tc>
          <w:tcPr>
            <w:tcW w:w="2534" w:type="dxa"/>
          </w:tcPr>
          <w:p w14:paraId="706AEF73" w14:textId="2C6E67A1" w:rsidR="000E1ABD" w:rsidRPr="00945540" w:rsidRDefault="000E1ABD" w:rsidP="000E1AB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Метод </w:t>
            </w:r>
            <w:r w:rsidR="00C02B9A">
              <w:rPr>
                <w:rFonts w:cstheme="minorHAnsi"/>
                <w:sz w:val="24"/>
                <w:szCs w:val="24"/>
              </w:rPr>
              <w:t>изменения состояния документа</w:t>
            </w:r>
            <w:r w:rsidRPr="003F2B28">
              <w:rPr>
                <w:rFonts w:cstheme="minorHAnsi"/>
                <w:sz w:val="24"/>
                <w:szCs w:val="24"/>
              </w:rPr>
              <w:t xml:space="preserve"> БВ </w:t>
            </w:r>
          </w:p>
        </w:tc>
      </w:tr>
    </w:tbl>
    <w:p w14:paraId="00C72D6B" w14:textId="77B819B8" w:rsidR="000E1ABD" w:rsidRDefault="000E1ABD" w:rsidP="00706300">
      <w:pPr>
        <w:spacing w:after="0"/>
        <w:ind w:firstLine="284"/>
        <w:contextualSpacing/>
        <w:rPr>
          <w:rFonts w:cstheme="minorHAnsi"/>
        </w:rPr>
      </w:pPr>
    </w:p>
    <w:p w14:paraId="1DE78D87" w14:textId="60850B22" w:rsidR="00C07E70" w:rsidRPr="00C14643" w:rsidRDefault="00C21DE0" w:rsidP="003F1034">
      <w:pPr>
        <w:spacing w:after="0"/>
        <w:contextualSpacing/>
        <w:rPr>
          <w:rFonts w:cstheme="minorHAnsi"/>
          <w:strike/>
        </w:rPr>
      </w:pPr>
      <w:r w:rsidRPr="00C14643">
        <w:rPr>
          <w:rFonts w:cstheme="minorHAnsi"/>
          <w:strike/>
        </w:rPr>
        <w:t xml:space="preserve">Для </w:t>
      </w:r>
      <w:r w:rsidR="009E2623" w:rsidRPr="00C14643">
        <w:rPr>
          <w:rFonts w:cstheme="minorHAnsi"/>
          <w:strike/>
        </w:rPr>
        <w:t>изменения состояния</w:t>
      </w:r>
      <w:r w:rsidRPr="00C14643">
        <w:rPr>
          <w:rFonts w:cstheme="minorHAnsi"/>
          <w:strike/>
        </w:rPr>
        <w:t xml:space="preserve"> докум</w:t>
      </w:r>
      <w:r w:rsidR="009E2623" w:rsidRPr="00C14643">
        <w:rPr>
          <w:rFonts w:cstheme="minorHAnsi"/>
          <w:strike/>
        </w:rPr>
        <w:t>ента</w:t>
      </w:r>
      <w:r w:rsidRPr="00C14643">
        <w:rPr>
          <w:rFonts w:cstheme="minorHAnsi"/>
          <w:strike/>
        </w:rPr>
        <w:t xml:space="preserve"> БВ разработать </w:t>
      </w:r>
      <w:r w:rsidRPr="00C14643">
        <w:rPr>
          <w:rFonts w:cstheme="minorHAnsi"/>
          <w:strike/>
          <w:lang w:val="en-US"/>
        </w:rPr>
        <w:t>scala</w:t>
      </w:r>
      <w:r w:rsidRPr="00C14643">
        <w:rPr>
          <w:rFonts w:cstheme="minorHAnsi"/>
          <w:strike/>
        </w:rPr>
        <w:t>-метод «Изменение состояния</w:t>
      </w:r>
      <w:r w:rsidR="009E2623" w:rsidRPr="00C14643">
        <w:rPr>
          <w:rFonts w:cstheme="minorHAnsi"/>
          <w:strike/>
        </w:rPr>
        <w:t xml:space="preserve"> документа</w:t>
      </w:r>
      <w:r w:rsidRPr="00C14643">
        <w:rPr>
          <w:rFonts w:cstheme="minorHAnsi"/>
          <w:strike/>
        </w:rPr>
        <w:t xml:space="preserve"> БВ»</w:t>
      </w:r>
      <w:r w:rsidR="004E62EA" w:rsidRPr="00C14643">
        <w:rPr>
          <w:rFonts w:cstheme="minorHAnsi"/>
          <w:strike/>
        </w:rPr>
        <w:t xml:space="preserve">. </w:t>
      </w:r>
    </w:p>
    <w:p w14:paraId="499601D6" w14:textId="50F68F62" w:rsidR="004E62EA" w:rsidRPr="00C14643" w:rsidRDefault="004E62EA" w:rsidP="003F1034">
      <w:pPr>
        <w:spacing w:after="0"/>
        <w:contextualSpacing/>
        <w:rPr>
          <w:rFonts w:cstheme="minorHAnsi"/>
          <w:strike/>
        </w:rPr>
      </w:pPr>
      <w:r w:rsidRPr="00C14643">
        <w:rPr>
          <w:rFonts w:cstheme="minorHAnsi"/>
          <w:strike/>
        </w:rPr>
        <w:t>На вход метода подаю</w:t>
      </w:r>
      <w:r w:rsidR="00C21DE0" w:rsidRPr="00C14643">
        <w:rPr>
          <w:rFonts w:cstheme="minorHAnsi"/>
          <w:strike/>
        </w:rPr>
        <w:t>тся</w:t>
      </w:r>
      <w:r w:rsidRPr="00C14643">
        <w:rPr>
          <w:rFonts w:cstheme="minorHAnsi"/>
          <w:strike/>
        </w:rPr>
        <w:t xml:space="preserve"> два параметра:</w:t>
      </w:r>
    </w:p>
    <w:p w14:paraId="4FE4D0BB" w14:textId="030645EE" w:rsidR="004E62EA" w:rsidRPr="00C14643" w:rsidRDefault="00274D24" w:rsidP="003F1034">
      <w:pPr>
        <w:spacing w:after="0"/>
        <w:contextualSpacing/>
        <w:rPr>
          <w:rFonts w:cstheme="minorHAnsi"/>
          <w:strike/>
        </w:rPr>
      </w:pPr>
      <w:proofErr w:type="gramStart"/>
      <w:r w:rsidRPr="00C14643">
        <w:rPr>
          <w:rFonts w:cstheme="minorHAnsi"/>
          <w:strike/>
          <w:lang w:val="en-US"/>
        </w:rPr>
        <w:t>gid</w:t>
      </w:r>
      <w:proofErr w:type="gramEnd"/>
      <w:r w:rsidRPr="00C14643">
        <w:rPr>
          <w:rFonts w:cstheme="minorHAnsi"/>
          <w:strike/>
        </w:rPr>
        <w:t xml:space="preserve"> документа БВ </w:t>
      </w:r>
      <w:r w:rsidR="004E62EA" w:rsidRPr="00C14643">
        <w:rPr>
          <w:rFonts w:cstheme="minorHAnsi"/>
          <w:strike/>
        </w:rPr>
        <w:t xml:space="preserve">- </w:t>
      </w:r>
      <w:r w:rsidR="00C21DE0" w:rsidRPr="00C14643">
        <w:rPr>
          <w:rFonts w:cstheme="minorHAnsi"/>
          <w:strike/>
          <w:lang w:val="en-US"/>
        </w:rPr>
        <w:t>Pm</w:t>
      </w:r>
      <w:r w:rsidR="00C21DE0" w:rsidRPr="00C14643">
        <w:rPr>
          <w:rFonts w:cstheme="minorHAnsi"/>
          <w:strike/>
        </w:rPr>
        <w:t>_</w:t>
      </w:r>
      <w:r w:rsidR="00C21DE0" w:rsidRPr="00C14643">
        <w:rPr>
          <w:rFonts w:cstheme="minorHAnsi"/>
          <w:strike/>
          <w:lang w:val="en-US"/>
        </w:rPr>
        <w:t>CBStatementDoc</w:t>
      </w:r>
      <w:r w:rsidR="00C21DE0" w:rsidRPr="00C14643">
        <w:rPr>
          <w:rFonts w:cstheme="minorHAnsi"/>
          <w:strike/>
        </w:rPr>
        <w:t>.</w:t>
      </w:r>
      <w:r w:rsidR="00C21DE0" w:rsidRPr="00C14643">
        <w:rPr>
          <w:rFonts w:cstheme="minorHAnsi"/>
          <w:strike/>
          <w:lang w:val="en-US"/>
        </w:rPr>
        <w:t>gid</w:t>
      </w:r>
      <w:r w:rsidR="004E62EA" w:rsidRPr="00C14643">
        <w:rPr>
          <w:rFonts w:cstheme="minorHAnsi"/>
          <w:strike/>
        </w:rPr>
        <w:t>;</w:t>
      </w:r>
    </w:p>
    <w:p w14:paraId="0F7387F9" w14:textId="539B0C34" w:rsidR="00C21DE0" w:rsidRPr="00C14643" w:rsidRDefault="004E62EA" w:rsidP="003F1034">
      <w:pPr>
        <w:spacing w:after="0"/>
        <w:contextualSpacing/>
        <w:rPr>
          <w:rFonts w:cstheme="minorHAnsi"/>
          <w:strike/>
        </w:rPr>
      </w:pPr>
      <w:r w:rsidRPr="00C14643">
        <w:rPr>
          <w:rFonts w:cstheme="minorHAnsi"/>
          <w:strike/>
          <w:lang w:val="en-US"/>
        </w:rPr>
        <w:t>C</w:t>
      </w:r>
      <w:r w:rsidR="00274D24" w:rsidRPr="00C14643">
        <w:rPr>
          <w:rFonts w:cstheme="minorHAnsi"/>
          <w:strike/>
        </w:rPr>
        <w:t>остояние, на которое необходимо по</w:t>
      </w:r>
      <w:r w:rsidR="00C9222C" w:rsidRPr="00C14643">
        <w:rPr>
          <w:rFonts w:cstheme="minorHAnsi"/>
          <w:strike/>
        </w:rPr>
        <w:t>ме</w:t>
      </w:r>
      <w:r w:rsidR="00274D24" w:rsidRPr="00C14643">
        <w:rPr>
          <w:rFonts w:cstheme="minorHAnsi"/>
          <w:strike/>
        </w:rPr>
        <w:t xml:space="preserve">нять </w:t>
      </w:r>
      <w:r w:rsidR="00C9222C" w:rsidRPr="00C14643">
        <w:rPr>
          <w:rFonts w:cstheme="minorHAnsi"/>
          <w:strike/>
        </w:rPr>
        <w:t xml:space="preserve">состояние </w:t>
      </w:r>
      <w:r w:rsidR="00274D24" w:rsidRPr="00C14643">
        <w:rPr>
          <w:rFonts w:cstheme="minorHAnsi"/>
          <w:strike/>
        </w:rPr>
        <w:t>документ</w:t>
      </w:r>
      <w:r w:rsidR="00C9222C" w:rsidRPr="00C14643">
        <w:rPr>
          <w:rFonts w:cstheme="minorHAnsi"/>
          <w:strike/>
        </w:rPr>
        <w:t>а</w:t>
      </w:r>
      <w:r w:rsidR="00274D24" w:rsidRPr="00C14643">
        <w:rPr>
          <w:rFonts w:cstheme="minorHAnsi"/>
          <w:strike/>
        </w:rPr>
        <w:t xml:space="preserve"> БВ</w:t>
      </w:r>
      <w:r w:rsidRPr="00C14643">
        <w:rPr>
          <w:rFonts w:cstheme="minorHAnsi"/>
          <w:strike/>
        </w:rPr>
        <w:t xml:space="preserve"> -</w:t>
      </w:r>
      <w:r w:rsidR="00274D24" w:rsidRPr="00C14643">
        <w:rPr>
          <w:rFonts w:cstheme="minorHAnsi"/>
          <w:strike/>
        </w:rPr>
        <w:t xml:space="preserve"> </w:t>
      </w:r>
      <w:r w:rsidR="00C21DE0" w:rsidRPr="00C14643">
        <w:rPr>
          <w:rFonts w:cstheme="minorHAnsi"/>
          <w:strike/>
          <w:lang w:val="en-US"/>
        </w:rPr>
        <w:t>idState</w:t>
      </w:r>
      <w:r w:rsidR="00C21DE0" w:rsidRPr="00C14643">
        <w:rPr>
          <w:rFonts w:cstheme="minorHAnsi"/>
          <w:strike/>
        </w:rPr>
        <w:t xml:space="preserve"> (ссылается на </w:t>
      </w:r>
      <w:r w:rsidR="00C21DE0" w:rsidRPr="00C14643">
        <w:rPr>
          <w:rFonts w:cstheme="minorHAnsi"/>
          <w:strike/>
          <w:lang w:val="en-US"/>
        </w:rPr>
        <w:t>Pm</w:t>
      </w:r>
      <w:r w:rsidR="00C21DE0" w:rsidRPr="00C14643">
        <w:rPr>
          <w:rFonts w:cstheme="minorHAnsi"/>
          <w:strike/>
        </w:rPr>
        <w:t>_</w:t>
      </w:r>
      <w:r w:rsidR="00C21DE0" w:rsidRPr="00C14643">
        <w:rPr>
          <w:rFonts w:cstheme="minorHAnsi"/>
          <w:strike/>
          <w:lang w:val="en-US"/>
        </w:rPr>
        <w:t>CBStatementDoc</w:t>
      </w:r>
      <w:r w:rsidR="00C21DE0" w:rsidRPr="00C14643">
        <w:rPr>
          <w:rFonts w:cstheme="minorHAnsi"/>
          <w:strike/>
        </w:rPr>
        <w:t>.</w:t>
      </w:r>
      <w:r w:rsidR="00C21DE0" w:rsidRPr="00C14643">
        <w:rPr>
          <w:rFonts w:cstheme="minorHAnsi"/>
          <w:strike/>
          <w:lang w:val="en-US"/>
        </w:rPr>
        <w:t>idState</w:t>
      </w:r>
      <w:r w:rsidR="00C21DE0" w:rsidRPr="00C14643">
        <w:rPr>
          <w:rFonts w:cstheme="minorHAnsi"/>
          <w:strike/>
        </w:rPr>
        <w:t>).</w:t>
      </w:r>
    </w:p>
    <w:p w14:paraId="7B79FDAA" w14:textId="1AD3BFD1" w:rsidR="00C07E70" w:rsidRPr="00C14643" w:rsidRDefault="00C07E70" w:rsidP="003F1034">
      <w:pPr>
        <w:spacing w:after="0"/>
        <w:contextualSpacing/>
        <w:rPr>
          <w:rFonts w:cstheme="minorHAnsi"/>
          <w:strike/>
        </w:rPr>
      </w:pPr>
      <w:r w:rsidRPr="00C14643">
        <w:rPr>
          <w:rFonts w:cstheme="minorHAnsi"/>
          <w:strike/>
        </w:rPr>
        <w:t>На выходе метода будет получена ошибка</w:t>
      </w:r>
      <w:r w:rsidR="002E7E5D" w:rsidRPr="00C14643">
        <w:rPr>
          <w:rFonts w:cstheme="minorHAnsi"/>
          <w:strike/>
        </w:rPr>
        <w:t xml:space="preserve"> (</w:t>
      </w:r>
      <w:r w:rsidR="00825F29" w:rsidRPr="00C14643">
        <w:rPr>
          <w:rFonts w:cstheme="minorHAnsi"/>
          <w:strike/>
          <w:lang w:val="en-US"/>
        </w:rPr>
        <w:t>sM</w:t>
      </w:r>
      <w:r w:rsidR="002E7E5D" w:rsidRPr="00C14643">
        <w:rPr>
          <w:rFonts w:cstheme="minorHAnsi"/>
          <w:strike/>
          <w:lang w:val="en-US"/>
        </w:rPr>
        <w:t>essage</w:t>
      </w:r>
      <w:r w:rsidR="002E7E5D" w:rsidRPr="00C14643">
        <w:rPr>
          <w:rFonts w:cstheme="minorHAnsi"/>
          <w:strike/>
        </w:rPr>
        <w:t>)</w:t>
      </w:r>
      <w:r w:rsidRPr="00C14643">
        <w:rPr>
          <w:rFonts w:cstheme="minorHAnsi"/>
          <w:strike/>
        </w:rPr>
        <w:t xml:space="preserve"> или изменится состояние </w:t>
      </w:r>
      <w:r w:rsidRPr="00C14643">
        <w:rPr>
          <w:rFonts w:cstheme="minorHAnsi"/>
          <w:strike/>
          <w:lang w:val="en-US"/>
        </w:rPr>
        <w:t>Pm</w:t>
      </w:r>
      <w:r w:rsidRPr="00C14643">
        <w:rPr>
          <w:rFonts w:cstheme="minorHAnsi"/>
          <w:strike/>
        </w:rPr>
        <w:t>_</w:t>
      </w:r>
      <w:r w:rsidRPr="00C14643">
        <w:rPr>
          <w:rFonts w:cstheme="minorHAnsi"/>
          <w:strike/>
          <w:lang w:val="en-US"/>
        </w:rPr>
        <w:t>CBStatementDoc</w:t>
      </w:r>
      <w:r w:rsidRPr="00C14643">
        <w:rPr>
          <w:rFonts w:cstheme="minorHAnsi"/>
          <w:strike/>
        </w:rPr>
        <w:t>.</w:t>
      </w:r>
      <w:r w:rsidRPr="00C14643">
        <w:rPr>
          <w:rFonts w:cstheme="minorHAnsi"/>
          <w:strike/>
          <w:lang w:val="en-US"/>
        </w:rPr>
        <w:t>idState</w:t>
      </w:r>
      <w:r w:rsidRPr="00C14643">
        <w:rPr>
          <w:rFonts w:cstheme="minorHAnsi"/>
          <w:strike/>
        </w:rPr>
        <w:t xml:space="preserve">. </w:t>
      </w:r>
    </w:p>
    <w:p w14:paraId="6AE2C13A" w14:textId="77777777" w:rsidR="00F57862" w:rsidRPr="00C14643" w:rsidRDefault="00F57862" w:rsidP="003F1034">
      <w:pPr>
        <w:spacing w:after="0"/>
        <w:contextualSpacing/>
        <w:rPr>
          <w:rFonts w:cstheme="minorHAnsi"/>
          <w:strike/>
        </w:rPr>
      </w:pPr>
    </w:p>
    <w:p w14:paraId="6B356199" w14:textId="05873C53" w:rsidR="00C21DE0" w:rsidRPr="00C14643" w:rsidRDefault="00882D43" w:rsidP="003F1034">
      <w:pPr>
        <w:pStyle w:val="a6"/>
        <w:spacing w:after="0"/>
        <w:ind w:left="0"/>
        <w:rPr>
          <w:rFonts w:cstheme="minorHAnsi"/>
          <w:strike/>
        </w:rPr>
      </w:pPr>
      <w:r w:rsidRPr="00C14643">
        <w:rPr>
          <w:rFonts w:cstheme="minorHAnsi"/>
          <w:b/>
          <w:strike/>
        </w:rPr>
        <w:t>Если на вход</w:t>
      </w:r>
      <w:r w:rsidRPr="00C14643">
        <w:rPr>
          <w:rFonts w:cstheme="minorHAnsi"/>
          <w:strike/>
        </w:rPr>
        <w:t xml:space="preserve"> </w:t>
      </w:r>
      <w:r w:rsidRPr="00C14643">
        <w:rPr>
          <w:rFonts w:cstheme="minorHAnsi"/>
          <w:b/>
          <w:strike/>
        </w:rPr>
        <w:t xml:space="preserve">метода подается </w:t>
      </w:r>
      <w:r w:rsidRPr="00C14643">
        <w:rPr>
          <w:rFonts w:cstheme="minorHAnsi"/>
          <w:b/>
          <w:strike/>
          <w:lang w:val="en-US"/>
        </w:rPr>
        <w:t>idStateMC</w:t>
      </w:r>
      <w:r w:rsidRPr="00C14643">
        <w:rPr>
          <w:rFonts w:cstheme="minorHAnsi"/>
          <w:b/>
          <w:strike/>
        </w:rPr>
        <w:t xml:space="preserve"> = 200</w:t>
      </w:r>
      <w:r w:rsidRPr="00C14643">
        <w:rPr>
          <w:rFonts w:cstheme="minorHAnsi"/>
          <w:strike/>
        </w:rPr>
        <w:t xml:space="preserve"> («Обработано </w:t>
      </w:r>
      <w:r w:rsidR="008B14D9" w:rsidRPr="00C14643">
        <w:rPr>
          <w:rFonts w:cstheme="minorHAnsi"/>
          <w:strike/>
        </w:rPr>
        <w:t>ФУ</w:t>
      </w:r>
      <w:r w:rsidRPr="00C14643">
        <w:rPr>
          <w:rFonts w:cstheme="minorHAnsi"/>
          <w:strike/>
        </w:rPr>
        <w:t xml:space="preserve">»), то </w:t>
      </w:r>
      <w:r w:rsidR="005E2FD9" w:rsidRPr="00C14643">
        <w:rPr>
          <w:rFonts w:cstheme="minorHAnsi"/>
          <w:strike/>
        </w:rPr>
        <w:t>выполнить п.1-7</w:t>
      </w:r>
      <w:r w:rsidRPr="00C14643">
        <w:rPr>
          <w:rFonts w:cstheme="minorHAnsi"/>
          <w:strike/>
        </w:rPr>
        <w:t>.</w:t>
      </w:r>
    </w:p>
    <w:p w14:paraId="5A95C9AC" w14:textId="2248D5C6" w:rsidR="003F1034" w:rsidRPr="00C14643" w:rsidRDefault="00882D43" w:rsidP="003F1034">
      <w:pPr>
        <w:pStyle w:val="a6"/>
        <w:numPr>
          <w:ilvl w:val="0"/>
          <w:numId w:val="31"/>
        </w:numPr>
        <w:spacing w:after="0"/>
        <w:ind w:left="0" w:firstLine="0"/>
        <w:rPr>
          <w:rFonts w:cstheme="minorHAnsi"/>
          <w:strike/>
        </w:rPr>
      </w:pPr>
      <w:r w:rsidRPr="00C14643">
        <w:rPr>
          <w:rFonts w:cstheme="minorHAnsi"/>
          <w:strike/>
        </w:rPr>
        <w:t xml:space="preserve">Если </w:t>
      </w:r>
      <w:r w:rsidRPr="00C14643">
        <w:rPr>
          <w:rFonts w:cstheme="minorHAnsi"/>
          <w:strike/>
          <w:lang w:val="en-US"/>
        </w:rPr>
        <w:t>Pm</w:t>
      </w:r>
      <w:r w:rsidRPr="00C14643">
        <w:rPr>
          <w:rFonts w:cstheme="minorHAnsi"/>
          <w:strike/>
        </w:rPr>
        <w:t>_</w:t>
      </w:r>
      <w:r w:rsidRPr="00C14643">
        <w:rPr>
          <w:rFonts w:cstheme="minorHAnsi"/>
          <w:strike/>
          <w:lang w:val="en-US"/>
        </w:rPr>
        <w:t>CBStatementDoc</w:t>
      </w:r>
      <w:r w:rsidRPr="00C14643">
        <w:rPr>
          <w:rFonts w:cstheme="minorHAnsi"/>
          <w:strike/>
        </w:rPr>
        <w:t>.</w:t>
      </w:r>
      <w:r w:rsidRPr="00C14643">
        <w:rPr>
          <w:rFonts w:cstheme="minorHAnsi"/>
          <w:strike/>
          <w:lang w:val="en-US"/>
        </w:rPr>
        <w:t>idState</w:t>
      </w:r>
      <w:r w:rsidR="005E2FD9" w:rsidRPr="00C14643">
        <w:rPr>
          <w:rFonts w:cstheme="minorHAnsi"/>
          <w:strike/>
          <w:lang w:val="en-US"/>
        </w:rPr>
        <w:t>MC</w:t>
      </w:r>
      <w:r w:rsidRPr="00C14643">
        <w:rPr>
          <w:rFonts w:cstheme="minorHAnsi"/>
          <w:strike/>
        </w:rPr>
        <w:t xml:space="preserve"> = 200 («Обработано </w:t>
      </w:r>
      <w:r w:rsidR="008B14D9" w:rsidRPr="00C14643">
        <w:rPr>
          <w:rFonts w:cstheme="minorHAnsi"/>
          <w:strike/>
        </w:rPr>
        <w:t>ФУ</w:t>
      </w:r>
      <w:r w:rsidRPr="00C14643">
        <w:rPr>
          <w:rFonts w:cstheme="minorHAnsi"/>
          <w:strike/>
        </w:rPr>
        <w:t>»)</w:t>
      </w:r>
      <w:r w:rsidR="003F1034" w:rsidRPr="00C14643">
        <w:rPr>
          <w:rFonts w:cstheme="minorHAnsi"/>
          <w:strike/>
        </w:rPr>
        <w:t xml:space="preserve"> поданного на вход </w:t>
      </w:r>
      <w:r w:rsidR="003F1034" w:rsidRPr="00C14643">
        <w:rPr>
          <w:rFonts w:cstheme="minorHAnsi"/>
          <w:strike/>
          <w:lang w:val="en-US"/>
        </w:rPr>
        <w:t>Pm</w:t>
      </w:r>
      <w:r w:rsidR="003F1034" w:rsidRPr="00C14643">
        <w:rPr>
          <w:rFonts w:cstheme="minorHAnsi"/>
          <w:strike/>
        </w:rPr>
        <w:t>_</w:t>
      </w:r>
      <w:r w:rsidR="003F1034" w:rsidRPr="00C14643">
        <w:rPr>
          <w:rFonts w:cstheme="minorHAnsi"/>
          <w:strike/>
          <w:lang w:val="en-US"/>
        </w:rPr>
        <w:t>CBStatementDoc</w:t>
      </w:r>
      <w:r w:rsidR="003F1034" w:rsidRPr="00C14643">
        <w:rPr>
          <w:rFonts w:cstheme="minorHAnsi"/>
          <w:strike/>
        </w:rPr>
        <w:t>.</w:t>
      </w:r>
      <w:r w:rsidR="003F1034" w:rsidRPr="00C14643">
        <w:rPr>
          <w:rFonts w:cstheme="minorHAnsi"/>
          <w:strike/>
          <w:lang w:val="en-US"/>
        </w:rPr>
        <w:t>gid</w:t>
      </w:r>
      <w:r w:rsidRPr="00C14643">
        <w:rPr>
          <w:rFonts w:cstheme="minorHAnsi"/>
          <w:strike/>
        </w:rPr>
        <w:t>, то завершить работу метода.</w:t>
      </w:r>
      <w:r w:rsidR="003F1034" w:rsidRPr="00C14643">
        <w:rPr>
          <w:rFonts w:cstheme="minorHAnsi"/>
          <w:strike/>
        </w:rPr>
        <w:t xml:space="preserve"> Иначе, выполнить проверки ниже.</w:t>
      </w:r>
    </w:p>
    <w:p w14:paraId="3F8F249A" w14:textId="7963F12C" w:rsidR="003F1034" w:rsidRPr="00C14643" w:rsidRDefault="003F1034" w:rsidP="003F1034">
      <w:pPr>
        <w:pStyle w:val="a6"/>
        <w:numPr>
          <w:ilvl w:val="0"/>
          <w:numId w:val="31"/>
        </w:numPr>
        <w:spacing w:after="0" w:line="240" w:lineRule="auto"/>
        <w:ind w:left="0" w:firstLine="0"/>
        <w:contextualSpacing w:val="0"/>
        <w:jc w:val="both"/>
        <w:rPr>
          <w:strike/>
        </w:rPr>
      </w:pPr>
      <w:r w:rsidRPr="00C14643">
        <w:rPr>
          <w:strike/>
        </w:rPr>
        <w:t xml:space="preserve">Проверить, что заполнены атрибуты в записи класса </w:t>
      </w:r>
      <w:r w:rsidRPr="00C14643">
        <w:rPr>
          <w:rFonts w:cstheme="minorHAnsi"/>
          <w:strike/>
          <w:lang w:val="en-US"/>
        </w:rPr>
        <w:t>Pm</w:t>
      </w:r>
      <w:r w:rsidRPr="00C14643">
        <w:rPr>
          <w:rFonts w:cstheme="minorHAnsi"/>
          <w:strike/>
        </w:rPr>
        <w:t>_</w:t>
      </w:r>
      <w:r w:rsidRPr="00C14643">
        <w:rPr>
          <w:rFonts w:cstheme="minorHAnsi"/>
          <w:strike/>
          <w:lang w:val="en-US"/>
        </w:rPr>
        <w:t>CBStatementDoc</w:t>
      </w:r>
      <w:r w:rsidRPr="00C14643">
        <w:rPr>
          <w:rFonts w:cstheme="minorHAnsi"/>
          <w:strike/>
        </w:rPr>
        <w:t xml:space="preserve"> с </w:t>
      </w:r>
      <w:r w:rsidRPr="00C14643">
        <w:rPr>
          <w:strike/>
        </w:rPr>
        <w:t xml:space="preserve">поданным на вход </w:t>
      </w:r>
      <w:r w:rsidRPr="00C14643">
        <w:rPr>
          <w:rFonts w:cstheme="minorHAnsi"/>
          <w:strike/>
          <w:lang w:val="en-US"/>
        </w:rPr>
        <w:t>Pm</w:t>
      </w:r>
      <w:r w:rsidRPr="00C14643">
        <w:rPr>
          <w:rFonts w:cstheme="minorHAnsi"/>
          <w:strike/>
        </w:rPr>
        <w:t>_</w:t>
      </w:r>
      <w:r w:rsidRPr="00C14643">
        <w:rPr>
          <w:rFonts w:cstheme="minorHAnsi"/>
          <w:strike/>
          <w:lang w:val="en-US"/>
        </w:rPr>
        <w:t>CBStatementDoc</w:t>
      </w:r>
      <w:r w:rsidRPr="00C14643">
        <w:rPr>
          <w:rFonts w:cstheme="minorHAnsi"/>
          <w:strike/>
        </w:rPr>
        <w:t>.</w:t>
      </w:r>
      <w:r w:rsidRPr="00C14643">
        <w:rPr>
          <w:rFonts w:cstheme="minorHAnsi"/>
          <w:strike/>
          <w:lang w:val="en-US"/>
        </w:rPr>
        <w:t>gid</w:t>
      </w:r>
      <w:r w:rsidRPr="00C14643">
        <w:rPr>
          <w:strike/>
        </w:rPr>
        <w:t>:</w:t>
      </w:r>
    </w:p>
    <w:p w14:paraId="717BFBF0" w14:textId="718853E9" w:rsidR="003F1034" w:rsidRPr="00C14643" w:rsidRDefault="003F1034" w:rsidP="003F1034">
      <w:pPr>
        <w:pStyle w:val="a6"/>
        <w:numPr>
          <w:ilvl w:val="0"/>
          <w:numId w:val="2"/>
        </w:numPr>
        <w:spacing w:after="0" w:line="240" w:lineRule="auto"/>
        <w:ind w:left="0" w:firstLine="0"/>
        <w:contextualSpacing w:val="0"/>
        <w:jc w:val="both"/>
        <w:rPr>
          <w:rFonts w:eastAsia="Times New Roman"/>
          <w:strike/>
          <w:color w:val="000000"/>
          <w:lang w:val="en-US"/>
        </w:rPr>
      </w:pPr>
      <w:r w:rsidRPr="00C14643">
        <w:rPr>
          <w:strike/>
          <w:lang w:val="en-US"/>
        </w:rPr>
        <w:t>«</w:t>
      </w:r>
      <w:r w:rsidRPr="00C14643">
        <w:rPr>
          <w:strike/>
        </w:rPr>
        <w:t>К</w:t>
      </w:r>
      <w:r w:rsidRPr="00C14643">
        <w:rPr>
          <w:rFonts w:eastAsia="Times New Roman" w:cstheme="minorHAnsi"/>
          <w:strike/>
          <w:color w:val="000000"/>
          <w:lang w:eastAsia="ru-RU"/>
        </w:rPr>
        <w:t>онтрагент</w:t>
      </w:r>
      <w:r w:rsidRPr="00C14643">
        <w:rPr>
          <w:rFonts w:eastAsia="Times New Roman" w:cstheme="minorHAnsi"/>
          <w:strike/>
          <w:color w:val="000000"/>
          <w:lang w:val="en-US" w:eastAsia="ru-RU"/>
        </w:rPr>
        <w:t>-</w:t>
      </w:r>
      <w:r w:rsidRPr="00C14643">
        <w:rPr>
          <w:rFonts w:eastAsia="Times New Roman" w:cstheme="minorHAnsi"/>
          <w:strike/>
          <w:color w:val="000000"/>
          <w:lang w:eastAsia="ru-RU"/>
        </w:rPr>
        <w:t>плательщик</w:t>
      </w:r>
      <w:r w:rsidRPr="00C14643">
        <w:rPr>
          <w:rFonts w:eastAsia="Times New Roman" w:cstheme="minorHAnsi"/>
          <w:strike/>
          <w:color w:val="000000"/>
          <w:lang w:val="en-US" w:eastAsia="ru-RU"/>
        </w:rPr>
        <w:t xml:space="preserve"> Global</w:t>
      </w:r>
      <w:r w:rsidRPr="00C14643">
        <w:rPr>
          <w:strike/>
          <w:lang w:val="en-US"/>
        </w:rPr>
        <w:t>» (g</w:t>
      </w:r>
      <w:r w:rsidRPr="00C14643">
        <w:rPr>
          <w:rFonts w:eastAsia="Times New Roman"/>
          <w:strike/>
          <w:color w:val="000000"/>
          <w:lang w:val="en-US"/>
        </w:rPr>
        <w:t>idSettlerOut)</w:t>
      </w:r>
      <w:r w:rsidRPr="00C14643">
        <w:rPr>
          <w:strike/>
          <w:lang w:val="en-US"/>
        </w:rPr>
        <w:t xml:space="preserve"> </w:t>
      </w:r>
      <w:r w:rsidRPr="00C14643">
        <w:rPr>
          <w:strike/>
        </w:rPr>
        <w:t>для</w:t>
      </w:r>
      <w:r w:rsidRPr="00C14643">
        <w:rPr>
          <w:strike/>
          <w:lang w:val="en-US"/>
        </w:rPr>
        <w:t xml:space="preserve"> </w:t>
      </w:r>
      <w:r w:rsidRPr="00C14643">
        <w:rPr>
          <w:rFonts w:eastAsia="Times New Roman"/>
          <w:strike/>
          <w:color w:val="000000"/>
          <w:lang w:val="en-US"/>
        </w:rPr>
        <w:t>nDirection = 1,</w:t>
      </w:r>
    </w:p>
    <w:p w14:paraId="3C7D17C8" w14:textId="23C11FFE" w:rsidR="003F1034" w:rsidRPr="00C14643" w:rsidRDefault="003F1034" w:rsidP="003F1034">
      <w:pPr>
        <w:pStyle w:val="a6"/>
        <w:numPr>
          <w:ilvl w:val="0"/>
          <w:numId w:val="2"/>
        </w:numPr>
        <w:spacing w:after="0" w:line="240" w:lineRule="auto"/>
        <w:ind w:left="0" w:firstLine="0"/>
        <w:contextualSpacing w:val="0"/>
        <w:jc w:val="both"/>
        <w:rPr>
          <w:rFonts w:eastAsia="Times New Roman"/>
          <w:strike/>
          <w:color w:val="000000"/>
        </w:rPr>
      </w:pPr>
      <w:r w:rsidRPr="00C14643">
        <w:rPr>
          <w:strike/>
        </w:rPr>
        <w:t>«К</w:t>
      </w:r>
      <w:r w:rsidRPr="00C14643">
        <w:rPr>
          <w:rFonts w:eastAsia="Times New Roman" w:cstheme="minorHAnsi"/>
          <w:strike/>
          <w:color w:val="000000"/>
          <w:lang w:eastAsia="ru-RU"/>
        </w:rPr>
        <w:t>онтрагент-получателя Global</w:t>
      </w:r>
      <w:r w:rsidRPr="00C14643">
        <w:rPr>
          <w:strike/>
        </w:rPr>
        <w:t>» (</w:t>
      </w:r>
      <w:r w:rsidRPr="00C14643">
        <w:rPr>
          <w:strike/>
          <w:lang w:val="en-US"/>
        </w:rPr>
        <w:t>g</w:t>
      </w:r>
      <w:r w:rsidRPr="00C14643">
        <w:rPr>
          <w:rFonts w:eastAsia="Times New Roman"/>
          <w:strike/>
          <w:color w:val="000000"/>
          <w:lang w:val="en-US"/>
        </w:rPr>
        <w:t>idSettlerIn</w:t>
      </w:r>
      <w:r w:rsidRPr="00C14643">
        <w:rPr>
          <w:rFonts w:eastAsia="Times New Roman"/>
          <w:strike/>
          <w:color w:val="000000"/>
        </w:rPr>
        <w:t>)</w:t>
      </w:r>
      <w:r w:rsidRPr="00C14643">
        <w:rPr>
          <w:strike/>
        </w:rPr>
        <w:t xml:space="preserve"> для </w:t>
      </w:r>
      <w:r w:rsidRPr="00C14643">
        <w:rPr>
          <w:rFonts w:eastAsia="Times New Roman"/>
          <w:strike/>
          <w:color w:val="000000"/>
          <w:lang w:val="en-US"/>
        </w:rPr>
        <w:t>nDirection</w:t>
      </w:r>
      <w:r w:rsidRPr="00C14643">
        <w:rPr>
          <w:rFonts w:eastAsia="Times New Roman"/>
          <w:strike/>
          <w:color w:val="000000"/>
        </w:rPr>
        <w:t xml:space="preserve"> = -1,</w:t>
      </w:r>
    </w:p>
    <w:p w14:paraId="26061538" w14:textId="77777777" w:rsidR="003F1034" w:rsidRPr="00C14643" w:rsidRDefault="003F1034" w:rsidP="003F1034">
      <w:pPr>
        <w:pStyle w:val="a6"/>
        <w:numPr>
          <w:ilvl w:val="0"/>
          <w:numId w:val="2"/>
        </w:numPr>
        <w:spacing w:after="0" w:line="240" w:lineRule="auto"/>
        <w:ind w:left="0" w:firstLine="0"/>
        <w:contextualSpacing w:val="0"/>
        <w:jc w:val="both"/>
        <w:rPr>
          <w:strike/>
          <w:lang w:val="en-US"/>
        </w:rPr>
      </w:pPr>
      <w:r w:rsidRPr="00C14643">
        <w:rPr>
          <w:strike/>
        </w:rPr>
        <w:t xml:space="preserve">«Платежный документ </w:t>
      </w:r>
      <w:r w:rsidRPr="00C14643">
        <w:rPr>
          <w:strike/>
          <w:lang w:val="en-US"/>
        </w:rPr>
        <w:t>Global</w:t>
      </w:r>
      <w:r w:rsidRPr="00C14643">
        <w:rPr>
          <w:strike/>
        </w:rPr>
        <w:t>» (</w:t>
      </w:r>
      <w:r w:rsidRPr="00C14643">
        <w:rPr>
          <w:strike/>
          <w:lang w:val="en-US"/>
        </w:rPr>
        <w:t>gidPayDoc</w:t>
      </w:r>
      <w:r w:rsidRPr="00C14643">
        <w:rPr>
          <w:strike/>
        </w:rPr>
        <w:t>)</w:t>
      </w:r>
      <w:r w:rsidRPr="00C14643">
        <w:rPr>
          <w:strike/>
          <w:lang w:val="en-US"/>
        </w:rPr>
        <w:t>.</w:t>
      </w:r>
    </w:p>
    <w:p w14:paraId="5268DCB6" w14:textId="7F35294E" w:rsidR="003F1034" w:rsidRPr="00C14643" w:rsidRDefault="003F1034" w:rsidP="003F1034">
      <w:pPr>
        <w:pStyle w:val="a6"/>
        <w:spacing w:after="0" w:line="240" w:lineRule="auto"/>
        <w:ind w:left="0"/>
        <w:contextualSpacing w:val="0"/>
        <w:jc w:val="both"/>
        <w:rPr>
          <w:rFonts w:eastAsia="Times New Roman"/>
          <w:strike/>
          <w:color w:val="000000"/>
        </w:rPr>
      </w:pPr>
      <w:r w:rsidRPr="00C14643">
        <w:rPr>
          <w:strike/>
        </w:rPr>
        <w:t>Если хоть од</w:t>
      </w:r>
      <w:r w:rsidR="00E623BC" w:rsidRPr="00C14643">
        <w:rPr>
          <w:strike/>
        </w:rPr>
        <w:t xml:space="preserve">ин </w:t>
      </w:r>
      <w:r w:rsidRPr="00C14643">
        <w:rPr>
          <w:strike/>
        </w:rPr>
        <w:t xml:space="preserve">из них не заполнен, то </w:t>
      </w:r>
      <w:r w:rsidR="00403018" w:rsidRPr="00C14643">
        <w:rPr>
          <w:strike/>
        </w:rPr>
        <w:t xml:space="preserve">добавить в лог ошибки наименование </w:t>
      </w:r>
      <w:r w:rsidR="00DA7DE4" w:rsidRPr="00C14643">
        <w:rPr>
          <w:strike/>
        </w:rPr>
        <w:t xml:space="preserve">незаполненного атрибута </w:t>
      </w:r>
      <w:r w:rsidR="00403018" w:rsidRPr="00C14643">
        <w:rPr>
          <w:strike/>
        </w:rPr>
        <w:t xml:space="preserve">из описания выше через запятую. </w:t>
      </w:r>
      <w:r w:rsidR="00403018" w:rsidRPr="00C14643">
        <w:rPr>
          <w:strike/>
          <w:u w:val="single"/>
        </w:rPr>
        <w:t>Пример</w:t>
      </w:r>
      <w:r w:rsidR="00403018" w:rsidRPr="00C14643">
        <w:rPr>
          <w:strike/>
        </w:rPr>
        <w:t>: К</w:t>
      </w:r>
      <w:r w:rsidR="00403018" w:rsidRPr="00C14643">
        <w:rPr>
          <w:rFonts w:eastAsia="Times New Roman" w:cstheme="minorHAnsi"/>
          <w:strike/>
          <w:color w:val="000000"/>
          <w:lang w:eastAsia="ru-RU"/>
        </w:rPr>
        <w:t xml:space="preserve">онтрагент-плательщик </w:t>
      </w:r>
      <w:r w:rsidR="00403018" w:rsidRPr="00C14643">
        <w:rPr>
          <w:rFonts w:eastAsia="Times New Roman" w:cstheme="minorHAnsi"/>
          <w:strike/>
          <w:color w:val="000000"/>
          <w:lang w:val="en-US" w:eastAsia="ru-RU"/>
        </w:rPr>
        <w:t>Global</w:t>
      </w:r>
      <w:r w:rsidR="00403018" w:rsidRPr="00C14643">
        <w:rPr>
          <w:rFonts w:eastAsia="Times New Roman" w:cstheme="minorHAnsi"/>
          <w:strike/>
          <w:color w:val="000000"/>
          <w:lang w:eastAsia="ru-RU"/>
        </w:rPr>
        <w:t xml:space="preserve">, </w:t>
      </w:r>
      <w:r w:rsidR="00403018" w:rsidRPr="00C14643">
        <w:rPr>
          <w:strike/>
        </w:rPr>
        <w:t xml:space="preserve">Платежный документ </w:t>
      </w:r>
      <w:r w:rsidR="00403018" w:rsidRPr="00C14643">
        <w:rPr>
          <w:strike/>
          <w:lang w:val="en-US"/>
        </w:rPr>
        <w:t>Global</w:t>
      </w:r>
    </w:p>
    <w:p w14:paraId="46CE01A0" w14:textId="5818ACCD" w:rsidR="00856603" w:rsidRPr="00771D3B" w:rsidRDefault="00856603" w:rsidP="00DA7DE4">
      <w:pPr>
        <w:pStyle w:val="a6"/>
        <w:numPr>
          <w:ilvl w:val="0"/>
          <w:numId w:val="31"/>
        </w:numPr>
        <w:spacing w:after="0"/>
        <w:ind w:left="0" w:firstLine="284"/>
        <w:rPr>
          <w:rFonts w:cstheme="minorHAnsi"/>
          <w:strike/>
        </w:rPr>
      </w:pPr>
      <w:commentRangeStart w:id="608"/>
      <w:commentRangeStart w:id="609"/>
      <w:r w:rsidRPr="00C14643">
        <w:rPr>
          <w:rFonts w:cstheme="minorHAnsi"/>
          <w:strike/>
        </w:rPr>
        <w:t>Проверить</w:t>
      </w:r>
      <w:commentRangeEnd w:id="608"/>
      <w:r w:rsidR="006171BC" w:rsidRPr="00771D3B">
        <w:rPr>
          <w:rStyle w:val="ad"/>
          <w:strike/>
        </w:rPr>
        <w:commentReference w:id="608"/>
      </w:r>
      <w:commentRangeEnd w:id="609"/>
      <w:r w:rsidR="00771D3B">
        <w:rPr>
          <w:rStyle w:val="ad"/>
        </w:rPr>
        <w:commentReference w:id="609"/>
      </w:r>
      <w:r w:rsidRPr="00771D3B">
        <w:rPr>
          <w:rFonts w:cstheme="minorHAnsi"/>
          <w:strike/>
        </w:rPr>
        <w:t xml:space="preserve"> заполнение атрибутов </w:t>
      </w:r>
      <w:r w:rsidR="00EC678E" w:rsidRPr="00771D3B">
        <w:rPr>
          <w:rFonts w:cstheme="minorHAnsi"/>
          <w:strike/>
        </w:rPr>
        <w:t xml:space="preserve">в каждой строке </w:t>
      </w:r>
      <w:r w:rsidRPr="00771D3B">
        <w:rPr>
          <w:rFonts w:cstheme="minorHAnsi"/>
          <w:strike/>
        </w:rPr>
        <w:t xml:space="preserve">распределения из ПП/ВПП, связанных с документом БВ по условию </w:t>
      </w:r>
      <w:r w:rsidRPr="00771D3B">
        <w:rPr>
          <w:rFonts w:cstheme="minorHAnsi"/>
          <w:strike/>
          <w:lang w:val="en-US"/>
        </w:rPr>
        <w:t>Pm</w:t>
      </w:r>
      <w:r w:rsidRPr="00771D3B">
        <w:rPr>
          <w:rFonts w:cstheme="minorHAnsi"/>
          <w:strike/>
        </w:rPr>
        <w:t>_</w:t>
      </w:r>
      <w:r w:rsidRPr="00771D3B">
        <w:rPr>
          <w:rFonts w:cstheme="minorHAnsi"/>
          <w:strike/>
          <w:lang w:val="en-US"/>
        </w:rPr>
        <w:t>CBStatementDoc</w:t>
      </w:r>
      <w:r w:rsidRPr="00771D3B">
        <w:rPr>
          <w:rFonts w:cstheme="minorHAnsi"/>
          <w:strike/>
        </w:rPr>
        <w:t>.</w:t>
      </w:r>
      <w:r w:rsidRPr="00771D3B">
        <w:rPr>
          <w:rFonts w:cstheme="minorHAnsi"/>
          <w:strike/>
          <w:lang w:val="en-US"/>
        </w:rPr>
        <w:t xml:space="preserve">gidPayDoc = </w:t>
      </w:r>
      <w:r w:rsidRPr="00771D3B">
        <w:rPr>
          <w:rFonts w:cstheme="minorHAnsi"/>
          <w:strike/>
        </w:rPr>
        <w:t>Pm_ObjSumDistr.gidDoc:</w:t>
      </w:r>
    </w:p>
    <w:p w14:paraId="6821421F" w14:textId="77777777" w:rsidR="00856603" w:rsidRPr="00771D3B" w:rsidRDefault="00856603" w:rsidP="00DA7DE4">
      <w:pPr>
        <w:pStyle w:val="a6"/>
        <w:numPr>
          <w:ilvl w:val="0"/>
          <w:numId w:val="15"/>
        </w:numPr>
        <w:spacing w:after="0"/>
        <w:ind w:left="0" w:firstLine="284"/>
        <w:rPr>
          <w:rFonts w:cstheme="minorHAnsi"/>
          <w:strike/>
        </w:rPr>
      </w:pPr>
      <w:r w:rsidRPr="00771D3B">
        <w:rPr>
          <w:rFonts w:cstheme="minorHAnsi"/>
          <w:strike/>
        </w:rPr>
        <w:t>«БЕ» (</w:t>
      </w:r>
      <w:r w:rsidRPr="00771D3B">
        <w:rPr>
          <w:rFonts w:eastAsia="Times New Roman"/>
          <w:strike/>
          <w:color w:val="000000"/>
        </w:rPr>
        <w:t>idBisObj</w:t>
      </w:r>
      <w:r w:rsidRPr="00771D3B">
        <w:rPr>
          <w:rFonts w:cstheme="minorHAnsi"/>
          <w:strike/>
        </w:rPr>
        <w:t>)</w:t>
      </w:r>
    </w:p>
    <w:p w14:paraId="5EF287C9" w14:textId="77777777" w:rsidR="00856603" w:rsidRPr="00771D3B" w:rsidRDefault="00856603" w:rsidP="00DA7DE4">
      <w:pPr>
        <w:pStyle w:val="a6"/>
        <w:numPr>
          <w:ilvl w:val="0"/>
          <w:numId w:val="15"/>
        </w:numPr>
        <w:spacing w:after="0"/>
        <w:ind w:left="0" w:firstLine="284"/>
        <w:rPr>
          <w:rFonts w:cstheme="minorHAnsi"/>
          <w:strike/>
          <w:lang w:val="en-US"/>
        </w:rPr>
      </w:pPr>
      <w:r w:rsidRPr="00771D3B">
        <w:rPr>
          <w:rFonts w:cstheme="minorHAnsi"/>
          <w:strike/>
          <w:lang w:val="en-US"/>
        </w:rPr>
        <w:t>«</w:t>
      </w:r>
      <w:r w:rsidRPr="00771D3B">
        <w:rPr>
          <w:rFonts w:cstheme="minorHAnsi"/>
          <w:strike/>
        </w:rPr>
        <w:t>Статья</w:t>
      </w:r>
      <w:r w:rsidRPr="00771D3B">
        <w:rPr>
          <w:rFonts w:cstheme="minorHAnsi"/>
          <w:strike/>
          <w:lang w:val="en-US"/>
        </w:rPr>
        <w:t xml:space="preserve"> </w:t>
      </w:r>
      <w:r w:rsidRPr="00771D3B">
        <w:rPr>
          <w:rFonts w:cstheme="minorHAnsi"/>
          <w:strike/>
        </w:rPr>
        <w:t>БДДС</w:t>
      </w:r>
      <w:r w:rsidRPr="00771D3B">
        <w:rPr>
          <w:rFonts w:cstheme="minorHAnsi"/>
          <w:strike/>
          <w:lang w:val="en-US"/>
        </w:rPr>
        <w:t>» (</w:t>
      </w:r>
      <w:r w:rsidRPr="00771D3B">
        <w:rPr>
          <w:rFonts w:eastAsia="Times New Roman"/>
          <w:strike/>
          <w:color w:val="000000"/>
          <w:lang w:val="en-US"/>
        </w:rPr>
        <w:t>idBudgItem</w:t>
      </w:r>
      <w:r w:rsidRPr="00771D3B">
        <w:rPr>
          <w:rFonts w:cstheme="minorHAnsi"/>
          <w:strike/>
          <w:lang w:val="en-US"/>
        </w:rPr>
        <w:t>)</w:t>
      </w:r>
    </w:p>
    <w:p w14:paraId="195012C6" w14:textId="77777777" w:rsidR="00856603" w:rsidRPr="00771D3B" w:rsidRDefault="00856603" w:rsidP="00DA7DE4">
      <w:pPr>
        <w:pStyle w:val="a6"/>
        <w:numPr>
          <w:ilvl w:val="0"/>
          <w:numId w:val="15"/>
        </w:numPr>
        <w:spacing w:after="0"/>
        <w:ind w:left="0" w:firstLine="284"/>
        <w:rPr>
          <w:rFonts w:cstheme="minorHAnsi"/>
          <w:strike/>
          <w:lang w:val="en-US"/>
        </w:rPr>
      </w:pPr>
      <w:r w:rsidRPr="00771D3B">
        <w:rPr>
          <w:rFonts w:cstheme="minorHAnsi"/>
          <w:strike/>
          <w:lang w:val="en-US"/>
        </w:rPr>
        <w:t>«</w:t>
      </w:r>
      <w:r w:rsidRPr="00771D3B">
        <w:rPr>
          <w:rFonts w:cstheme="minorHAnsi"/>
          <w:strike/>
        </w:rPr>
        <w:t>ЦФУ</w:t>
      </w:r>
      <w:r w:rsidRPr="00771D3B">
        <w:rPr>
          <w:rFonts w:cstheme="minorHAnsi"/>
          <w:strike/>
          <w:lang w:val="en-US"/>
        </w:rPr>
        <w:t>» (</w:t>
      </w:r>
      <w:r w:rsidRPr="00771D3B">
        <w:rPr>
          <w:rFonts w:eastAsia="Times New Roman"/>
          <w:strike/>
          <w:color w:val="000000"/>
          <w:lang w:val="en-US"/>
        </w:rPr>
        <w:t>idOfsResponsible</w:t>
      </w:r>
      <w:r w:rsidRPr="00771D3B">
        <w:rPr>
          <w:rFonts w:cstheme="minorHAnsi"/>
          <w:strike/>
          <w:lang w:val="en-US"/>
        </w:rPr>
        <w:t>)</w:t>
      </w:r>
    </w:p>
    <w:p w14:paraId="2FECE6DC" w14:textId="77777777" w:rsidR="00856603" w:rsidRPr="00771D3B" w:rsidRDefault="00856603" w:rsidP="00DA7DE4">
      <w:pPr>
        <w:pStyle w:val="a6"/>
        <w:numPr>
          <w:ilvl w:val="0"/>
          <w:numId w:val="15"/>
        </w:numPr>
        <w:spacing w:after="0"/>
        <w:ind w:left="0" w:firstLine="284"/>
        <w:rPr>
          <w:rFonts w:cstheme="minorHAnsi"/>
          <w:strike/>
          <w:lang w:val="en-US"/>
        </w:rPr>
      </w:pPr>
      <w:r w:rsidRPr="00771D3B">
        <w:rPr>
          <w:rFonts w:cstheme="minorHAnsi"/>
          <w:strike/>
          <w:lang w:val="en-US"/>
        </w:rPr>
        <w:t>«</w:t>
      </w:r>
      <w:r w:rsidRPr="00771D3B">
        <w:rPr>
          <w:rFonts w:cstheme="minorHAnsi"/>
          <w:strike/>
        </w:rPr>
        <w:t>ЦФО</w:t>
      </w:r>
      <w:r w:rsidRPr="00771D3B">
        <w:rPr>
          <w:rFonts w:cstheme="minorHAnsi"/>
          <w:strike/>
          <w:lang w:val="en-US"/>
        </w:rPr>
        <w:t>» (</w:t>
      </w:r>
      <w:r w:rsidRPr="00771D3B">
        <w:rPr>
          <w:rFonts w:eastAsia="Times New Roman"/>
          <w:strike/>
          <w:color w:val="000000"/>
          <w:lang w:val="en-US"/>
        </w:rPr>
        <w:t>idSngOfsFinCenter</w:t>
      </w:r>
      <w:r w:rsidRPr="00771D3B">
        <w:rPr>
          <w:rFonts w:cstheme="minorHAnsi"/>
          <w:strike/>
          <w:lang w:val="en-US"/>
        </w:rPr>
        <w:t>)</w:t>
      </w:r>
    </w:p>
    <w:p w14:paraId="2E6150DA" w14:textId="77777777" w:rsidR="00856603" w:rsidRPr="00771D3B" w:rsidRDefault="00856603" w:rsidP="00DA7DE4">
      <w:pPr>
        <w:pStyle w:val="a6"/>
        <w:numPr>
          <w:ilvl w:val="0"/>
          <w:numId w:val="15"/>
        </w:numPr>
        <w:spacing w:after="0"/>
        <w:ind w:left="0" w:firstLine="284"/>
        <w:rPr>
          <w:rFonts w:cstheme="minorHAnsi"/>
          <w:strike/>
        </w:rPr>
      </w:pPr>
      <w:r w:rsidRPr="00771D3B">
        <w:rPr>
          <w:rFonts w:cstheme="minorHAnsi"/>
          <w:strike/>
        </w:rPr>
        <w:t>«Куратор по направлению» (</w:t>
      </w:r>
      <w:r w:rsidRPr="00771D3B">
        <w:rPr>
          <w:rFonts w:eastAsia="Times New Roman"/>
          <w:strike/>
          <w:color w:val="000000"/>
        </w:rPr>
        <w:t>idRespOfs</w:t>
      </w:r>
      <w:r w:rsidRPr="00771D3B">
        <w:rPr>
          <w:rFonts w:cstheme="minorHAnsi"/>
          <w:strike/>
        </w:rPr>
        <w:t>)</w:t>
      </w:r>
    </w:p>
    <w:p w14:paraId="6667873F" w14:textId="77777777" w:rsidR="00856603" w:rsidRPr="00771D3B" w:rsidRDefault="00856603" w:rsidP="00DA7DE4">
      <w:pPr>
        <w:pStyle w:val="a6"/>
        <w:numPr>
          <w:ilvl w:val="0"/>
          <w:numId w:val="15"/>
        </w:numPr>
        <w:spacing w:after="0"/>
        <w:ind w:left="0" w:firstLine="284"/>
        <w:rPr>
          <w:rFonts w:cstheme="minorHAnsi"/>
          <w:strike/>
        </w:rPr>
      </w:pPr>
      <w:r w:rsidRPr="00771D3B">
        <w:rPr>
          <w:rFonts w:cstheme="minorHAnsi"/>
          <w:strike/>
        </w:rPr>
        <w:lastRenderedPageBreak/>
        <w:t>«Договор» (</w:t>
      </w:r>
      <w:r w:rsidRPr="00771D3B">
        <w:rPr>
          <w:rFonts w:eastAsia="Times New Roman"/>
          <w:strike/>
          <w:color w:val="000000"/>
          <w:lang w:val="en-US"/>
        </w:rPr>
        <w:t>idContractDist</w:t>
      </w:r>
      <w:r w:rsidRPr="00771D3B">
        <w:rPr>
          <w:rFonts w:cstheme="minorHAnsi"/>
          <w:strike/>
        </w:rPr>
        <w:t>)</w:t>
      </w:r>
    </w:p>
    <w:p w14:paraId="2ED54E3C" w14:textId="48B91CD1" w:rsidR="00DA7DE4" w:rsidRPr="00771D3B" w:rsidRDefault="00DA7DE4" w:rsidP="00DA7DE4">
      <w:pPr>
        <w:pStyle w:val="a6"/>
        <w:spacing w:after="0" w:line="240" w:lineRule="auto"/>
        <w:ind w:left="0" w:firstLine="284"/>
        <w:contextualSpacing w:val="0"/>
        <w:jc w:val="both"/>
        <w:rPr>
          <w:rFonts w:eastAsia="Times New Roman"/>
          <w:strike/>
          <w:color w:val="000000"/>
        </w:rPr>
      </w:pPr>
      <w:r w:rsidRPr="00771D3B">
        <w:rPr>
          <w:strike/>
        </w:rPr>
        <w:t xml:space="preserve">Если хоть один из них не заполнен, то добавить в лог ошибки наименование незаполненного атрибута из описания выше через запятую. </w:t>
      </w:r>
      <w:r w:rsidRPr="00771D3B">
        <w:rPr>
          <w:strike/>
          <w:u w:val="single"/>
        </w:rPr>
        <w:t>Пример</w:t>
      </w:r>
      <w:r w:rsidRPr="00771D3B">
        <w:rPr>
          <w:strike/>
        </w:rPr>
        <w:t>: Статья БДДС, ЦФУ, Куратор по направлению.</w:t>
      </w:r>
    </w:p>
    <w:p w14:paraId="2800E48E" w14:textId="77777777" w:rsidR="00185A22" w:rsidRPr="00771D3B" w:rsidRDefault="001E1F31" w:rsidP="003911C5">
      <w:pPr>
        <w:pStyle w:val="a6"/>
        <w:numPr>
          <w:ilvl w:val="0"/>
          <w:numId w:val="31"/>
        </w:numPr>
        <w:spacing w:after="0"/>
        <w:ind w:left="0" w:firstLine="284"/>
        <w:rPr>
          <w:rFonts w:cstheme="minorHAnsi"/>
          <w:strike/>
        </w:rPr>
      </w:pPr>
      <w:r w:rsidRPr="00771D3B">
        <w:rPr>
          <w:rFonts w:cstheme="minorHAnsi"/>
          <w:strike/>
        </w:rPr>
        <w:t xml:space="preserve">Если в п.2-3 получена ошибка в логе, то сформировать сообщение с ошибкой: </w:t>
      </w:r>
      <w:r w:rsidR="00185A22" w:rsidRPr="00771D3B">
        <w:rPr>
          <w:rFonts w:cstheme="minorHAnsi"/>
          <w:strike/>
        </w:rPr>
        <w:t>«</w:t>
      </w:r>
      <w:r w:rsidR="00403018" w:rsidRPr="00771D3B">
        <w:rPr>
          <w:rFonts w:cstheme="minorHAnsi"/>
          <w:strike/>
        </w:rPr>
        <w:t xml:space="preserve">В документе выписки </w:t>
      </w:r>
      <w:r w:rsidR="00403018" w:rsidRPr="00771D3B">
        <w:rPr>
          <w:strike/>
        </w:rPr>
        <w:t>№ п/п $</w:t>
      </w:r>
      <w:r w:rsidR="00403018" w:rsidRPr="00771D3B">
        <w:rPr>
          <w:rFonts w:cstheme="minorHAnsi"/>
          <w:strike/>
          <w:lang w:val="en-US"/>
        </w:rPr>
        <w:t>Pm</w:t>
      </w:r>
      <w:r w:rsidR="00403018" w:rsidRPr="00771D3B">
        <w:rPr>
          <w:rFonts w:cstheme="minorHAnsi"/>
          <w:strike/>
        </w:rPr>
        <w:t>_</w:t>
      </w:r>
      <w:r w:rsidR="00403018" w:rsidRPr="00771D3B">
        <w:rPr>
          <w:rFonts w:cstheme="minorHAnsi"/>
          <w:strike/>
          <w:lang w:val="en-US"/>
        </w:rPr>
        <w:t>CBStatementDoc</w:t>
      </w:r>
      <w:r w:rsidR="00403018" w:rsidRPr="00771D3B">
        <w:rPr>
          <w:strike/>
        </w:rPr>
        <w:t>.</w:t>
      </w:r>
      <w:r w:rsidR="00403018" w:rsidRPr="00771D3B">
        <w:rPr>
          <w:strike/>
          <w:lang w:val="en-US"/>
        </w:rPr>
        <w:t>nOrder</w:t>
      </w:r>
      <w:r w:rsidR="00403018" w:rsidRPr="00771D3B">
        <w:rPr>
          <w:strike/>
        </w:rPr>
        <w:t>$ не заполнены</w:t>
      </w:r>
      <w:r w:rsidR="00403018" w:rsidRPr="00771D3B">
        <w:rPr>
          <w:rFonts w:cstheme="minorHAnsi"/>
          <w:strike/>
        </w:rPr>
        <w:t>: {перечень полей из лога ошибки</w:t>
      </w:r>
      <w:r w:rsidR="00856603" w:rsidRPr="00771D3B">
        <w:rPr>
          <w:rFonts w:cstheme="minorHAnsi"/>
          <w:strike/>
        </w:rPr>
        <w:t xml:space="preserve"> п.2-3.</w:t>
      </w:r>
      <w:r w:rsidR="00E507A6" w:rsidRPr="00771D3B">
        <w:rPr>
          <w:rFonts w:cstheme="minorHAnsi"/>
          <w:strike/>
        </w:rPr>
        <w:t xml:space="preserve"> </w:t>
      </w:r>
      <w:r w:rsidR="00C35804" w:rsidRPr="00771D3B">
        <w:rPr>
          <w:rFonts w:cstheme="minorHAnsi"/>
          <w:strike/>
        </w:rPr>
        <w:t>Между перечнем полей п.2 и п.3 должна быть запятая, если лог из п.2 не пусто</w:t>
      </w:r>
      <w:r w:rsidR="00403018" w:rsidRPr="00771D3B">
        <w:rPr>
          <w:rFonts w:cstheme="minorHAnsi"/>
          <w:strike/>
        </w:rPr>
        <w:t>}.</w:t>
      </w:r>
      <w:r w:rsidR="00185A22" w:rsidRPr="00771D3B">
        <w:rPr>
          <w:rFonts w:cstheme="minorHAnsi"/>
          <w:strike/>
        </w:rPr>
        <w:t>»</w:t>
      </w:r>
    </w:p>
    <w:p w14:paraId="761E0AF1" w14:textId="7A2DF96F" w:rsidR="00185A22" w:rsidRPr="00771D3B" w:rsidRDefault="00185A22" w:rsidP="003911C5">
      <w:pPr>
        <w:pStyle w:val="a6"/>
        <w:numPr>
          <w:ilvl w:val="0"/>
          <w:numId w:val="31"/>
        </w:numPr>
        <w:spacing w:after="0"/>
        <w:ind w:left="0" w:firstLine="284"/>
        <w:rPr>
          <w:rFonts w:cstheme="minorHAnsi"/>
          <w:strike/>
        </w:rPr>
      </w:pPr>
      <w:r w:rsidRPr="00771D3B">
        <w:rPr>
          <w:strike/>
        </w:rPr>
        <w:t xml:space="preserve">Проверить, что </w:t>
      </w:r>
      <w:r w:rsidR="00EC678E" w:rsidRPr="00771D3B">
        <w:rPr>
          <w:strike/>
        </w:rPr>
        <w:t>сумма распределения всех строк ПП/ВПП</w:t>
      </w:r>
      <w:r w:rsidR="009D3515" w:rsidRPr="00771D3B">
        <w:rPr>
          <w:strike/>
        </w:rPr>
        <w:t xml:space="preserve"> равна сумме документа выписки. Связь по условию </w:t>
      </w:r>
      <w:r w:rsidR="009D3515" w:rsidRPr="00771D3B">
        <w:rPr>
          <w:rFonts w:cstheme="minorHAnsi"/>
          <w:strike/>
          <w:lang w:val="en-US"/>
        </w:rPr>
        <w:t>Pm</w:t>
      </w:r>
      <w:r w:rsidR="009D3515" w:rsidRPr="00771D3B">
        <w:rPr>
          <w:rFonts w:cstheme="minorHAnsi"/>
          <w:strike/>
        </w:rPr>
        <w:t>_</w:t>
      </w:r>
      <w:r w:rsidR="009D3515" w:rsidRPr="00771D3B">
        <w:rPr>
          <w:rFonts w:cstheme="minorHAnsi"/>
          <w:strike/>
          <w:lang w:val="en-US"/>
        </w:rPr>
        <w:t>CBStatementDoc</w:t>
      </w:r>
      <w:r w:rsidR="009D3515" w:rsidRPr="00771D3B">
        <w:rPr>
          <w:rFonts w:cstheme="minorHAnsi"/>
          <w:strike/>
        </w:rPr>
        <w:t>.</w:t>
      </w:r>
      <w:r w:rsidR="009D3515" w:rsidRPr="00771D3B">
        <w:rPr>
          <w:rFonts w:cstheme="minorHAnsi"/>
          <w:strike/>
          <w:lang w:val="en-US"/>
        </w:rPr>
        <w:t xml:space="preserve">gidPayDoc = </w:t>
      </w:r>
      <w:r w:rsidR="009D3515" w:rsidRPr="00771D3B">
        <w:rPr>
          <w:rFonts w:cstheme="minorHAnsi"/>
          <w:strike/>
        </w:rPr>
        <w:t>Pm_ObjSumDistr.gidDoc:</w:t>
      </w:r>
    </w:p>
    <w:p w14:paraId="07AB8CF4" w14:textId="3FDDB3AE" w:rsidR="009D3515" w:rsidRPr="00C14643" w:rsidRDefault="009D3515" w:rsidP="004124A2">
      <w:pPr>
        <w:pStyle w:val="a6"/>
        <w:spacing w:after="0"/>
        <w:ind w:left="0" w:firstLine="284"/>
        <w:rPr>
          <w:rFonts w:cstheme="minorHAnsi"/>
          <w:strike/>
        </w:rPr>
      </w:pPr>
      <w:r w:rsidRPr="00771D3B">
        <w:rPr>
          <w:strike/>
        </w:rPr>
        <w:t xml:space="preserve">Если </w:t>
      </w:r>
      <w:r w:rsidRPr="00771D3B">
        <w:rPr>
          <w:strike/>
          <w:lang w:val="en-US"/>
        </w:rPr>
        <w:t>s</w:t>
      </w:r>
      <w:r w:rsidR="00934180" w:rsidRPr="00771D3B">
        <w:rPr>
          <w:strike/>
          <w:lang w:val="en-US"/>
        </w:rPr>
        <w:t>umm</w:t>
      </w:r>
      <w:r w:rsidR="00934180" w:rsidRPr="00771D3B">
        <w:rPr>
          <w:strike/>
        </w:rPr>
        <w:t>(</w:t>
      </w:r>
      <w:r w:rsidR="00934180" w:rsidRPr="00771D3B">
        <w:rPr>
          <w:rFonts w:cstheme="minorHAnsi"/>
          <w:strike/>
          <w:lang w:val="en-US"/>
        </w:rPr>
        <w:t>Pm</w:t>
      </w:r>
      <w:r w:rsidR="00934180" w:rsidRPr="00771D3B">
        <w:rPr>
          <w:rFonts w:cstheme="minorHAnsi"/>
          <w:strike/>
        </w:rPr>
        <w:t>_</w:t>
      </w:r>
      <w:r w:rsidR="00934180" w:rsidRPr="00771D3B">
        <w:rPr>
          <w:rFonts w:cstheme="minorHAnsi"/>
          <w:strike/>
          <w:lang w:val="en-US"/>
        </w:rPr>
        <w:t>ObjSumDistr</w:t>
      </w:r>
      <w:r w:rsidR="00934180" w:rsidRPr="00771D3B">
        <w:rPr>
          <w:rFonts w:cstheme="minorHAnsi"/>
          <w:strike/>
        </w:rPr>
        <w:t>.</w:t>
      </w:r>
      <w:r w:rsidR="00934180" w:rsidRPr="00771D3B">
        <w:rPr>
          <w:rFonts w:cstheme="minorHAnsi"/>
          <w:strike/>
          <w:lang w:val="en-US"/>
        </w:rPr>
        <w:t>nSumm</w:t>
      </w:r>
      <w:r w:rsidR="00934180" w:rsidRPr="00771D3B">
        <w:rPr>
          <w:strike/>
        </w:rPr>
        <w:t xml:space="preserve">) &lt;&gt; </w:t>
      </w:r>
      <w:r w:rsidR="00934180" w:rsidRPr="00771D3B">
        <w:rPr>
          <w:rFonts w:cstheme="minorHAnsi"/>
          <w:strike/>
          <w:lang w:val="en-US"/>
        </w:rPr>
        <w:t>Pm</w:t>
      </w:r>
      <w:r w:rsidR="00934180" w:rsidRPr="00771D3B">
        <w:rPr>
          <w:rFonts w:cstheme="minorHAnsi"/>
          <w:strike/>
        </w:rPr>
        <w:t>_</w:t>
      </w:r>
      <w:r w:rsidR="00934180" w:rsidRPr="00771D3B">
        <w:rPr>
          <w:rFonts w:cstheme="minorHAnsi"/>
          <w:strike/>
          <w:lang w:val="en-US"/>
        </w:rPr>
        <w:t>CBStatementDoc</w:t>
      </w:r>
      <w:r w:rsidR="00934180" w:rsidRPr="00771D3B">
        <w:rPr>
          <w:rFonts w:cstheme="minorHAnsi"/>
          <w:strike/>
        </w:rPr>
        <w:t>.</w:t>
      </w:r>
      <w:r w:rsidR="00934180" w:rsidRPr="00771D3B">
        <w:rPr>
          <w:rFonts w:cstheme="minorHAnsi"/>
          <w:strike/>
          <w:lang w:val="en-US"/>
        </w:rPr>
        <w:t>nSum</w:t>
      </w:r>
      <w:r w:rsidR="00934180" w:rsidRPr="00771D3B">
        <w:rPr>
          <w:rFonts w:cstheme="minorHAnsi"/>
          <w:strike/>
        </w:rPr>
        <w:t xml:space="preserve">, то сформировать </w:t>
      </w:r>
      <w:r w:rsidR="007629D7" w:rsidRPr="00771D3B">
        <w:rPr>
          <w:rFonts w:cstheme="minorHAnsi"/>
          <w:strike/>
        </w:rPr>
        <w:t xml:space="preserve">сообщение с </w:t>
      </w:r>
      <w:r w:rsidR="00934180" w:rsidRPr="00771D3B">
        <w:rPr>
          <w:rFonts w:cstheme="minorHAnsi"/>
          <w:strike/>
        </w:rPr>
        <w:t>ошибк</w:t>
      </w:r>
      <w:r w:rsidR="007629D7" w:rsidRPr="00771D3B">
        <w:rPr>
          <w:rFonts w:cstheme="minorHAnsi"/>
          <w:strike/>
        </w:rPr>
        <w:t>ой</w:t>
      </w:r>
      <w:r w:rsidR="00934180" w:rsidRPr="00771D3B">
        <w:rPr>
          <w:rFonts w:cstheme="minorHAnsi"/>
          <w:strike/>
        </w:rPr>
        <w:t>:</w:t>
      </w:r>
      <w:r w:rsidR="0051647A" w:rsidRPr="00771D3B">
        <w:rPr>
          <w:rFonts w:cstheme="minorHAnsi"/>
          <w:strike/>
        </w:rPr>
        <w:t xml:space="preserve"> «Остаток к распределению </w:t>
      </w:r>
      <w:commentRangeStart w:id="610"/>
      <w:r w:rsidR="0051647A" w:rsidRPr="00771D3B">
        <w:rPr>
          <w:rFonts w:cstheme="minorHAnsi"/>
          <w:strike/>
        </w:rPr>
        <w:t>не</w:t>
      </w:r>
      <w:commentRangeEnd w:id="610"/>
      <w:r w:rsidR="009502AB" w:rsidRPr="00C14643">
        <w:rPr>
          <w:rStyle w:val="ad"/>
          <w:strike/>
        </w:rPr>
        <w:commentReference w:id="610"/>
      </w:r>
      <w:r w:rsidR="0051647A" w:rsidRPr="00C14643">
        <w:rPr>
          <w:rFonts w:cstheme="minorHAnsi"/>
          <w:strike/>
        </w:rPr>
        <w:t xml:space="preserve"> равен 0 в документе выписки </w:t>
      </w:r>
      <w:r w:rsidR="0051647A" w:rsidRPr="00C14643">
        <w:rPr>
          <w:strike/>
        </w:rPr>
        <w:t>№ п/п $</w:t>
      </w:r>
      <w:r w:rsidR="0051647A" w:rsidRPr="00C14643">
        <w:rPr>
          <w:rFonts w:cstheme="minorHAnsi"/>
          <w:strike/>
          <w:lang w:val="en-US"/>
        </w:rPr>
        <w:t>Pm</w:t>
      </w:r>
      <w:r w:rsidR="0051647A" w:rsidRPr="00C14643">
        <w:rPr>
          <w:rFonts w:cstheme="minorHAnsi"/>
          <w:strike/>
        </w:rPr>
        <w:t>_</w:t>
      </w:r>
      <w:r w:rsidR="0051647A" w:rsidRPr="00C14643">
        <w:rPr>
          <w:rFonts w:cstheme="minorHAnsi"/>
          <w:strike/>
          <w:lang w:val="en-US"/>
        </w:rPr>
        <w:t>CBStatementDoc</w:t>
      </w:r>
      <w:r w:rsidR="0051647A" w:rsidRPr="00C14643">
        <w:rPr>
          <w:strike/>
        </w:rPr>
        <w:t>.</w:t>
      </w:r>
      <w:r w:rsidR="0051647A" w:rsidRPr="00C14643">
        <w:rPr>
          <w:strike/>
          <w:lang w:val="en-US"/>
        </w:rPr>
        <w:t>nOrder</w:t>
      </w:r>
      <w:r w:rsidR="0051647A" w:rsidRPr="00C14643">
        <w:rPr>
          <w:strike/>
        </w:rPr>
        <w:t>$.</w:t>
      </w:r>
      <w:r w:rsidR="0051647A" w:rsidRPr="00C14643">
        <w:rPr>
          <w:rFonts w:cstheme="minorHAnsi"/>
          <w:strike/>
        </w:rPr>
        <w:t>»</w:t>
      </w:r>
      <w:r w:rsidR="00934180" w:rsidRPr="00C14643">
        <w:rPr>
          <w:rFonts w:cstheme="minorHAnsi"/>
          <w:strike/>
        </w:rPr>
        <w:t xml:space="preserve"> </w:t>
      </w:r>
    </w:p>
    <w:p w14:paraId="7EA961C6" w14:textId="6038F9DF" w:rsidR="003911C5" w:rsidRPr="00C14643" w:rsidRDefault="00841720" w:rsidP="00D644BC">
      <w:pPr>
        <w:pStyle w:val="a6"/>
        <w:numPr>
          <w:ilvl w:val="0"/>
          <w:numId w:val="31"/>
        </w:numPr>
        <w:spacing w:after="0"/>
        <w:ind w:left="0" w:firstLine="284"/>
        <w:rPr>
          <w:rFonts w:cstheme="minorHAnsi"/>
          <w:strike/>
        </w:rPr>
      </w:pPr>
      <w:r w:rsidRPr="00C14643">
        <w:rPr>
          <w:rFonts w:cstheme="minorHAnsi"/>
          <w:strike/>
        </w:rPr>
        <w:t xml:space="preserve">Добавить к </w:t>
      </w:r>
      <w:r w:rsidR="002E7E5D" w:rsidRPr="00C14643">
        <w:rPr>
          <w:rFonts w:cstheme="minorHAnsi"/>
          <w:strike/>
        </w:rPr>
        <w:t xml:space="preserve">сообщению </w:t>
      </w:r>
      <w:r w:rsidRPr="00C14643">
        <w:rPr>
          <w:rFonts w:cstheme="minorHAnsi"/>
          <w:strike/>
        </w:rPr>
        <w:t xml:space="preserve">из п.4 </w:t>
      </w:r>
      <w:r w:rsidR="002E7E5D" w:rsidRPr="00C14643">
        <w:rPr>
          <w:rFonts w:cstheme="minorHAnsi"/>
          <w:strike/>
        </w:rPr>
        <w:t xml:space="preserve">сообщение из </w:t>
      </w:r>
      <w:r w:rsidRPr="00C14643">
        <w:rPr>
          <w:rFonts w:cstheme="minorHAnsi"/>
          <w:strike/>
        </w:rPr>
        <w:t>п.5.</w:t>
      </w:r>
      <w:r w:rsidR="002E7E5D" w:rsidRPr="00C14643">
        <w:rPr>
          <w:rFonts w:cstheme="minorHAnsi"/>
          <w:strike/>
        </w:rPr>
        <w:t xml:space="preserve"> Ес</w:t>
      </w:r>
      <w:r w:rsidR="003911C5" w:rsidRPr="00C14643">
        <w:rPr>
          <w:rFonts w:cstheme="minorHAnsi"/>
          <w:strike/>
        </w:rPr>
        <w:t>ли</w:t>
      </w:r>
      <w:r w:rsidR="002E7E5D" w:rsidRPr="00C14643">
        <w:rPr>
          <w:rFonts w:cstheme="minorHAnsi"/>
          <w:strike/>
        </w:rPr>
        <w:t xml:space="preserve"> сообщение </w:t>
      </w:r>
      <w:r w:rsidR="003911C5" w:rsidRPr="00C14643">
        <w:rPr>
          <w:rFonts w:cstheme="minorHAnsi"/>
          <w:strike/>
        </w:rPr>
        <w:t>получено</w:t>
      </w:r>
      <w:r w:rsidR="002E7E5D" w:rsidRPr="00C14643">
        <w:rPr>
          <w:rFonts w:cstheme="minorHAnsi"/>
          <w:strike/>
        </w:rPr>
        <w:t>, то сфор</w:t>
      </w:r>
      <w:r w:rsidR="003911C5" w:rsidRPr="00C14643">
        <w:rPr>
          <w:rFonts w:cstheme="minorHAnsi"/>
          <w:strike/>
        </w:rPr>
        <w:t>м</w:t>
      </w:r>
      <w:r w:rsidR="002E7E5D" w:rsidRPr="00C14643">
        <w:rPr>
          <w:rFonts w:cstheme="minorHAnsi"/>
          <w:strike/>
        </w:rPr>
        <w:t xml:space="preserve">ировать </w:t>
      </w:r>
      <w:r w:rsidR="003911C5" w:rsidRPr="00C14643">
        <w:rPr>
          <w:rFonts w:cstheme="minorHAnsi"/>
          <w:strike/>
        </w:rPr>
        <w:t xml:space="preserve">исходящий параметр метода </w:t>
      </w:r>
      <w:r w:rsidR="003911C5" w:rsidRPr="00C14643">
        <w:rPr>
          <w:rFonts w:cstheme="minorHAnsi"/>
          <w:strike/>
          <w:lang w:val="en-US"/>
        </w:rPr>
        <w:t>sMessage</w:t>
      </w:r>
      <w:r w:rsidR="003911C5" w:rsidRPr="00C14643">
        <w:rPr>
          <w:rFonts w:cstheme="minorHAnsi"/>
          <w:strike/>
        </w:rPr>
        <w:t xml:space="preserve">: $сообщение из п.4$ + $сообщение из п.5$ + «Установка состояния «Обработано </w:t>
      </w:r>
      <w:r w:rsidR="008B14D9" w:rsidRPr="00C14643">
        <w:rPr>
          <w:rFonts w:cstheme="minorHAnsi"/>
          <w:strike/>
        </w:rPr>
        <w:t>ФУ</w:t>
      </w:r>
      <w:r w:rsidR="003911C5" w:rsidRPr="00C14643">
        <w:rPr>
          <w:rFonts w:cstheme="minorHAnsi"/>
          <w:strike/>
        </w:rPr>
        <w:t xml:space="preserve">» невозможна.» </w:t>
      </w:r>
      <w:r w:rsidR="0056552C" w:rsidRPr="00C14643">
        <w:rPr>
          <w:rFonts w:cstheme="minorHAnsi"/>
          <w:strike/>
        </w:rPr>
        <w:t>Выход из метода.</w:t>
      </w:r>
    </w:p>
    <w:p w14:paraId="2DC61476" w14:textId="40B822EC" w:rsidR="003911C5" w:rsidRPr="00C14643" w:rsidRDefault="003911C5" w:rsidP="00D644BC">
      <w:pPr>
        <w:pStyle w:val="a6"/>
        <w:spacing w:after="0" w:line="240" w:lineRule="auto"/>
        <w:ind w:left="0" w:firstLine="284"/>
        <w:contextualSpacing w:val="0"/>
        <w:jc w:val="both"/>
        <w:rPr>
          <w:rFonts w:cstheme="minorHAnsi"/>
          <w:strike/>
        </w:rPr>
      </w:pPr>
      <w:r w:rsidRPr="00C14643">
        <w:rPr>
          <w:rFonts w:cstheme="minorHAnsi"/>
          <w:strike/>
        </w:rPr>
        <w:t xml:space="preserve">Пример исходящего параметра: «В документе выписки </w:t>
      </w:r>
      <w:r w:rsidRPr="00C14643">
        <w:rPr>
          <w:strike/>
        </w:rPr>
        <w:t>№ п/п $</w:t>
      </w:r>
      <w:r w:rsidRPr="00C14643">
        <w:rPr>
          <w:rFonts w:cstheme="minorHAnsi"/>
          <w:strike/>
          <w:lang w:val="en-US"/>
        </w:rPr>
        <w:t>Pm</w:t>
      </w:r>
      <w:r w:rsidRPr="00C14643">
        <w:rPr>
          <w:rFonts w:cstheme="minorHAnsi"/>
          <w:strike/>
        </w:rPr>
        <w:t>_</w:t>
      </w:r>
      <w:r w:rsidRPr="00C14643">
        <w:rPr>
          <w:rFonts w:cstheme="minorHAnsi"/>
          <w:strike/>
          <w:lang w:val="en-US"/>
        </w:rPr>
        <w:t>CBStatementDoc</w:t>
      </w:r>
      <w:r w:rsidRPr="00C14643">
        <w:rPr>
          <w:strike/>
        </w:rPr>
        <w:t>.</w:t>
      </w:r>
      <w:r w:rsidRPr="00C14643">
        <w:rPr>
          <w:strike/>
          <w:lang w:val="en-US"/>
        </w:rPr>
        <w:t>nOrder</w:t>
      </w:r>
      <w:r w:rsidRPr="00C14643">
        <w:rPr>
          <w:strike/>
        </w:rPr>
        <w:t>$ не заполнены</w:t>
      </w:r>
      <w:r w:rsidRPr="00C14643">
        <w:rPr>
          <w:rFonts w:cstheme="minorHAnsi"/>
          <w:strike/>
        </w:rPr>
        <w:t xml:space="preserve">: </w:t>
      </w:r>
      <w:r w:rsidRPr="00C14643">
        <w:rPr>
          <w:strike/>
        </w:rPr>
        <w:t>К</w:t>
      </w:r>
      <w:r w:rsidRPr="00C14643">
        <w:rPr>
          <w:rFonts w:eastAsia="Times New Roman" w:cstheme="minorHAnsi"/>
          <w:strike/>
          <w:color w:val="000000"/>
          <w:lang w:eastAsia="ru-RU"/>
        </w:rPr>
        <w:t xml:space="preserve">онтрагент-плательщик </w:t>
      </w:r>
      <w:r w:rsidRPr="00C14643">
        <w:rPr>
          <w:rFonts w:eastAsia="Times New Roman" w:cstheme="minorHAnsi"/>
          <w:strike/>
          <w:color w:val="000000"/>
          <w:lang w:val="en-US" w:eastAsia="ru-RU"/>
        </w:rPr>
        <w:t>Global</w:t>
      </w:r>
      <w:r w:rsidRPr="00C14643">
        <w:rPr>
          <w:rFonts w:eastAsia="Times New Roman" w:cstheme="minorHAnsi"/>
          <w:strike/>
          <w:color w:val="000000"/>
          <w:lang w:eastAsia="ru-RU"/>
        </w:rPr>
        <w:t xml:space="preserve">, </w:t>
      </w:r>
      <w:r w:rsidRPr="00C14643">
        <w:rPr>
          <w:strike/>
        </w:rPr>
        <w:t xml:space="preserve">Платежный документ </w:t>
      </w:r>
      <w:r w:rsidRPr="00C14643">
        <w:rPr>
          <w:strike/>
          <w:lang w:val="en-US"/>
        </w:rPr>
        <w:t>Global</w:t>
      </w:r>
      <w:r w:rsidRPr="00C14643">
        <w:rPr>
          <w:strike/>
        </w:rPr>
        <w:t xml:space="preserve">, Статья БДДС, ЦФУ, Куратор по направлению. </w:t>
      </w:r>
      <w:r w:rsidRPr="00C14643">
        <w:rPr>
          <w:rFonts w:cstheme="minorHAnsi"/>
          <w:strike/>
        </w:rPr>
        <w:t xml:space="preserve">Остаток к распределению не равен 0 в документе выписки </w:t>
      </w:r>
      <w:r w:rsidRPr="00C14643">
        <w:rPr>
          <w:strike/>
        </w:rPr>
        <w:t>№ п/п $</w:t>
      </w:r>
      <w:r w:rsidRPr="00C14643">
        <w:rPr>
          <w:rFonts w:cstheme="minorHAnsi"/>
          <w:strike/>
          <w:lang w:val="en-US"/>
        </w:rPr>
        <w:t>Pm</w:t>
      </w:r>
      <w:r w:rsidRPr="00C14643">
        <w:rPr>
          <w:rFonts w:cstheme="minorHAnsi"/>
          <w:strike/>
        </w:rPr>
        <w:t>_</w:t>
      </w:r>
      <w:r w:rsidRPr="00C14643">
        <w:rPr>
          <w:rFonts w:cstheme="minorHAnsi"/>
          <w:strike/>
          <w:lang w:val="en-US"/>
        </w:rPr>
        <w:t>CBStatementDoc</w:t>
      </w:r>
      <w:r w:rsidRPr="00C14643">
        <w:rPr>
          <w:strike/>
        </w:rPr>
        <w:t>.</w:t>
      </w:r>
      <w:r w:rsidRPr="00C14643">
        <w:rPr>
          <w:strike/>
          <w:lang w:val="en-US"/>
        </w:rPr>
        <w:t>nOrder</w:t>
      </w:r>
      <w:r w:rsidRPr="00C14643">
        <w:rPr>
          <w:strike/>
        </w:rPr>
        <w:t xml:space="preserve">$. </w:t>
      </w:r>
      <w:r w:rsidRPr="00C14643">
        <w:rPr>
          <w:rFonts w:cstheme="minorHAnsi"/>
          <w:strike/>
        </w:rPr>
        <w:t xml:space="preserve">Установка состояния «Обработано </w:t>
      </w:r>
      <w:r w:rsidR="008B14D9" w:rsidRPr="00C14643">
        <w:rPr>
          <w:rFonts w:cstheme="minorHAnsi"/>
          <w:strike/>
        </w:rPr>
        <w:t>ФУ</w:t>
      </w:r>
      <w:r w:rsidRPr="00C14643">
        <w:rPr>
          <w:rFonts w:cstheme="minorHAnsi"/>
          <w:strike/>
        </w:rPr>
        <w:t>» невозможна.»</w:t>
      </w:r>
    </w:p>
    <w:p w14:paraId="7BA748B3" w14:textId="4374E676" w:rsidR="0056552C" w:rsidRPr="00C14643" w:rsidRDefault="0056552C" w:rsidP="00D644BC">
      <w:pPr>
        <w:pStyle w:val="a6"/>
        <w:numPr>
          <w:ilvl w:val="0"/>
          <w:numId w:val="31"/>
        </w:numPr>
        <w:spacing w:after="0" w:line="240" w:lineRule="auto"/>
        <w:ind w:left="0" w:firstLine="284"/>
        <w:contextualSpacing w:val="0"/>
        <w:jc w:val="both"/>
        <w:rPr>
          <w:rFonts w:eastAsia="Times New Roman"/>
          <w:strike/>
          <w:color w:val="000000"/>
        </w:rPr>
      </w:pPr>
      <w:r w:rsidRPr="00C14643">
        <w:rPr>
          <w:rFonts w:cstheme="minorHAnsi"/>
          <w:strike/>
        </w:rPr>
        <w:t xml:space="preserve">Если сообщения об ошибке не получено, то присвоить </w:t>
      </w:r>
      <w:r w:rsidRPr="00C14643">
        <w:rPr>
          <w:rFonts w:cstheme="minorHAnsi"/>
          <w:strike/>
          <w:lang w:val="en-US"/>
        </w:rPr>
        <w:t>Pm</w:t>
      </w:r>
      <w:r w:rsidRPr="00C14643">
        <w:rPr>
          <w:rFonts w:cstheme="minorHAnsi"/>
          <w:strike/>
        </w:rPr>
        <w:t>_</w:t>
      </w:r>
      <w:r w:rsidRPr="00C14643">
        <w:rPr>
          <w:rFonts w:cstheme="minorHAnsi"/>
          <w:strike/>
          <w:lang w:val="en-US"/>
        </w:rPr>
        <w:t>CBStatementDoc</w:t>
      </w:r>
      <w:r w:rsidRPr="00C14643">
        <w:rPr>
          <w:rFonts w:cstheme="minorHAnsi"/>
          <w:strike/>
        </w:rPr>
        <w:t>.</w:t>
      </w:r>
      <w:r w:rsidRPr="00C14643">
        <w:rPr>
          <w:rFonts w:cstheme="minorHAnsi"/>
          <w:strike/>
          <w:lang w:val="en-US"/>
        </w:rPr>
        <w:t>idStateMC</w:t>
      </w:r>
      <w:r w:rsidRPr="00C14643">
        <w:rPr>
          <w:rFonts w:cstheme="minorHAnsi"/>
          <w:strike/>
        </w:rPr>
        <w:t xml:space="preserve"> = 200 («Обработано </w:t>
      </w:r>
      <w:r w:rsidR="008B14D9" w:rsidRPr="00C14643">
        <w:rPr>
          <w:rFonts w:cstheme="minorHAnsi"/>
          <w:strike/>
        </w:rPr>
        <w:t>ФУ</w:t>
      </w:r>
      <w:r w:rsidRPr="00C14643">
        <w:rPr>
          <w:rFonts w:cstheme="minorHAnsi"/>
          <w:strike/>
        </w:rPr>
        <w:t>»).</w:t>
      </w:r>
      <w:r w:rsidR="001A6AB1" w:rsidRPr="00C14643">
        <w:rPr>
          <w:rFonts w:cstheme="minorHAnsi"/>
          <w:strike/>
        </w:rPr>
        <w:t xml:space="preserve"> Выход из метода.</w:t>
      </w:r>
    </w:p>
    <w:p w14:paraId="4C498AC0" w14:textId="37C76BB9" w:rsidR="00044215" w:rsidRPr="00C14643" w:rsidRDefault="00044215" w:rsidP="00044215">
      <w:pPr>
        <w:spacing w:after="0" w:line="240" w:lineRule="auto"/>
        <w:jc w:val="both"/>
        <w:rPr>
          <w:rFonts w:eastAsia="Times New Roman"/>
          <w:strike/>
          <w:color w:val="000000"/>
        </w:rPr>
      </w:pPr>
    </w:p>
    <w:p w14:paraId="787C6EF9" w14:textId="49DEC84A" w:rsidR="00044215" w:rsidRDefault="00044215" w:rsidP="00044215">
      <w:pPr>
        <w:spacing w:after="0" w:line="240" w:lineRule="auto"/>
        <w:jc w:val="both"/>
        <w:rPr>
          <w:ins w:id="611" w:author="Учетная запись Майкрософт" w:date="2025-08-22T16:05:00Z"/>
          <w:rFonts w:cstheme="minorHAnsi"/>
          <w:strike/>
        </w:rPr>
      </w:pPr>
      <w:r w:rsidRPr="00C14643">
        <w:rPr>
          <w:rFonts w:eastAsia="Times New Roman"/>
          <w:b/>
          <w:strike/>
          <w:color w:val="000000"/>
        </w:rPr>
        <w:t xml:space="preserve">Если на вход метода подается </w:t>
      </w:r>
      <w:r w:rsidRPr="00C14643">
        <w:rPr>
          <w:rFonts w:cstheme="minorHAnsi"/>
          <w:b/>
          <w:strike/>
          <w:lang w:val="en-US"/>
        </w:rPr>
        <w:t>idStateMC</w:t>
      </w:r>
      <w:r w:rsidRPr="00C14643">
        <w:rPr>
          <w:rFonts w:cstheme="minorHAnsi"/>
          <w:b/>
          <w:strike/>
        </w:rPr>
        <w:t xml:space="preserve"> </w:t>
      </w:r>
      <w:proofErr w:type="gramStart"/>
      <w:r w:rsidRPr="00C14643">
        <w:rPr>
          <w:rFonts w:cstheme="minorHAnsi"/>
          <w:b/>
          <w:strike/>
        </w:rPr>
        <w:t>&lt; 200</w:t>
      </w:r>
      <w:proofErr w:type="gramEnd"/>
      <w:r w:rsidRPr="00C14643">
        <w:rPr>
          <w:rFonts w:cstheme="minorHAnsi"/>
          <w:strike/>
        </w:rPr>
        <w:t xml:space="preserve"> («Обработано </w:t>
      </w:r>
      <w:r w:rsidR="008B14D9" w:rsidRPr="00C14643">
        <w:rPr>
          <w:rFonts w:cstheme="minorHAnsi"/>
          <w:strike/>
        </w:rPr>
        <w:t>ФУ</w:t>
      </w:r>
      <w:r w:rsidRPr="00C14643">
        <w:rPr>
          <w:rFonts w:cstheme="minorHAnsi"/>
          <w:strike/>
        </w:rPr>
        <w:t>»),</w:t>
      </w:r>
      <w:r w:rsidR="002F6694" w:rsidRPr="00C14643">
        <w:rPr>
          <w:rFonts w:cstheme="minorHAnsi"/>
          <w:strike/>
        </w:rPr>
        <w:t xml:space="preserve"> то присвоить </w:t>
      </w:r>
      <w:r w:rsidR="002F6694" w:rsidRPr="00C14643">
        <w:rPr>
          <w:rFonts w:cstheme="minorHAnsi"/>
          <w:strike/>
          <w:lang w:val="en-US"/>
        </w:rPr>
        <w:t>Pm</w:t>
      </w:r>
      <w:r w:rsidR="002F6694" w:rsidRPr="00C14643">
        <w:rPr>
          <w:rFonts w:cstheme="minorHAnsi"/>
          <w:strike/>
        </w:rPr>
        <w:t>_</w:t>
      </w:r>
      <w:r w:rsidR="002F6694" w:rsidRPr="00C14643">
        <w:rPr>
          <w:rFonts w:cstheme="minorHAnsi"/>
          <w:strike/>
          <w:lang w:val="en-US"/>
        </w:rPr>
        <w:t>CBStatementDoc</w:t>
      </w:r>
      <w:r w:rsidR="002F6694" w:rsidRPr="00C14643">
        <w:rPr>
          <w:rFonts w:cstheme="minorHAnsi"/>
          <w:strike/>
        </w:rPr>
        <w:t>.</w:t>
      </w:r>
      <w:r w:rsidR="002F6694" w:rsidRPr="00C14643">
        <w:rPr>
          <w:rFonts w:cstheme="minorHAnsi"/>
          <w:strike/>
          <w:lang w:val="en-US"/>
        </w:rPr>
        <w:t>idState</w:t>
      </w:r>
      <w:r w:rsidR="002F6694" w:rsidRPr="00C14643">
        <w:rPr>
          <w:rFonts w:cstheme="minorHAnsi"/>
          <w:strike/>
        </w:rPr>
        <w:t xml:space="preserve"> = </w:t>
      </w:r>
      <w:r w:rsidR="002F6694" w:rsidRPr="00C14643">
        <w:rPr>
          <w:rFonts w:cstheme="minorHAnsi"/>
          <w:strike/>
          <w:lang w:val="en-US"/>
        </w:rPr>
        <w:t>idState</w:t>
      </w:r>
      <w:r w:rsidR="002F6694" w:rsidRPr="00C14643">
        <w:rPr>
          <w:rFonts w:cstheme="minorHAnsi"/>
          <w:strike/>
        </w:rPr>
        <w:t xml:space="preserve"> (входящий параметр).</w:t>
      </w:r>
      <w:r w:rsidR="001A6AB1" w:rsidRPr="00C14643">
        <w:rPr>
          <w:rFonts w:cstheme="minorHAnsi"/>
          <w:strike/>
        </w:rPr>
        <w:t xml:space="preserve"> </w:t>
      </w:r>
      <w:ins w:id="612" w:author="Учетная запись Майкрософт" w:date="2025-08-18T14:55:00Z">
        <w:r w:rsidR="00EE2C17" w:rsidRPr="00C14643">
          <w:rPr>
            <w:strike/>
          </w:rPr>
          <w:t>С</w:t>
        </w:r>
      </w:ins>
      <w:ins w:id="613" w:author="Учетная запись Майкрософт" w:date="2025-08-18T14:54:00Z">
        <w:r w:rsidR="00EE2C17" w:rsidRPr="00C14643">
          <w:rPr>
            <w:strike/>
          </w:rPr>
          <w:t>охранить изменения, разблокировать записи, сбросить выделение строк, обновить вывод на экран</w:t>
        </w:r>
      </w:ins>
      <w:ins w:id="614" w:author="Учетная запись Майкрософт" w:date="2025-08-18T15:13:00Z">
        <w:r w:rsidR="00ED0BCC" w:rsidRPr="00C14643">
          <w:rPr>
            <w:strike/>
          </w:rPr>
          <w:t>.</w:t>
        </w:r>
      </w:ins>
      <w:ins w:id="615" w:author="Учетная запись Майкрософт" w:date="2025-08-18T14:54:00Z">
        <w:r w:rsidR="00EE2C17" w:rsidRPr="00C14643">
          <w:rPr>
            <w:rFonts w:cstheme="minorHAnsi"/>
            <w:strike/>
          </w:rPr>
          <w:t xml:space="preserve"> </w:t>
        </w:r>
      </w:ins>
      <w:r w:rsidR="001A6AB1" w:rsidRPr="00C14643">
        <w:rPr>
          <w:rFonts w:cstheme="minorHAnsi"/>
          <w:strike/>
        </w:rPr>
        <w:t>Выход из метода.</w:t>
      </w:r>
    </w:p>
    <w:p w14:paraId="6997AE01" w14:textId="77777777" w:rsidR="00775D4C" w:rsidRDefault="00775D4C" w:rsidP="00044215">
      <w:pPr>
        <w:spacing w:after="0" w:line="240" w:lineRule="auto"/>
        <w:jc w:val="both"/>
        <w:rPr>
          <w:ins w:id="616" w:author="Учетная запись Майкрософт" w:date="2025-08-22T16:05:00Z"/>
          <w:rFonts w:cstheme="minorHAnsi"/>
          <w:strike/>
        </w:rPr>
      </w:pPr>
    </w:p>
    <w:p w14:paraId="15AE1449" w14:textId="77777777" w:rsidR="00775D4C" w:rsidRPr="00CB13C0" w:rsidRDefault="00775D4C" w:rsidP="00775D4C">
      <w:pPr>
        <w:spacing w:after="0"/>
        <w:contextualSpacing/>
        <w:jc w:val="both"/>
        <w:rPr>
          <w:ins w:id="617" w:author="Учетная запись Майкрософт" w:date="2025-08-22T16:05:00Z"/>
          <w:rFonts w:cstheme="minorHAnsi"/>
        </w:rPr>
      </w:pPr>
      <w:ins w:id="618" w:author="Учетная запись Майкрософт" w:date="2025-08-22T16:05:00Z">
        <w:r w:rsidRPr="00CB13C0">
          <w:rPr>
            <w:rFonts w:cstheme="minorHAnsi"/>
          </w:rPr>
          <w:t xml:space="preserve">Для изменения состояния документа БВ разработать </w:t>
        </w:r>
        <w:r w:rsidRPr="00CB13C0">
          <w:rPr>
            <w:rFonts w:cstheme="minorHAnsi"/>
            <w:lang w:val="en-US"/>
          </w:rPr>
          <w:t>scala</w:t>
        </w:r>
        <w:r w:rsidRPr="00CB13C0">
          <w:rPr>
            <w:rFonts w:cstheme="minorHAnsi"/>
          </w:rPr>
          <w:t xml:space="preserve">-метод «Изменение состояния документа БВ». </w:t>
        </w:r>
      </w:ins>
    </w:p>
    <w:p w14:paraId="524CEF7D" w14:textId="77777777" w:rsidR="00775D4C" w:rsidRPr="00CB13C0" w:rsidRDefault="00775D4C" w:rsidP="00775D4C">
      <w:pPr>
        <w:spacing w:after="0"/>
        <w:contextualSpacing/>
        <w:rPr>
          <w:ins w:id="619" w:author="Учетная запись Майкрософт" w:date="2025-08-22T16:05:00Z"/>
          <w:rFonts w:cstheme="minorHAnsi"/>
        </w:rPr>
      </w:pPr>
      <w:ins w:id="620" w:author="Учетная запись Майкрософт" w:date="2025-08-22T16:05:00Z">
        <w:r w:rsidRPr="00CB13C0">
          <w:rPr>
            <w:rFonts w:cstheme="minorHAnsi"/>
          </w:rPr>
          <w:t>На вход метода подаются четыре параметра:</w:t>
        </w:r>
      </w:ins>
    </w:p>
    <w:p w14:paraId="6C8C6660" w14:textId="77777777" w:rsidR="00775D4C" w:rsidRPr="00CB13C0" w:rsidRDefault="00775D4C" w:rsidP="00775D4C">
      <w:pPr>
        <w:pStyle w:val="a6"/>
        <w:numPr>
          <w:ilvl w:val="0"/>
          <w:numId w:val="35"/>
        </w:numPr>
        <w:spacing w:after="0"/>
        <w:rPr>
          <w:ins w:id="621" w:author="Учетная запись Майкрософт" w:date="2025-08-22T16:05:00Z"/>
          <w:rFonts w:cstheme="minorHAnsi"/>
        </w:rPr>
      </w:pPr>
      <w:ins w:id="622" w:author="Учетная запись Майкрософт" w:date="2025-08-22T16:05:00Z">
        <w:r w:rsidRPr="00CB13C0">
          <w:rPr>
            <w:rFonts w:cstheme="minorHAnsi"/>
            <w:lang w:val="en-US"/>
          </w:rPr>
          <w:t>gid</w:t>
        </w:r>
        <w:r w:rsidRPr="00CB13C0">
          <w:rPr>
            <w:rFonts w:cstheme="minorHAnsi"/>
          </w:rPr>
          <w:t xml:space="preserve"> документа БВ -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gid</w:t>
        </w:r>
        <w:r w:rsidRPr="00CB13C0">
          <w:rPr>
            <w:rFonts w:cstheme="minorHAnsi"/>
          </w:rPr>
          <w:t>;</w:t>
        </w:r>
      </w:ins>
    </w:p>
    <w:p w14:paraId="61405427" w14:textId="77777777" w:rsidR="00775D4C" w:rsidRPr="00CB13C0" w:rsidRDefault="00775D4C" w:rsidP="00775D4C">
      <w:pPr>
        <w:pStyle w:val="a6"/>
        <w:numPr>
          <w:ilvl w:val="0"/>
          <w:numId w:val="35"/>
        </w:numPr>
        <w:spacing w:after="0"/>
        <w:jc w:val="both"/>
        <w:rPr>
          <w:ins w:id="623" w:author="Учетная запись Майкрософт" w:date="2025-08-22T16:05:00Z"/>
          <w:rFonts w:cstheme="minorHAnsi"/>
        </w:rPr>
      </w:pPr>
      <w:proofErr w:type="gramStart"/>
      <w:ins w:id="624" w:author="Учетная запись Майкрософт" w:date="2025-08-22T16:05:00Z">
        <w:r w:rsidRPr="00CB13C0">
          <w:rPr>
            <w:rFonts w:cstheme="minorHAnsi"/>
            <w:lang w:val="en-US"/>
          </w:rPr>
          <w:t>nIndicator</w:t>
        </w:r>
        <w:proofErr w:type="gramEnd"/>
        <w:r w:rsidRPr="00CB13C0">
          <w:rPr>
            <w:rFonts w:cstheme="minorHAnsi"/>
          </w:rPr>
          <w:t xml:space="preserve"> Индикатор аналитик – поле из списка данных на закладке «Документы выписки». 100 – зеленый цвет, 200 – красный цвет;</w:t>
        </w:r>
      </w:ins>
    </w:p>
    <w:p w14:paraId="7BE94FEE" w14:textId="77777777" w:rsidR="00775D4C" w:rsidRPr="00CB13C0" w:rsidRDefault="00775D4C" w:rsidP="00775D4C">
      <w:pPr>
        <w:pStyle w:val="a6"/>
        <w:numPr>
          <w:ilvl w:val="0"/>
          <w:numId w:val="35"/>
        </w:numPr>
        <w:spacing w:after="0"/>
        <w:jc w:val="both"/>
        <w:rPr>
          <w:ins w:id="625" w:author="Учетная запись Майкрософт" w:date="2025-08-22T16:05:00Z"/>
          <w:rFonts w:cstheme="minorHAnsi"/>
        </w:rPr>
      </w:pPr>
      <w:ins w:id="626" w:author="Учетная запись Майкрософт" w:date="2025-08-22T16:05:00Z">
        <w:r w:rsidRPr="00CB13C0">
          <w:rPr>
            <w:rFonts w:cstheme="minorHAnsi"/>
            <w:lang w:val="en-US"/>
          </w:rPr>
          <w:t>sIndicator</w:t>
        </w:r>
        <w:r w:rsidRPr="00CB13C0">
          <w:rPr>
            <w:rFonts w:cstheme="minorHAnsi"/>
          </w:rPr>
          <w:t xml:space="preserve"> Примечание к индикатору аналитик – поле из списка данных на закладке «Документы выписки»;</w:t>
        </w:r>
      </w:ins>
    </w:p>
    <w:p w14:paraId="40AC4FA7" w14:textId="77777777" w:rsidR="00775D4C" w:rsidRPr="00CB13C0" w:rsidRDefault="00775D4C" w:rsidP="00775D4C">
      <w:pPr>
        <w:pStyle w:val="a6"/>
        <w:numPr>
          <w:ilvl w:val="0"/>
          <w:numId w:val="35"/>
        </w:numPr>
        <w:spacing w:after="0"/>
        <w:jc w:val="both"/>
        <w:rPr>
          <w:ins w:id="627" w:author="Учетная запись Майкрософт" w:date="2025-08-22T16:05:00Z"/>
          <w:rFonts w:cstheme="minorHAnsi"/>
        </w:rPr>
      </w:pPr>
      <w:ins w:id="628" w:author="Учетная запись Майкрософт" w:date="2025-08-22T16:05:00Z">
        <w:r w:rsidRPr="00CB13C0">
          <w:rPr>
            <w:rFonts w:cstheme="minorHAnsi"/>
            <w:lang w:val="en-US"/>
          </w:rPr>
          <w:t>C</w:t>
        </w:r>
        <w:r w:rsidRPr="00CB13C0">
          <w:rPr>
            <w:rFonts w:cstheme="minorHAnsi"/>
          </w:rPr>
          <w:t xml:space="preserve">остояние, на которое необходимо поменять состояние документа БВ - </w:t>
        </w:r>
        <w:r w:rsidRPr="00CB13C0">
          <w:rPr>
            <w:rFonts w:cstheme="minorHAnsi"/>
            <w:lang w:val="en-US"/>
          </w:rPr>
          <w:t>idState</w:t>
        </w:r>
        <w:r w:rsidRPr="00CB13C0">
          <w:rPr>
            <w:rFonts w:cstheme="minorHAnsi"/>
          </w:rPr>
          <w:t xml:space="preserve"> (ссылается на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idState</w:t>
        </w:r>
        <w:r w:rsidRPr="00CB13C0">
          <w:rPr>
            <w:rFonts w:cstheme="minorHAnsi"/>
          </w:rPr>
          <w:t>).</w:t>
        </w:r>
      </w:ins>
    </w:p>
    <w:p w14:paraId="2D788C9D" w14:textId="77777777" w:rsidR="00775D4C" w:rsidRPr="00CB13C0" w:rsidRDefault="00775D4C" w:rsidP="00775D4C">
      <w:pPr>
        <w:spacing w:after="0"/>
        <w:contextualSpacing/>
        <w:jc w:val="both"/>
        <w:rPr>
          <w:ins w:id="629" w:author="Учетная запись Майкрософт" w:date="2025-08-22T16:05:00Z"/>
          <w:rFonts w:cstheme="minorHAnsi"/>
        </w:rPr>
      </w:pPr>
      <w:ins w:id="630" w:author="Учетная запись Майкрософт" w:date="2025-08-22T16:05:00Z">
        <w:r w:rsidRPr="00CB13C0">
          <w:rPr>
            <w:rFonts w:cstheme="minorHAnsi"/>
          </w:rPr>
          <w:t>На выходе метода выдать:</w:t>
        </w:r>
      </w:ins>
    </w:p>
    <w:p w14:paraId="49858574" w14:textId="77777777" w:rsidR="0062019E" w:rsidRDefault="00775D4C" w:rsidP="00775D4C">
      <w:pPr>
        <w:pStyle w:val="a6"/>
        <w:numPr>
          <w:ilvl w:val="0"/>
          <w:numId w:val="36"/>
        </w:numPr>
        <w:spacing w:after="0"/>
        <w:jc w:val="both"/>
        <w:rPr>
          <w:ins w:id="631" w:author="Учетная запись Майкрософт" w:date="2025-08-22T16:15:00Z"/>
          <w:rFonts w:cstheme="minorHAnsi"/>
        </w:rPr>
      </w:pPr>
      <w:proofErr w:type="gramStart"/>
      <w:ins w:id="632" w:author="Учетная запись Майкрософт" w:date="2025-08-22T16:05:00Z">
        <w:r w:rsidRPr="00CB13C0">
          <w:rPr>
            <w:rFonts w:cstheme="minorHAnsi"/>
          </w:rPr>
          <w:t>сообщение</w:t>
        </w:r>
        <w:proofErr w:type="gramEnd"/>
        <w:r w:rsidRPr="00CB13C0">
          <w:rPr>
            <w:rFonts w:cstheme="minorHAnsi"/>
          </w:rPr>
          <w:t xml:space="preserve"> (</w:t>
        </w:r>
        <w:r w:rsidRPr="00CB13C0">
          <w:rPr>
            <w:rFonts w:cstheme="minorHAnsi"/>
            <w:lang w:val="en-US"/>
          </w:rPr>
          <w:t>sMessage</w:t>
        </w:r>
        <w:r w:rsidRPr="00CB13C0">
          <w:rPr>
            <w:rFonts w:cstheme="minorHAnsi"/>
          </w:rPr>
          <w:t>) об успешном выполнении или о полученной ошибке (</w:t>
        </w:r>
        <w:r w:rsidRPr="00CB13C0">
          <w:rPr>
            <w:rFonts w:cstheme="minorHAnsi"/>
            <w:lang w:val="en-US"/>
          </w:rPr>
          <w:t>sMessage</w:t>
        </w:r>
        <w:r w:rsidRPr="00CB13C0">
          <w:rPr>
            <w:rFonts w:cstheme="minorHAnsi"/>
          </w:rPr>
          <w:t>)</w:t>
        </w:r>
      </w:ins>
    </w:p>
    <w:p w14:paraId="57C3BEE3" w14:textId="77777777" w:rsidR="0062019E" w:rsidRDefault="0062019E" w:rsidP="00775D4C">
      <w:pPr>
        <w:pStyle w:val="a6"/>
        <w:numPr>
          <w:ilvl w:val="0"/>
          <w:numId w:val="36"/>
        </w:numPr>
        <w:spacing w:after="0"/>
        <w:jc w:val="both"/>
        <w:rPr>
          <w:ins w:id="633" w:author="Учетная запись Майкрософт" w:date="2025-08-22T16:16:00Z"/>
          <w:rFonts w:cstheme="minorHAnsi"/>
        </w:rPr>
      </w:pPr>
      <w:proofErr w:type="gramStart"/>
      <w:ins w:id="634" w:author="Учетная запись Майкрософт" w:date="2025-08-22T16:16:00Z">
        <w:r>
          <w:rPr>
            <w:rFonts w:cstheme="minorHAnsi"/>
          </w:rPr>
          <w:t>флаг</w:t>
        </w:r>
        <w:proofErr w:type="gramEnd"/>
        <w:r>
          <w:rPr>
            <w:rFonts w:cstheme="minorHAnsi"/>
          </w:rPr>
          <w:t>- результат:</w:t>
        </w:r>
      </w:ins>
    </w:p>
    <w:p w14:paraId="04B73FCD" w14:textId="1B3B844A" w:rsidR="00775D4C" w:rsidRDefault="0062019E" w:rsidP="0062019E">
      <w:pPr>
        <w:pStyle w:val="a6"/>
        <w:spacing w:after="0"/>
        <w:jc w:val="both"/>
        <w:rPr>
          <w:ins w:id="635" w:author="Учетная запись Майкрософт" w:date="2025-08-22T16:17:00Z"/>
          <w:rFonts w:cstheme="minorHAnsi"/>
        </w:rPr>
      </w:pPr>
      <w:ins w:id="636" w:author="Учетная запись Майкрософт" w:date="2025-08-22T16:16:00Z">
        <w:r>
          <w:rPr>
            <w:rFonts w:cstheme="minorHAnsi"/>
          </w:rPr>
          <w:t xml:space="preserve">- </w:t>
        </w:r>
      </w:ins>
      <w:ins w:id="637" w:author="Учетная запись Майкрософт" w:date="2025-08-22T16:17:00Z">
        <w:r>
          <w:rPr>
            <w:rFonts w:cstheme="minorHAnsi"/>
            <w:lang w:val="en-US"/>
          </w:rPr>
          <w:t>S</w:t>
        </w:r>
        <w:r>
          <w:rPr>
            <w:rFonts w:cstheme="minorHAnsi"/>
          </w:rPr>
          <w:t xml:space="preserve"> – успешное выполнение,</w:t>
        </w:r>
      </w:ins>
    </w:p>
    <w:p w14:paraId="554EC075" w14:textId="273F638E" w:rsidR="0062019E" w:rsidRPr="0062019E" w:rsidRDefault="0062019E" w:rsidP="0062019E">
      <w:pPr>
        <w:pStyle w:val="a6"/>
        <w:spacing w:after="0"/>
        <w:jc w:val="both"/>
        <w:rPr>
          <w:ins w:id="638" w:author="Учетная запись Майкрософт" w:date="2025-08-22T16:05:00Z"/>
          <w:rFonts w:cstheme="minorHAnsi"/>
        </w:rPr>
      </w:pPr>
      <w:ins w:id="639" w:author="Учетная запись Майкрософт" w:date="2025-08-22T16:17:00Z">
        <w:r>
          <w:rPr>
            <w:rFonts w:cstheme="minorHAnsi"/>
          </w:rPr>
          <w:t xml:space="preserve">- </w:t>
        </w:r>
        <w:r>
          <w:rPr>
            <w:rFonts w:cstheme="minorHAnsi"/>
            <w:lang w:val="en-US"/>
          </w:rPr>
          <w:t xml:space="preserve">E – </w:t>
        </w:r>
        <w:r>
          <w:rPr>
            <w:rFonts w:cstheme="minorHAnsi"/>
          </w:rPr>
          <w:t>ошибка.</w:t>
        </w:r>
      </w:ins>
    </w:p>
    <w:p w14:paraId="05174A02" w14:textId="77777777" w:rsidR="00775D4C" w:rsidRPr="00CB13C0" w:rsidRDefault="00775D4C" w:rsidP="00775D4C">
      <w:pPr>
        <w:spacing w:after="0"/>
        <w:contextualSpacing/>
        <w:rPr>
          <w:ins w:id="640" w:author="Учетная запись Майкрософт" w:date="2025-08-22T16:05:00Z"/>
          <w:rFonts w:cstheme="minorHAnsi"/>
        </w:rPr>
      </w:pPr>
    </w:p>
    <w:p w14:paraId="697EDA7C" w14:textId="77777777" w:rsidR="00775D4C" w:rsidRPr="00CB13C0" w:rsidRDefault="00775D4C" w:rsidP="00775D4C">
      <w:pPr>
        <w:pStyle w:val="a6"/>
        <w:spacing w:after="0"/>
        <w:ind w:left="0"/>
        <w:rPr>
          <w:ins w:id="641" w:author="Учетная запись Майкрософт" w:date="2025-08-22T16:05:00Z"/>
          <w:rFonts w:cstheme="minorHAnsi"/>
        </w:rPr>
      </w:pPr>
      <w:ins w:id="642" w:author="Учетная запись Майкрософт" w:date="2025-08-22T16:05:00Z">
        <w:r w:rsidRPr="00CB13C0">
          <w:rPr>
            <w:rFonts w:cstheme="minorHAnsi"/>
            <w:b/>
          </w:rPr>
          <w:t>Если на вход</w:t>
        </w:r>
        <w:r w:rsidRPr="00CB13C0">
          <w:rPr>
            <w:rFonts w:cstheme="minorHAnsi"/>
          </w:rPr>
          <w:t xml:space="preserve"> </w:t>
        </w:r>
        <w:r w:rsidRPr="00CB13C0">
          <w:rPr>
            <w:rFonts w:cstheme="minorHAnsi"/>
            <w:b/>
          </w:rPr>
          <w:t xml:space="preserve">метода подается </w:t>
        </w:r>
        <w:r w:rsidRPr="00CB13C0">
          <w:rPr>
            <w:rFonts w:cstheme="minorHAnsi"/>
            <w:b/>
            <w:lang w:val="en-US"/>
          </w:rPr>
          <w:t>idStateMC</w:t>
        </w:r>
        <w:r w:rsidRPr="00CB13C0">
          <w:rPr>
            <w:rFonts w:cstheme="minorHAnsi"/>
            <w:b/>
          </w:rPr>
          <w:t xml:space="preserve"> = 200</w:t>
        </w:r>
        <w:r w:rsidRPr="00CB13C0">
          <w:rPr>
            <w:rFonts w:cstheme="minorHAnsi"/>
          </w:rPr>
          <w:t xml:space="preserve"> («Обработано ФУ»), то выполнить п.1-6.</w:t>
        </w:r>
      </w:ins>
    </w:p>
    <w:p w14:paraId="4290A3E2" w14:textId="77777777" w:rsidR="00775D4C" w:rsidRPr="00CB13C0" w:rsidRDefault="00775D4C" w:rsidP="009B04B3">
      <w:pPr>
        <w:pStyle w:val="a6"/>
        <w:numPr>
          <w:ilvl w:val="0"/>
          <w:numId w:val="37"/>
        </w:numPr>
        <w:spacing w:after="0"/>
        <w:ind w:left="0" w:firstLine="54"/>
        <w:jc w:val="both"/>
        <w:rPr>
          <w:ins w:id="643" w:author="Учетная запись Майкрософт" w:date="2025-08-22T16:05:00Z"/>
          <w:rFonts w:cstheme="minorHAnsi"/>
        </w:rPr>
      </w:pPr>
      <w:ins w:id="644" w:author="Учетная запись Майкрософт" w:date="2025-08-22T16:05:00Z">
        <w:r w:rsidRPr="00CB13C0">
          <w:rPr>
            <w:rFonts w:cstheme="minorHAnsi"/>
          </w:rPr>
          <w:t xml:space="preserve">Если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idStateMC</w:t>
        </w:r>
        <w:r w:rsidRPr="00CB13C0">
          <w:rPr>
            <w:rFonts w:cstheme="minorHAnsi"/>
          </w:rPr>
          <w:t xml:space="preserve"> = 200 («Обработано ФУ») поданного на вход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gid</w:t>
        </w:r>
        <w:r w:rsidRPr="00CB13C0">
          <w:rPr>
            <w:rFonts w:cstheme="minorHAnsi"/>
          </w:rPr>
          <w:t>, то завершить работу метода. Иначе выполнить проверку.</w:t>
        </w:r>
      </w:ins>
    </w:p>
    <w:p w14:paraId="41EBF0F7" w14:textId="77777777" w:rsidR="00775D4C" w:rsidRPr="00CB13C0" w:rsidRDefault="00775D4C" w:rsidP="009B04B3">
      <w:pPr>
        <w:pStyle w:val="a6"/>
        <w:numPr>
          <w:ilvl w:val="0"/>
          <w:numId w:val="37"/>
        </w:numPr>
        <w:spacing w:after="0" w:line="240" w:lineRule="auto"/>
        <w:ind w:left="0" w:firstLine="54"/>
        <w:contextualSpacing w:val="0"/>
        <w:jc w:val="both"/>
        <w:rPr>
          <w:ins w:id="645" w:author="Учетная запись Майкрософт" w:date="2025-08-22T16:05:00Z"/>
          <w:rFonts w:cstheme="minorHAnsi"/>
        </w:rPr>
      </w:pPr>
      <w:ins w:id="646" w:author="Учетная запись Майкрософт" w:date="2025-08-22T16:05:00Z">
        <w:r w:rsidRPr="00CB13C0">
          <w:t xml:space="preserve">Проверить значение </w:t>
        </w:r>
        <w:r w:rsidRPr="00CB13C0">
          <w:rPr>
            <w:lang w:val="en-US"/>
          </w:rPr>
          <w:t>nIndicator</w:t>
        </w:r>
        <w:r w:rsidRPr="00CB13C0">
          <w:t xml:space="preserve">. Если </w:t>
        </w:r>
        <w:r w:rsidRPr="00CB13C0">
          <w:rPr>
            <w:lang w:val="en-US"/>
          </w:rPr>
          <w:t>nIndicator</w:t>
        </w:r>
        <w:r w:rsidRPr="00CB13C0">
          <w:t xml:space="preserve"> = 200, </w:t>
        </w:r>
        <w:r w:rsidRPr="00CB13C0">
          <w:rPr>
            <w:rFonts w:cstheme="minorHAnsi"/>
          </w:rPr>
          <w:t xml:space="preserve">то сформировать сообщение с ошибкой: «В документе выписки </w:t>
        </w:r>
        <w:r w:rsidRPr="00CB13C0">
          <w:rPr>
            <w:lang w:val="en-US"/>
          </w:rPr>
          <w:t>gid</w:t>
        </w:r>
        <w:r w:rsidRPr="00CB13C0">
          <w:t xml:space="preserve"> {значение </w:t>
        </w:r>
        <w:r w:rsidRPr="00CB13C0">
          <w:rPr>
            <w:rFonts w:cstheme="minorHAnsi"/>
          </w:rPr>
          <w:t xml:space="preserve">входящего параметра </w:t>
        </w:r>
        <w:r w:rsidRPr="00CB13C0">
          <w:rPr>
            <w:lang w:val="en-US"/>
          </w:rPr>
          <w:t>gid</w:t>
        </w:r>
        <w:r w:rsidRPr="00CB13C0">
          <w:t>} не заполнены</w:t>
        </w:r>
        <w:r w:rsidRPr="00CB13C0">
          <w:rPr>
            <w:rFonts w:cstheme="minorHAnsi"/>
          </w:rPr>
          <w:t>: {значение входящего параметра sIndicator}.»</w:t>
        </w:r>
      </w:ins>
    </w:p>
    <w:p w14:paraId="138801BC" w14:textId="77777777" w:rsidR="00775D4C" w:rsidRPr="00CB13C0" w:rsidRDefault="00775D4C" w:rsidP="009B04B3">
      <w:pPr>
        <w:pStyle w:val="a6"/>
        <w:numPr>
          <w:ilvl w:val="0"/>
          <w:numId w:val="37"/>
        </w:numPr>
        <w:spacing w:after="0"/>
        <w:ind w:left="0" w:firstLine="54"/>
        <w:rPr>
          <w:ins w:id="647" w:author="Учетная запись Майкрософт" w:date="2025-08-22T16:05:00Z"/>
          <w:rFonts w:cstheme="minorHAnsi"/>
        </w:rPr>
      </w:pPr>
      <w:ins w:id="648" w:author="Учетная запись Майкрософт" w:date="2025-08-22T16:05:00Z">
        <w:r w:rsidRPr="00CB13C0">
          <w:t xml:space="preserve">Проверить, что сумма распределения всех строк ПП/ВПП равна сумме документа выписки. Связь по условию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 xml:space="preserve">gidPayDoc = </w:t>
        </w:r>
        <w:r w:rsidRPr="00CB13C0">
          <w:rPr>
            <w:rFonts w:cstheme="minorHAnsi"/>
          </w:rPr>
          <w:t>Pm_ObjSumDistr.gidDoc:</w:t>
        </w:r>
      </w:ins>
    </w:p>
    <w:p w14:paraId="63B74024" w14:textId="77777777" w:rsidR="00775D4C" w:rsidRPr="00CB13C0" w:rsidRDefault="00775D4C" w:rsidP="009B04B3">
      <w:pPr>
        <w:pStyle w:val="a6"/>
        <w:spacing w:after="0"/>
        <w:ind w:left="0" w:firstLine="54"/>
        <w:jc w:val="both"/>
        <w:rPr>
          <w:ins w:id="649" w:author="Учетная запись Майкрософт" w:date="2025-08-22T16:05:00Z"/>
          <w:rFonts w:cstheme="minorHAnsi"/>
        </w:rPr>
      </w:pPr>
      <w:ins w:id="650" w:author="Учетная запись Майкрософт" w:date="2025-08-22T16:05:00Z">
        <w:r w:rsidRPr="00CB13C0">
          <w:t xml:space="preserve">Если </w:t>
        </w:r>
        <w:r w:rsidRPr="00CB13C0">
          <w:rPr>
            <w:lang w:val="en-US"/>
          </w:rPr>
          <w:t>SUM</w:t>
        </w:r>
        <w:r w:rsidRPr="00CB13C0">
          <w:t>(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ObjSumDistr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nSumm</w:t>
        </w:r>
        <w:r w:rsidRPr="00CB13C0">
          <w:t xml:space="preserve">) &lt;&gt;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nSum</w:t>
        </w:r>
        <w:r w:rsidRPr="00CB13C0">
          <w:rPr>
            <w:rFonts w:cstheme="minorHAnsi"/>
          </w:rPr>
          <w:t xml:space="preserve">, то сформировать сообщение с ошибкой: «в документе выписки </w:t>
        </w:r>
        <w:r w:rsidRPr="00CB13C0">
          <w:rPr>
            <w:lang w:val="en-US"/>
          </w:rPr>
          <w:t>gid</w:t>
        </w:r>
        <w:r w:rsidRPr="00CB13C0">
          <w:t xml:space="preserve"> {значение </w:t>
        </w:r>
        <w:r w:rsidRPr="00CB13C0">
          <w:rPr>
            <w:rFonts w:cstheme="minorHAnsi"/>
          </w:rPr>
          <w:t xml:space="preserve">входящего параметра </w:t>
        </w:r>
        <w:r w:rsidRPr="00CB13C0">
          <w:rPr>
            <w:lang w:val="en-US"/>
          </w:rPr>
          <w:t>gid</w:t>
        </w:r>
        <w:r w:rsidRPr="00CB13C0">
          <w:t>}</w:t>
        </w:r>
        <w:r w:rsidRPr="00CB13C0">
          <w:rPr>
            <w:rFonts w:cstheme="minorHAnsi"/>
          </w:rPr>
          <w:t xml:space="preserve"> остаток к распределению не равен 0.» </w:t>
        </w:r>
      </w:ins>
    </w:p>
    <w:p w14:paraId="0824A3C9" w14:textId="77777777" w:rsidR="00775D4C" w:rsidRPr="00CB13C0" w:rsidRDefault="00775D4C" w:rsidP="009B04B3">
      <w:pPr>
        <w:pStyle w:val="a6"/>
        <w:numPr>
          <w:ilvl w:val="0"/>
          <w:numId w:val="37"/>
        </w:numPr>
        <w:spacing w:after="0"/>
        <w:ind w:left="0" w:firstLine="54"/>
        <w:jc w:val="both"/>
        <w:rPr>
          <w:ins w:id="651" w:author="Учетная запись Майкрософт" w:date="2025-08-22T16:05:00Z"/>
          <w:rFonts w:cstheme="minorHAnsi"/>
        </w:rPr>
      </w:pPr>
      <w:ins w:id="652" w:author="Учетная запись Майкрософт" w:date="2025-08-22T16:05:00Z">
        <w:r w:rsidRPr="00CB13C0">
          <w:rPr>
            <w:rFonts w:cstheme="minorHAnsi"/>
          </w:rPr>
          <w:lastRenderedPageBreak/>
          <w:t xml:space="preserve">Добавить к сообщению из п.2 сообщение из п.3. </w:t>
        </w:r>
      </w:ins>
    </w:p>
    <w:p w14:paraId="00AC0F6B" w14:textId="537B8122" w:rsidR="00775D4C" w:rsidRPr="00CB13C0" w:rsidRDefault="00775D4C" w:rsidP="009B04B3">
      <w:pPr>
        <w:pStyle w:val="a6"/>
        <w:numPr>
          <w:ilvl w:val="0"/>
          <w:numId w:val="37"/>
        </w:numPr>
        <w:spacing w:after="0"/>
        <w:ind w:left="0" w:firstLine="54"/>
        <w:jc w:val="both"/>
        <w:rPr>
          <w:ins w:id="653" w:author="Учетная запись Майкрософт" w:date="2025-08-22T16:05:00Z"/>
          <w:rFonts w:cstheme="minorHAnsi"/>
        </w:rPr>
      </w:pPr>
      <w:ins w:id="654" w:author="Учетная запись Майкрософт" w:date="2025-08-22T16:05:00Z">
        <w:r w:rsidRPr="00CB13C0">
          <w:rPr>
            <w:rFonts w:cstheme="minorHAnsi"/>
          </w:rPr>
          <w:t xml:space="preserve">Если сообщение об ошибке из п.4. не пустое, то сформировать исходящий параметр метода </w:t>
        </w:r>
        <w:r w:rsidRPr="00CB13C0">
          <w:rPr>
            <w:rFonts w:cstheme="minorHAnsi"/>
            <w:lang w:val="en-US"/>
          </w:rPr>
          <w:t>sMessage</w:t>
        </w:r>
        <w:r w:rsidRPr="00CB13C0">
          <w:rPr>
            <w:rFonts w:cstheme="minorHAnsi"/>
          </w:rPr>
          <w:t>: $сообщение из п.2$ + $сообщение из п.3$ + «Установка состояния «Обработано ФУ» невозможна.»</w:t>
        </w:r>
      </w:ins>
      <w:ins w:id="655" w:author="Учетная запись Майкрософт" w:date="2025-08-22T16:18:00Z">
        <w:r w:rsidR="0062019E">
          <w:rPr>
            <w:rFonts w:cstheme="minorHAnsi"/>
          </w:rPr>
          <w:t>. Присвоить флагу-результату значение Е.</w:t>
        </w:r>
      </w:ins>
      <w:ins w:id="656" w:author="Учетная запись Майкрософт" w:date="2025-08-22T16:05:00Z">
        <w:r w:rsidRPr="00CB13C0">
          <w:rPr>
            <w:rFonts w:cstheme="minorHAnsi"/>
          </w:rPr>
          <w:t xml:space="preserve"> Выход из метода.</w:t>
        </w:r>
      </w:ins>
    </w:p>
    <w:p w14:paraId="63D83497" w14:textId="1B8B2A6E" w:rsidR="00775D4C" w:rsidRPr="00CB13C0" w:rsidRDefault="00775D4C" w:rsidP="00775D4C">
      <w:pPr>
        <w:pStyle w:val="a6"/>
        <w:spacing w:after="0" w:line="240" w:lineRule="auto"/>
        <w:ind w:left="0" w:firstLine="284"/>
        <w:contextualSpacing w:val="0"/>
        <w:jc w:val="both"/>
        <w:rPr>
          <w:ins w:id="657" w:author="Учетная запись Майкрософт" w:date="2025-08-22T16:05:00Z"/>
          <w:rFonts w:cstheme="minorHAnsi"/>
        </w:rPr>
      </w:pPr>
      <w:ins w:id="658" w:author="Учетная запись Майкрософт" w:date="2025-08-22T16:05:00Z">
        <w:r w:rsidRPr="00CB13C0">
          <w:rPr>
            <w:rFonts w:cstheme="minorHAnsi"/>
          </w:rPr>
          <w:t xml:space="preserve">Пример исходящего параметра </w:t>
        </w:r>
        <w:r w:rsidRPr="00CB13C0">
          <w:rPr>
            <w:rFonts w:cstheme="minorHAnsi"/>
            <w:lang w:val="en-US"/>
          </w:rPr>
          <w:t>sMessage</w:t>
        </w:r>
        <w:r w:rsidRPr="00CB13C0">
          <w:rPr>
            <w:rFonts w:cstheme="minorHAnsi"/>
          </w:rPr>
          <w:t xml:space="preserve"> в случае наличия ошибок: «В документе выписки </w:t>
        </w:r>
        <w:r w:rsidRPr="00CB13C0">
          <w:rPr>
            <w:lang w:val="en-US"/>
          </w:rPr>
          <w:t>gid</w:t>
        </w:r>
        <w:r w:rsidRPr="00CB13C0">
          <w:t xml:space="preserve"> </w:t>
        </w:r>
      </w:ins>
      <w:ins w:id="659" w:author="Учетная запись Майкрософт" w:date="2025-08-22T16:10:00Z">
        <w:r w:rsidR="001D26C6" w:rsidRPr="009B04B3">
          <w:t>7701</w:t>
        </w:r>
      </w:ins>
      <w:ins w:id="660" w:author="Учетная запись Майкрософт" w:date="2025-08-22T16:05:00Z">
        <w:r w:rsidRPr="00CB13C0">
          <w:t>/11</w:t>
        </w:r>
      </w:ins>
      <w:ins w:id="661" w:author="Учетная запись Майкрософт" w:date="2025-08-22T16:10:00Z">
        <w:r w:rsidRPr="009B04B3">
          <w:t>11</w:t>
        </w:r>
      </w:ins>
      <w:ins w:id="662" w:author="Учетная запись Майкрософт" w:date="2025-08-22T16:05:00Z">
        <w:r w:rsidRPr="00CB13C0">
          <w:t xml:space="preserve"> не заполнены</w:t>
        </w:r>
        <w:r w:rsidRPr="00CB13C0">
          <w:rPr>
            <w:rFonts w:cstheme="minorHAnsi"/>
          </w:rPr>
          <w:t xml:space="preserve">: </w:t>
        </w:r>
        <w:r w:rsidRPr="00CB13C0">
          <w:t>К</w:t>
        </w:r>
        <w:r w:rsidRPr="00CB13C0">
          <w:rPr>
            <w:rFonts w:eastAsia="Times New Roman" w:cstheme="minorHAnsi"/>
            <w:color w:val="000000"/>
            <w:lang w:eastAsia="ru-RU"/>
          </w:rPr>
          <w:t xml:space="preserve">онтрагент-плательщик </w:t>
        </w:r>
        <w:r w:rsidRPr="00CB13C0">
          <w:rPr>
            <w:rFonts w:eastAsia="Times New Roman" w:cstheme="minorHAnsi"/>
            <w:color w:val="000000"/>
            <w:lang w:val="en-US" w:eastAsia="ru-RU"/>
          </w:rPr>
          <w:t>Global</w:t>
        </w:r>
        <w:r w:rsidRPr="00CB13C0">
          <w:rPr>
            <w:rFonts w:eastAsia="Times New Roman" w:cstheme="minorHAnsi"/>
            <w:color w:val="000000"/>
            <w:lang w:eastAsia="ru-RU"/>
          </w:rPr>
          <w:t xml:space="preserve">, </w:t>
        </w:r>
        <w:r w:rsidRPr="00CB13C0">
          <w:t xml:space="preserve">Платежный документ </w:t>
        </w:r>
        <w:r w:rsidRPr="00CB13C0">
          <w:rPr>
            <w:lang w:val="en-US"/>
          </w:rPr>
          <w:t>Global</w:t>
        </w:r>
        <w:r w:rsidRPr="00CB13C0">
          <w:t xml:space="preserve">, Статья БДДС, ЦФУ, Куратор по направлению. </w:t>
        </w:r>
        <w:r w:rsidRPr="00CB13C0">
          <w:rPr>
            <w:rFonts w:cstheme="minorHAnsi"/>
          </w:rPr>
          <w:t xml:space="preserve">В документе выписки </w:t>
        </w:r>
        <w:r w:rsidRPr="00CB13C0">
          <w:rPr>
            <w:lang w:val="en-US"/>
          </w:rPr>
          <w:t>gid</w:t>
        </w:r>
        <w:r w:rsidR="001D26C6">
          <w:t xml:space="preserve"> 7701</w:t>
        </w:r>
        <w:r w:rsidRPr="00CB13C0">
          <w:t>/11</w:t>
        </w:r>
      </w:ins>
      <w:ins w:id="663" w:author="Учетная запись Майкрософт" w:date="2025-08-22T16:10:00Z">
        <w:r w:rsidR="001D26C6">
          <w:rPr>
            <w:lang w:val="en-US"/>
          </w:rPr>
          <w:t>11</w:t>
        </w:r>
      </w:ins>
      <w:ins w:id="664" w:author="Учетная запись Майкрософт" w:date="2025-08-22T16:05:00Z">
        <w:r w:rsidRPr="00CB13C0">
          <w:t xml:space="preserve"> о</w:t>
        </w:r>
        <w:r w:rsidRPr="00CB13C0">
          <w:rPr>
            <w:rFonts w:cstheme="minorHAnsi"/>
          </w:rPr>
          <w:t>статок к распределению не равен 0. Установка состояния «Обработано ФУ» невозможна.»</w:t>
        </w:r>
      </w:ins>
    </w:p>
    <w:p w14:paraId="786671F3" w14:textId="09909594" w:rsidR="00775D4C" w:rsidRPr="00CB13C0" w:rsidRDefault="00775D4C" w:rsidP="0062019E">
      <w:pPr>
        <w:pStyle w:val="a6"/>
        <w:numPr>
          <w:ilvl w:val="0"/>
          <w:numId w:val="37"/>
        </w:numPr>
        <w:spacing w:after="0" w:line="240" w:lineRule="auto"/>
        <w:ind w:left="0" w:firstLine="284"/>
        <w:contextualSpacing w:val="0"/>
        <w:jc w:val="both"/>
        <w:rPr>
          <w:ins w:id="665" w:author="Учетная запись Майкрософт" w:date="2025-08-22T16:05:00Z"/>
          <w:rFonts w:eastAsia="Times New Roman"/>
          <w:color w:val="000000"/>
        </w:rPr>
      </w:pPr>
      <w:ins w:id="666" w:author="Учетная запись Майкрософт" w:date="2025-08-22T16:05:00Z">
        <w:r w:rsidRPr="00CB13C0">
          <w:rPr>
            <w:rFonts w:cstheme="minorHAnsi"/>
          </w:rPr>
          <w:t xml:space="preserve">Если сообщение об ошибке из п.4 пустое, то записать в класс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idState</w:t>
        </w:r>
        <w:r w:rsidRPr="00CB13C0">
          <w:rPr>
            <w:rFonts w:cstheme="minorHAnsi"/>
          </w:rPr>
          <w:t xml:space="preserve"> = </w:t>
        </w:r>
        <w:r w:rsidRPr="00CB13C0">
          <w:rPr>
            <w:rFonts w:cstheme="minorHAnsi"/>
            <w:lang w:val="en-US"/>
          </w:rPr>
          <w:t>idState</w:t>
        </w:r>
        <w:r w:rsidRPr="00CB13C0">
          <w:rPr>
            <w:rFonts w:cstheme="minorHAnsi"/>
          </w:rPr>
          <w:t xml:space="preserve"> (входящий параметр) по ключу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gid</w:t>
        </w:r>
        <w:r w:rsidRPr="00CB13C0">
          <w:rPr>
            <w:rFonts w:cstheme="minorHAnsi"/>
          </w:rPr>
          <w:t xml:space="preserve"> = </w:t>
        </w:r>
        <w:r w:rsidRPr="00CB13C0">
          <w:rPr>
            <w:rFonts w:cstheme="minorHAnsi"/>
            <w:lang w:val="en-US"/>
          </w:rPr>
          <w:t>gid</w:t>
        </w:r>
        <w:r w:rsidRPr="00CB13C0">
          <w:rPr>
            <w:rFonts w:cstheme="minorHAnsi"/>
          </w:rPr>
          <w:t xml:space="preserve"> (входящий параметр метода). Сохранить изменения в БД. Присвоить </w:t>
        </w:r>
        <w:r w:rsidRPr="00CB13C0">
          <w:rPr>
            <w:rFonts w:cstheme="minorHAnsi"/>
            <w:lang w:val="en-US"/>
          </w:rPr>
          <w:t>sMessage</w:t>
        </w:r>
        <w:r w:rsidRPr="00CB13C0">
          <w:rPr>
            <w:rFonts w:cstheme="minorHAnsi"/>
          </w:rPr>
          <w:t xml:space="preserve"> значение «Состояние документа выписки </w:t>
        </w:r>
        <w:r w:rsidRPr="00CB13C0">
          <w:rPr>
            <w:lang w:val="en-US"/>
          </w:rPr>
          <w:t>gid</w:t>
        </w:r>
        <w:r w:rsidRPr="00CB13C0">
          <w:t xml:space="preserve"> {значение </w:t>
        </w:r>
        <w:r w:rsidRPr="00CB13C0">
          <w:rPr>
            <w:rFonts w:cstheme="minorHAnsi"/>
          </w:rPr>
          <w:t xml:space="preserve">входящего параметра </w:t>
        </w:r>
        <w:r w:rsidRPr="00CB13C0">
          <w:rPr>
            <w:lang w:val="en-US"/>
          </w:rPr>
          <w:t>gid</w:t>
        </w:r>
        <w:r w:rsidRPr="00CB13C0">
          <w:t xml:space="preserve">} </w:t>
        </w:r>
        <w:r w:rsidRPr="00CB13C0">
          <w:rPr>
            <w:rFonts w:cstheme="minorHAnsi"/>
          </w:rPr>
          <w:t>изменено успешно».</w:t>
        </w:r>
      </w:ins>
      <w:ins w:id="667" w:author="Учетная запись Майкрософт" w:date="2025-08-22T16:18:00Z">
        <w:r w:rsidR="0062019E" w:rsidRPr="0062019E">
          <w:rPr>
            <w:rFonts w:cstheme="minorHAnsi"/>
          </w:rPr>
          <w:t xml:space="preserve"> </w:t>
        </w:r>
        <w:r w:rsidR="0062019E">
          <w:rPr>
            <w:rFonts w:cstheme="minorHAnsi"/>
          </w:rPr>
          <w:t xml:space="preserve">Присвоить флагу-результату значение </w:t>
        </w:r>
      </w:ins>
      <w:ins w:id="668" w:author="Учетная запись Майкрософт" w:date="2025-08-22T16:19:00Z">
        <w:r w:rsidR="0062019E">
          <w:rPr>
            <w:rFonts w:cstheme="minorHAnsi"/>
            <w:lang w:val="en-US"/>
          </w:rPr>
          <w:t>S</w:t>
        </w:r>
      </w:ins>
      <w:ins w:id="669" w:author="Учетная запись Майкрософт" w:date="2025-08-22T16:18:00Z">
        <w:r w:rsidR="0062019E">
          <w:rPr>
            <w:rFonts w:cstheme="minorHAnsi"/>
          </w:rPr>
          <w:t>.</w:t>
        </w:r>
        <w:r w:rsidR="0062019E" w:rsidRPr="00CB13C0">
          <w:rPr>
            <w:rFonts w:cstheme="minorHAnsi"/>
          </w:rPr>
          <w:t xml:space="preserve"> </w:t>
        </w:r>
      </w:ins>
      <w:ins w:id="670" w:author="Учетная запись Майкрософт" w:date="2025-08-22T16:05:00Z">
        <w:r w:rsidRPr="00CB13C0">
          <w:rPr>
            <w:rFonts w:cstheme="minorHAnsi"/>
          </w:rPr>
          <w:t>Выход из метода.</w:t>
        </w:r>
      </w:ins>
    </w:p>
    <w:p w14:paraId="0D2E6E91" w14:textId="77777777" w:rsidR="00775D4C" w:rsidRPr="00CB13C0" w:rsidRDefault="00775D4C" w:rsidP="00775D4C">
      <w:pPr>
        <w:spacing w:after="0" w:line="240" w:lineRule="auto"/>
        <w:jc w:val="both"/>
        <w:rPr>
          <w:ins w:id="671" w:author="Учетная запись Майкрософт" w:date="2025-08-22T16:05:00Z"/>
          <w:rFonts w:eastAsia="Times New Roman"/>
          <w:color w:val="000000"/>
        </w:rPr>
      </w:pPr>
    </w:p>
    <w:p w14:paraId="49546ABF" w14:textId="30C2BCDE" w:rsidR="00775D4C" w:rsidRPr="00CB13C0" w:rsidRDefault="00775D4C" w:rsidP="00775D4C">
      <w:pPr>
        <w:spacing w:after="0" w:line="240" w:lineRule="auto"/>
        <w:jc w:val="both"/>
        <w:rPr>
          <w:ins w:id="672" w:author="Учетная запись Майкрософт" w:date="2025-08-22T16:05:00Z"/>
          <w:rFonts w:eastAsia="Times New Roman"/>
          <w:color w:val="000000"/>
        </w:rPr>
      </w:pPr>
      <w:ins w:id="673" w:author="Учетная запись Майкрософт" w:date="2025-08-22T16:05:00Z">
        <w:r w:rsidRPr="00CB13C0">
          <w:rPr>
            <w:rFonts w:eastAsia="Times New Roman"/>
            <w:b/>
            <w:color w:val="000000"/>
          </w:rPr>
          <w:t xml:space="preserve">Если на вход метода подается </w:t>
        </w:r>
        <w:r w:rsidRPr="00CB13C0">
          <w:rPr>
            <w:rFonts w:cstheme="minorHAnsi"/>
            <w:b/>
            <w:lang w:val="en-US"/>
          </w:rPr>
          <w:t>idStateMC</w:t>
        </w:r>
        <w:r w:rsidRPr="00CB13C0">
          <w:rPr>
            <w:rFonts w:cstheme="minorHAnsi"/>
            <w:b/>
          </w:rPr>
          <w:t xml:space="preserve"> </w:t>
        </w:r>
        <w:proofErr w:type="gramStart"/>
        <w:r w:rsidRPr="00CB13C0">
          <w:rPr>
            <w:rFonts w:cstheme="minorHAnsi"/>
            <w:b/>
          </w:rPr>
          <w:t>&lt; 200</w:t>
        </w:r>
        <w:proofErr w:type="gramEnd"/>
        <w:r w:rsidRPr="00CB13C0">
          <w:rPr>
            <w:rFonts w:cstheme="minorHAnsi"/>
          </w:rPr>
          <w:t xml:space="preserve"> («Обработано ФУ»), то записать в класс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idState</w:t>
        </w:r>
        <w:r w:rsidRPr="00CB13C0">
          <w:rPr>
            <w:rFonts w:cstheme="minorHAnsi"/>
          </w:rPr>
          <w:t xml:space="preserve"> = </w:t>
        </w:r>
        <w:r w:rsidRPr="00CB13C0">
          <w:rPr>
            <w:rFonts w:cstheme="minorHAnsi"/>
            <w:lang w:val="en-US"/>
          </w:rPr>
          <w:t>idState</w:t>
        </w:r>
        <w:r w:rsidRPr="00CB13C0">
          <w:rPr>
            <w:rFonts w:cstheme="minorHAnsi"/>
          </w:rPr>
          <w:t xml:space="preserve"> (входящий параметр) по ключу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gid</w:t>
        </w:r>
        <w:r w:rsidRPr="00CB13C0">
          <w:rPr>
            <w:rFonts w:cstheme="minorHAnsi"/>
          </w:rPr>
          <w:t xml:space="preserve"> = </w:t>
        </w:r>
        <w:r w:rsidRPr="00CB13C0">
          <w:rPr>
            <w:rFonts w:cstheme="minorHAnsi"/>
            <w:lang w:val="en-US"/>
          </w:rPr>
          <w:t>gid</w:t>
        </w:r>
        <w:r w:rsidRPr="00CB13C0">
          <w:rPr>
            <w:rFonts w:cstheme="minorHAnsi"/>
          </w:rPr>
          <w:t xml:space="preserve"> (входящий параметр метода). Сохранить изменения в БД. Присвоить </w:t>
        </w:r>
        <w:r w:rsidRPr="00CB13C0">
          <w:rPr>
            <w:rFonts w:cstheme="minorHAnsi"/>
            <w:lang w:val="en-US"/>
          </w:rPr>
          <w:t>sMessage</w:t>
        </w:r>
        <w:r w:rsidRPr="00CB13C0">
          <w:rPr>
            <w:rFonts w:cstheme="minorHAnsi"/>
          </w:rPr>
          <w:t xml:space="preserve"> значение «Состояние документа выписки </w:t>
        </w:r>
        <w:r w:rsidRPr="00CB13C0">
          <w:rPr>
            <w:lang w:val="en-US"/>
          </w:rPr>
          <w:t>gid</w:t>
        </w:r>
        <w:r w:rsidRPr="00CB13C0">
          <w:t xml:space="preserve"> {значение </w:t>
        </w:r>
        <w:r w:rsidRPr="00CB13C0">
          <w:rPr>
            <w:rFonts w:cstheme="minorHAnsi"/>
          </w:rPr>
          <w:t xml:space="preserve">входящего параметра </w:t>
        </w:r>
        <w:r w:rsidRPr="00CB13C0">
          <w:rPr>
            <w:lang w:val="en-US"/>
          </w:rPr>
          <w:t>gid</w:t>
        </w:r>
        <w:r w:rsidRPr="00CB13C0">
          <w:t xml:space="preserve">} </w:t>
        </w:r>
        <w:r w:rsidRPr="00CB13C0">
          <w:rPr>
            <w:rFonts w:cstheme="minorHAnsi"/>
          </w:rPr>
          <w:t xml:space="preserve">изменено успешно». </w:t>
        </w:r>
      </w:ins>
      <w:ins w:id="674" w:author="Учетная запись Майкрософт" w:date="2025-08-22T16:19:00Z">
        <w:r w:rsidR="0062019E">
          <w:rPr>
            <w:rFonts w:cstheme="minorHAnsi"/>
          </w:rPr>
          <w:t xml:space="preserve">Присвоить флагу-результату значение </w:t>
        </w:r>
        <w:r w:rsidR="0062019E">
          <w:rPr>
            <w:rFonts w:cstheme="minorHAnsi"/>
            <w:lang w:val="en-US"/>
          </w:rPr>
          <w:t>S</w:t>
        </w:r>
        <w:r w:rsidR="0062019E">
          <w:rPr>
            <w:rFonts w:cstheme="minorHAnsi"/>
            <w:lang w:val="en-US"/>
          </w:rPr>
          <w:t xml:space="preserve">. </w:t>
        </w:r>
      </w:ins>
      <w:ins w:id="675" w:author="Учетная запись Майкрософт" w:date="2025-08-22T16:05:00Z">
        <w:r w:rsidRPr="00CB13C0">
          <w:rPr>
            <w:rFonts w:cstheme="minorHAnsi"/>
          </w:rPr>
          <w:t>Выход из метода.</w:t>
        </w:r>
      </w:ins>
    </w:p>
    <w:p w14:paraId="7AFB4C61" w14:textId="77777777" w:rsidR="00775D4C" w:rsidRPr="0062019E" w:rsidRDefault="00775D4C" w:rsidP="00044215">
      <w:pPr>
        <w:spacing w:after="0" w:line="240" w:lineRule="auto"/>
        <w:jc w:val="both"/>
        <w:rPr>
          <w:rFonts w:eastAsia="Times New Roman"/>
          <w:strike/>
          <w:color w:val="000000"/>
        </w:rPr>
      </w:pPr>
    </w:p>
    <w:p w14:paraId="4A2803EF" w14:textId="77777777" w:rsidR="003911C5" w:rsidRDefault="003911C5" w:rsidP="00706300">
      <w:pPr>
        <w:spacing w:after="0"/>
        <w:contextualSpacing/>
      </w:pPr>
    </w:p>
    <w:p w14:paraId="64B16899" w14:textId="2814E58E" w:rsidR="00483BAD" w:rsidRPr="004D049C" w:rsidRDefault="00483BAD" w:rsidP="00EF1B85">
      <w:pPr>
        <w:pStyle w:val="1"/>
        <w:numPr>
          <w:ilvl w:val="0"/>
          <w:numId w:val="9"/>
        </w:numPr>
        <w:spacing w:before="0"/>
        <w:contextualSpacing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676" w:name="_Toc205374568"/>
      <w:r w:rsidRPr="004D049C">
        <w:rPr>
          <w:rFonts w:asciiTheme="minorHAnsi" w:hAnsiTheme="minorHAnsi" w:cstheme="minorHAnsi"/>
          <w:b/>
          <w:color w:val="auto"/>
          <w:sz w:val="24"/>
          <w:szCs w:val="24"/>
        </w:rPr>
        <w:t xml:space="preserve">Разработка </w:t>
      </w:r>
      <w:r w:rsidR="00A01307" w:rsidRPr="004D049C">
        <w:rPr>
          <w:rFonts w:asciiTheme="minorHAnsi" w:hAnsiTheme="minorHAnsi" w:cstheme="minorHAnsi"/>
          <w:b/>
          <w:color w:val="auto"/>
          <w:sz w:val="24"/>
          <w:szCs w:val="24"/>
        </w:rPr>
        <w:t>функции массового изменения состояния документов БВ</w:t>
      </w:r>
      <w:r w:rsidR="00526CC2">
        <w:rPr>
          <w:rFonts w:asciiTheme="minorHAnsi" w:hAnsiTheme="minorHAnsi" w:cstheme="minorHAnsi"/>
          <w:b/>
          <w:color w:val="auto"/>
          <w:sz w:val="24"/>
          <w:szCs w:val="24"/>
        </w:rPr>
        <w:t xml:space="preserve"> - ЧТЗ № ХХХ п.6.4.3</w:t>
      </w:r>
      <w:bookmarkEnd w:id="67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4144"/>
        <w:gridCol w:w="1260"/>
        <w:gridCol w:w="2534"/>
      </w:tblGrid>
      <w:tr w:rsidR="00483BAD" w:rsidRPr="00945540" w14:paraId="62FDD65F" w14:textId="77777777" w:rsidTr="003F2B28">
        <w:tc>
          <w:tcPr>
            <w:tcW w:w="1413" w:type="dxa"/>
          </w:tcPr>
          <w:p w14:paraId="05069A4A" w14:textId="77777777" w:rsidR="00483BAD" w:rsidRPr="00945540" w:rsidRDefault="00483BAD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ЧТЗ</w:t>
            </w:r>
          </w:p>
        </w:tc>
        <w:tc>
          <w:tcPr>
            <w:tcW w:w="4144" w:type="dxa"/>
          </w:tcPr>
          <w:p w14:paraId="6959C127" w14:textId="77777777" w:rsidR="00483BAD" w:rsidRPr="00945540" w:rsidRDefault="00483BAD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Задача</w:t>
            </w:r>
          </w:p>
        </w:tc>
        <w:tc>
          <w:tcPr>
            <w:tcW w:w="1260" w:type="dxa"/>
          </w:tcPr>
          <w:p w14:paraId="3353DED1" w14:textId="77777777" w:rsidR="00483BAD" w:rsidRPr="00945540" w:rsidRDefault="00483BAD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 xml:space="preserve">ДП на </w:t>
            </w:r>
            <w:r w:rsidRPr="00945540">
              <w:rPr>
                <w:rFonts w:cstheme="minorHAnsi"/>
                <w:lang w:val="en-US"/>
              </w:rPr>
              <w:t>SD</w:t>
            </w:r>
          </w:p>
        </w:tc>
        <w:tc>
          <w:tcPr>
            <w:tcW w:w="2534" w:type="dxa"/>
          </w:tcPr>
          <w:p w14:paraId="3397D61D" w14:textId="77777777" w:rsidR="00483BAD" w:rsidRPr="00945540" w:rsidRDefault="00483BAD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Описание</w:t>
            </w:r>
          </w:p>
        </w:tc>
      </w:tr>
      <w:tr w:rsidR="00483BAD" w:rsidRPr="00945540" w14:paraId="1D9D4D59" w14:textId="77777777" w:rsidTr="003F2B28">
        <w:tc>
          <w:tcPr>
            <w:tcW w:w="1413" w:type="dxa"/>
          </w:tcPr>
          <w:p w14:paraId="3F15F16C" w14:textId="77777777" w:rsidR="00483BAD" w:rsidRPr="00945540" w:rsidRDefault="00483BAD" w:rsidP="00D13E15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</w:rPr>
              <w:t>№ ХХХ</w:t>
            </w:r>
          </w:p>
        </w:tc>
        <w:tc>
          <w:tcPr>
            <w:tcW w:w="4144" w:type="dxa"/>
          </w:tcPr>
          <w:p w14:paraId="47DBA030" w14:textId="77777777" w:rsidR="00483BAD" w:rsidRPr="00945540" w:rsidRDefault="00483BAD" w:rsidP="00D13E15">
            <w:pPr>
              <w:rPr>
                <w:rFonts w:cstheme="minorHAnsi"/>
                <w:lang w:val="en-US"/>
              </w:rPr>
            </w:pPr>
            <w:r w:rsidRPr="00945540">
              <w:rPr>
                <w:rFonts w:cstheme="minorHAnsi"/>
                <w:lang w:val="en-US"/>
              </w:rPr>
              <w:t>https://yt.surgutneftegas.ru:4443/issue/TR-742</w:t>
            </w:r>
          </w:p>
        </w:tc>
        <w:tc>
          <w:tcPr>
            <w:tcW w:w="1260" w:type="dxa"/>
          </w:tcPr>
          <w:p w14:paraId="4F9D371D" w14:textId="77777777" w:rsidR="00483BAD" w:rsidRPr="00945540" w:rsidRDefault="00483BAD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  <w:highlight w:val="yellow"/>
              </w:rPr>
              <w:t>ХХХ</w:t>
            </w:r>
            <w:r w:rsidRPr="00945540">
              <w:rPr>
                <w:rFonts w:cstheme="minorHAnsi"/>
              </w:rPr>
              <w:t>D</w:t>
            </w:r>
          </w:p>
        </w:tc>
        <w:tc>
          <w:tcPr>
            <w:tcW w:w="2534" w:type="dxa"/>
          </w:tcPr>
          <w:p w14:paraId="5D584008" w14:textId="2B46A38D" w:rsidR="00483BAD" w:rsidRPr="00945540" w:rsidRDefault="00483BAD" w:rsidP="00EE2441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Функция </w:t>
            </w:r>
            <w:r>
              <w:rPr>
                <w:rFonts w:cstheme="minorHAnsi"/>
                <w:sz w:val="24"/>
                <w:szCs w:val="24"/>
              </w:rPr>
              <w:t xml:space="preserve">массового </w:t>
            </w:r>
            <w:r w:rsidR="003F2B28" w:rsidRPr="003F2B28">
              <w:rPr>
                <w:rFonts w:cstheme="minorHAnsi"/>
                <w:sz w:val="24"/>
                <w:szCs w:val="24"/>
              </w:rPr>
              <w:t xml:space="preserve">изменения состояния документов БВ </w:t>
            </w:r>
          </w:p>
        </w:tc>
      </w:tr>
    </w:tbl>
    <w:p w14:paraId="4BD926C6" w14:textId="7B1BBF54" w:rsidR="00483BAD" w:rsidRDefault="00483BAD" w:rsidP="00706300">
      <w:pPr>
        <w:spacing w:after="0"/>
        <w:contextualSpacing/>
      </w:pPr>
    </w:p>
    <w:p w14:paraId="6DC8A83E" w14:textId="77777777" w:rsidR="00D77BB0" w:rsidRPr="00CB13C0" w:rsidRDefault="00D77BB0" w:rsidP="00D77BB0">
      <w:pPr>
        <w:spacing w:after="0"/>
        <w:contextualSpacing/>
        <w:jc w:val="both"/>
        <w:rPr>
          <w:ins w:id="677" w:author="Учетная запись Майкрософт" w:date="2025-08-22T16:11:00Z"/>
          <w:rFonts w:cstheme="minorHAnsi"/>
        </w:rPr>
      </w:pPr>
      <w:ins w:id="678" w:author="Учетная запись Майкрософт" w:date="2025-08-22T16:11:00Z">
        <w:r w:rsidRPr="00CB13C0">
          <w:t xml:space="preserve">Функция массового изменения состояния документов выписки вызывается по кнопке «Массово изменить </w:t>
        </w:r>
        <w:proofErr w:type="gramStart"/>
        <w:r w:rsidRPr="00CB13C0">
          <w:t>состояние»</w:t>
        </w:r>
        <w:r w:rsidRPr="00CB13C0">
          <w:rPr>
            <w:noProof/>
            <w:lang w:eastAsia="ru-RU"/>
          </w:rPr>
          <w:t xml:space="preserve"> </w:t>
        </w:r>
        <w:r w:rsidRPr="00CB13C0">
          <w:rPr>
            <w:noProof/>
            <w:lang w:eastAsia="ru-RU"/>
          </w:rPr>
          <w:drawing>
            <wp:inline distT="0" distB="0" distL="0" distR="0" wp14:anchorId="3D6E5C51" wp14:editId="4DD85569">
              <wp:extent cx="228600" cy="221456"/>
              <wp:effectExtent l="0" t="0" r="0" b="7620"/>
              <wp:docPr id="2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0288" cy="2230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CB13C0">
          <w:t xml:space="preserve"> и</w:t>
        </w:r>
        <w:proofErr w:type="gramEnd"/>
        <w:r w:rsidRPr="00CB13C0">
          <w:t xml:space="preserve"> предназначена для массового изменения состояния документов выписки </w:t>
        </w:r>
        <w:r w:rsidRPr="00CB13C0">
          <w:rPr>
            <w:rFonts w:eastAsia="Times New Roman"/>
            <w:color w:val="000000"/>
          </w:rPr>
          <w:t>Pm_CBStatementDoc.</w:t>
        </w:r>
        <w:r w:rsidRPr="00CB13C0">
          <w:rPr>
            <w:rFonts w:cstheme="minorHAnsi"/>
            <w:lang w:val="en-US"/>
          </w:rPr>
          <w:t>idState</w:t>
        </w:r>
        <w:r w:rsidRPr="00CB13C0">
          <w:rPr>
            <w:rFonts w:cstheme="minorHAnsi"/>
          </w:rPr>
          <w:t xml:space="preserve"> для строк, выделенных в </w:t>
        </w:r>
        <w:r w:rsidRPr="00CB13C0">
          <w:rPr>
            <w:rFonts w:cstheme="minorHAnsi"/>
            <w:sz w:val="20"/>
            <w:szCs w:val="20"/>
          </w:rPr>
          <w:t>списке данных</w:t>
        </w:r>
        <w:r w:rsidRPr="00CB13C0">
          <w:rPr>
            <w:rFonts w:cstheme="minorHAnsi"/>
          </w:rPr>
          <w:t xml:space="preserve"> первого раздела закладки «Документы выписки» </w:t>
        </w:r>
        <w:r w:rsidRPr="00CB13C0">
          <w:t>(ТЗ «Разработка интерфейса обработки выписки в ОТП ФУ», ДП ХХХ</w:t>
        </w:r>
        <w:r w:rsidRPr="00CB13C0">
          <w:rPr>
            <w:lang w:val="en-US"/>
          </w:rPr>
          <w:t>D</w:t>
        </w:r>
        <w:r w:rsidRPr="00CB13C0">
          <w:t>).</w:t>
        </w:r>
      </w:ins>
    </w:p>
    <w:p w14:paraId="45EB31FB" w14:textId="77777777" w:rsidR="00D77BB0" w:rsidRPr="00CB13C0" w:rsidRDefault="00D77BB0" w:rsidP="00D77BB0">
      <w:pPr>
        <w:pStyle w:val="a6"/>
        <w:numPr>
          <w:ilvl w:val="0"/>
          <w:numId w:val="32"/>
        </w:numPr>
        <w:spacing w:after="0"/>
        <w:ind w:left="0" w:firstLine="284"/>
        <w:jc w:val="both"/>
        <w:rPr>
          <w:ins w:id="679" w:author="Учетная запись Майкрософт" w:date="2025-08-22T16:11:00Z"/>
          <w:rFonts w:cstheme="minorHAnsi"/>
        </w:rPr>
      </w:pPr>
      <w:ins w:id="680" w:author="Учетная запись Майкрософт" w:date="2025-08-22T16:11:00Z">
        <w:r w:rsidRPr="00CB13C0">
          <w:rPr>
            <w:rFonts w:cstheme="minorHAnsi"/>
          </w:rPr>
          <w:t xml:space="preserve">Проверить, что выделена хотя бы одна строка в </w:t>
        </w:r>
        <w:r w:rsidRPr="00CB13C0">
          <w:rPr>
            <w:rFonts w:cstheme="minorHAnsi"/>
            <w:sz w:val="20"/>
            <w:szCs w:val="20"/>
          </w:rPr>
          <w:t>списке данных</w:t>
        </w:r>
        <w:r w:rsidRPr="00CB13C0">
          <w:rPr>
            <w:rFonts w:cstheme="minorHAnsi"/>
          </w:rPr>
          <w:t xml:space="preserve"> первого раздела закладки «Документы выписки» в интерфейсе «Документы выписки»</w:t>
        </w:r>
        <w:r w:rsidRPr="00CB13C0">
          <w:t xml:space="preserve">. </w:t>
        </w:r>
        <w:r w:rsidRPr="00CB13C0">
          <w:rPr>
            <w:rFonts w:cstheme="minorHAnsi"/>
          </w:rPr>
          <w:t>Если не выделено ни одной строки, выдать сообщение: «Выделите хотя бы одну строку!».</w:t>
        </w:r>
      </w:ins>
    </w:p>
    <w:p w14:paraId="6AE953E8" w14:textId="77777777" w:rsidR="00D77BB0" w:rsidRPr="00CB13C0" w:rsidRDefault="00D77BB0" w:rsidP="00D77BB0">
      <w:pPr>
        <w:pStyle w:val="a6"/>
        <w:numPr>
          <w:ilvl w:val="0"/>
          <w:numId w:val="32"/>
        </w:numPr>
        <w:spacing w:after="0"/>
        <w:ind w:left="0" w:firstLine="284"/>
        <w:jc w:val="both"/>
        <w:rPr>
          <w:ins w:id="681" w:author="Учетная запись Майкрософт" w:date="2025-08-22T16:11:00Z"/>
          <w:rFonts w:cstheme="minorHAnsi"/>
        </w:rPr>
      </w:pPr>
      <w:ins w:id="682" w:author="Учетная запись Майкрософт" w:date="2025-08-22T16:11:00Z">
        <w:r w:rsidRPr="00CB13C0">
          <w:rPr>
            <w:rFonts w:cstheme="minorHAnsi"/>
          </w:rPr>
          <w:t xml:space="preserve">Если проверка пройдена, то заблокировать выделенные пользователем записи списка данных первого раздела закладки «Документы выписки» (класс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 xml:space="preserve">). </w:t>
        </w:r>
      </w:ins>
    </w:p>
    <w:p w14:paraId="1444D070" w14:textId="77777777" w:rsidR="00D77BB0" w:rsidRPr="00CB13C0" w:rsidRDefault="00D77BB0" w:rsidP="00D77BB0">
      <w:pPr>
        <w:pStyle w:val="a6"/>
        <w:numPr>
          <w:ilvl w:val="0"/>
          <w:numId w:val="32"/>
        </w:numPr>
        <w:spacing w:after="0"/>
        <w:ind w:left="0" w:firstLine="284"/>
        <w:jc w:val="both"/>
        <w:rPr>
          <w:ins w:id="683" w:author="Учетная запись Майкрософт" w:date="2025-08-22T16:11:00Z"/>
          <w:rFonts w:cstheme="minorHAnsi"/>
        </w:rPr>
      </w:pPr>
      <w:ins w:id="684" w:author="Учетная запись Майкрософт" w:date="2025-08-22T16:11:00Z">
        <w:r w:rsidRPr="00CB13C0">
          <w:rPr>
            <w:rFonts w:cstheme="minorHAnsi"/>
          </w:rPr>
          <w:t xml:space="preserve">Необходимо отразить модальное окно (с сообщением «Выделено </w:t>
        </w:r>
        <w:proofErr w:type="gramStart"/>
        <w:r w:rsidRPr="00CB13C0">
          <w:rPr>
            <w:rFonts w:cstheme="minorHAnsi"/>
          </w:rPr>
          <w:t>&amp;(</w:t>
        </w:r>
        <w:proofErr w:type="gramEnd"/>
        <w:r w:rsidRPr="00CB13C0">
          <w:rPr>
            <w:rFonts w:cstheme="minorHAnsi"/>
          </w:rPr>
          <w:t>Количество выделенных строк списка) строк списка. Введите состояние документов выписки для них.»). В окне должно присутствовать поле со списком состояний (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idStateHL</w:t>
        </w:r>
        <w:r w:rsidRPr="00CB13C0">
          <w:rPr>
            <w:rFonts w:cstheme="minorHAnsi"/>
          </w:rPr>
          <w:t xml:space="preserve">), в котором пользователь выбирает состояние документа БВ. </w:t>
        </w:r>
      </w:ins>
    </w:p>
    <w:p w14:paraId="2EFD148E" w14:textId="77777777" w:rsidR="00D77BB0" w:rsidRPr="00CB13C0" w:rsidRDefault="00D77BB0" w:rsidP="00D77BB0">
      <w:pPr>
        <w:pStyle w:val="a6"/>
        <w:spacing w:after="0"/>
        <w:ind w:left="0" w:firstLine="284"/>
        <w:jc w:val="both"/>
        <w:rPr>
          <w:ins w:id="685" w:author="Учетная запись Майкрософт" w:date="2025-08-22T16:11:00Z"/>
          <w:rFonts w:cstheme="minorHAnsi"/>
        </w:rPr>
      </w:pPr>
      <w:ins w:id="686" w:author="Учетная запись Майкрософт" w:date="2025-08-22T16:11:00Z">
        <w:r w:rsidRPr="00CB13C0">
          <w:rPr>
            <w:rFonts w:cstheme="minorHAnsi"/>
          </w:rPr>
          <w:t>Модальное окно должно содержать кнопки «Продолжить» и «Отменить».</w:t>
        </w:r>
      </w:ins>
    </w:p>
    <w:p w14:paraId="3E0A6A72" w14:textId="77777777" w:rsidR="00D77BB0" w:rsidRPr="00CB13C0" w:rsidRDefault="00D77BB0" w:rsidP="00D77BB0">
      <w:pPr>
        <w:pStyle w:val="a6"/>
        <w:spacing w:after="0"/>
        <w:ind w:left="0" w:firstLine="284"/>
        <w:jc w:val="both"/>
        <w:rPr>
          <w:ins w:id="687" w:author="Учетная запись Майкрософт" w:date="2025-08-22T16:11:00Z"/>
          <w:rFonts w:cstheme="minorHAnsi"/>
        </w:rPr>
      </w:pPr>
      <w:ins w:id="688" w:author="Учетная запись Майкрософт" w:date="2025-08-22T16:11:00Z">
        <w:r w:rsidRPr="00CB13C0">
          <w:rPr>
            <w:rFonts w:cstheme="minorHAnsi"/>
          </w:rPr>
          <w:t xml:space="preserve">В случае отмены операции необходимо разблокировать записи. </w:t>
        </w:r>
      </w:ins>
    </w:p>
    <w:p w14:paraId="30A26F9B" w14:textId="5085CFCF" w:rsidR="00D77BB0" w:rsidRDefault="00D77BB0" w:rsidP="00D77BB0">
      <w:pPr>
        <w:pStyle w:val="a6"/>
        <w:spacing w:after="0"/>
        <w:ind w:left="0" w:firstLine="284"/>
        <w:jc w:val="both"/>
        <w:rPr>
          <w:ins w:id="689" w:author="Учетная запись Майкрософт" w:date="2025-08-22T16:21:00Z"/>
          <w:rFonts w:cstheme="minorHAnsi"/>
        </w:rPr>
      </w:pPr>
      <w:ins w:id="690" w:author="Учетная запись Майкрософт" w:date="2025-08-22T16:11:00Z">
        <w:r w:rsidRPr="00CB13C0">
          <w:rPr>
            <w:rFonts w:cstheme="minorHAnsi"/>
          </w:rPr>
          <w:t>При подтверждении операции в цикле для каждой выделенной записи вызвать метод «Изменение состояния документа БВ» (ТЗ «Разработка метода изменения состояния документа БВ», ДП ХХХ</w:t>
        </w:r>
        <w:r w:rsidRPr="00CB13C0">
          <w:rPr>
            <w:rFonts w:cstheme="minorHAnsi"/>
            <w:lang w:val="en-US"/>
          </w:rPr>
          <w:t>D</w:t>
        </w:r>
        <w:r w:rsidRPr="00CB13C0">
          <w:rPr>
            <w:rFonts w:cstheme="minorHAnsi"/>
          </w:rPr>
          <w:t xml:space="preserve">), подав на вход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gid</w:t>
        </w:r>
        <w:r w:rsidRPr="00CB13C0">
          <w:rPr>
            <w:rFonts w:cstheme="minorHAnsi"/>
          </w:rPr>
          <w:t xml:space="preserve">, </w:t>
        </w:r>
        <w:r w:rsidRPr="00CB13C0">
          <w:rPr>
            <w:rFonts w:cstheme="minorHAnsi"/>
            <w:lang w:val="en-US"/>
          </w:rPr>
          <w:t>nIndicator</w:t>
        </w:r>
        <w:r w:rsidRPr="00CB13C0">
          <w:rPr>
            <w:rFonts w:cstheme="minorHAnsi"/>
          </w:rPr>
          <w:t xml:space="preserve">, </w:t>
        </w:r>
        <w:r w:rsidRPr="00CB13C0">
          <w:rPr>
            <w:rFonts w:cstheme="minorHAnsi"/>
            <w:lang w:val="en-US"/>
          </w:rPr>
          <w:t>sIndicator</w:t>
        </w:r>
        <w:r w:rsidRPr="00CB13C0">
          <w:rPr>
            <w:rFonts w:cstheme="minorHAnsi"/>
          </w:rPr>
          <w:t xml:space="preserve"> из списка данных на закладке «Документы выписки» и </w:t>
        </w:r>
        <w:r w:rsidRPr="00CB13C0">
          <w:rPr>
            <w:rFonts w:cstheme="minorHAnsi"/>
            <w:lang w:val="en-US"/>
          </w:rPr>
          <w:t>idState</w:t>
        </w:r>
        <w:r w:rsidRPr="00CB13C0">
          <w:rPr>
            <w:rFonts w:cstheme="minorHAnsi"/>
          </w:rPr>
          <w:t xml:space="preserve"> из модального окна. Сформировать лог из значений исходящ</w:t>
        </w:r>
      </w:ins>
      <w:ins w:id="691" w:author="Учетная запись Майкрософт" w:date="2025-08-22T16:20:00Z">
        <w:r w:rsidR="0062019E">
          <w:rPr>
            <w:rFonts w:cstheme="minorHAnsi"/>
          </w:rPr>
          <w:t>их</w:t>
        </w:r>
      </w:ins>
      <w:ins w:id="692" w:author="Учетная запись Майкрософт" w:date="2025-08-22T16:11:00Z">
        <w:r w:rsidRPr="00CB13C0">
          <w:rPr>
            <w:rFonts w:cstheme="minorHAnsi"/>
          </w:rPr>
          <w:t xml:space="preserve"> параметр</w:t>
        </w:r>
      </w:ins>
      <w:ins w:id="693" w:author="Учетная запись Майкрософт" w:date="2025-08-22T16:20:00Z">
        <w:r w:rsidR="0062019E">
          <w:rPr>
            <w:rFonts w:cstheme="minorHAnsi"/>
          </w:rPr>
          <w:t>ов</w:t>
        </w:r>
      </w:ins>
      <w:ins w:id="694" w:author="Учетная запись Майкрософт" w:date="2025-08-22T16:11:00Z">
        <w:r w:rsidRPr="00CB13C0">
          <w:rPr>
            <w:rFonts w:cstheme="minorHAnsi"/>
          </w:rPr>
          <w:t xml:space="preserve"> </w:t>
        </w:r>
        <w:r w:rsidRPr="00CB13C0">
          <w:rPr>
            <w:rFonts w:cstheme="minorHAnsi"/>
            <w:lang w:val="en-US"/>
          </w:rPr>
          <w:t>sMessage</w:t>
        </w:r>
      </w:ins>
      <w:ins w:id="695" w:author="Учетная запись Майкрософт" w:date="2025-08-22T16:20:00Z">
        <w:r w:rsidR="0062019E">
          <w:rPr>
            <w:rFonts w:cstheme="minorHAnsi"/>
          </w:rPr>
          <w:t>, флага-результата</w:t>
        </w:r>
      </w:ins>
      <w:ins w:id="696" w:author="Учетная запись Майкрософт" w:date="2025-08-22T16:11:00Z">
        <w:r w:rsidRPr="00CB13C0">
          <w:rPr>
            <w:rFonts w:cstheme="minorHAnsi"/>
          </w:rPr>
          <w:t>.</w:t>
        </w:r>
      </w:ins>
    </w:p>
    <w:p w14:paraId="2EE3BE4F" w14:textId="5243F753" w:rsidR="0062019E" w:rsidRPr="00EA33B0" w:rsidRDefault="0062019E" w:rsidP="0062019E">
      <w:pPr>
        <w:spacing w:after="0" w:line="240" w:lineRule="auto"/>
        <w:rPr>
          <w:ins w:id="697" w:author="Учетная запись Майкрософт" w:date="2025-08-22T16:21:00Z"/>
          <w:rFonts w:cstheme="minorHAnsi"/>
        </w:rPr>
      </w:pPr>
      <w:ins w:id="698" w:author="Учетная запись Майкрософт" w:date="2025-08-22T16:21:00Z">
        <w:r w:rsidRPr="00EA33B0">
          <w:rPr>
            <w:rFonts w:cstheme="minorHAnsi"/>
          </w:rPr>
          <w:t>Cоздаем записи в Btk_Log (дублируем в Btk_InfoLog по маске: 'sysDate: &lt;sLogText&gt;' и добавляем иконки к сообщениям</w:t>
        </w:r>
      </w:ins>
      <w:ins w:id="699" w:author="Учетная запись Майкрософт" w:date="2025-08-22T16:23:00Z">
        <w:r w:rsidRPr="00EA33B0">
          <w:rPr>
            <w:rFonts w:cstheme="minorHAnsi"/>
          </w:rPr>
          <w:t xml:space="preserve"> </w:t>
        </w:r>
        <w:r w:rsidRPr="00EA33B0">
          <w:rPr>
            <w:rFonts w:cstheme="minorHAnsi"/>
          </w:rPr>
          <w:t>sMessage</w:t>
        </w:r>
      </w:ins>
      <w:ins w:id="700" w:author="Учетная запись Майкрософт" w:date="2025-08-22T16:21:00Z">
        <w:r w:rsidRPr="00EA33B0">
          <w:rPr>
            <w:rFonts w:cstheme="minorHAnsi"/>
          </w:rPr>
          <w:t xml:space="preserve"> в соответствии с типом лога:</w:t>
        </w:r>
        <w:r w:rsidRPr="00EA33B0">
          <w:rPr>
            <w:rFonts w:cstheme="minorHAnsi"/>
          </w:rPr>
          <w:drawing>
            <wp:inline distT="0" distB="0" distL="0" distR="0" wp14:anchorId="50F11917" wp14:editId="4C5C7A5F">
              <wp:extent cx="381000" cy="259080"/>
              <wp:effectExtent l="0" t="0" r="0" b="762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1000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A33B0">
          <w:rPr>
            <w:rFonts w:cstheme="minorHAnsi"/>
          </w:rPr>
          <w:t xml:space="preserve"> - ERROR (флаг-результат = </w:t>
        </w:r>
      </w:ins>
      <w:ins w:id="701" w:author="Учетная запись Майкрософт" w:date="2025-08-22T16:22:00Z">
        <w:r w:rsidRPr="00EA33B0">
          <w:rPr>
            <w:rFonts w:cstheme="minorHAnsi"/>
          </w:rPr>
          <w:t>Е</w:t>
        </w:r>
      </w:ins>
      <w:proofErr w:type="gramStart"/>
      <w:ins w:id="702" w:author="Учетная запись Майкрософт" w:date="2025-08-22T16:21:00Z">
        <w:r w:rsidRPr="00EA33B0">
          <w:rPr>
            <w:rFonts w:cstheme="minorHAnsi"/>
          </w:rPr>
          <w:t>); </w:t>
        </w:r>
        <w:r w:rsidRPr="00EA33B0">
          <w:rPr>
            <w:rFonts w:cstheme="minorHAnsi"/>
          </w:rPr>
          <w:drawing>
            <wp:inline distT="0" distB="0" distL="0" distR="0" wp14:anchorId="484975B5" wp14:editId="45357280">
              <wp:extent cx="236220" cy="297180"/>
              <wp:effectExtent l="0" t="0" r="0" b="7620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622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A33B0">
          <w:rPr>
            <w:rFonts w:cstheme="minorHAnsi"/>
          </w:rPr>
          <w:t> -</w:t>
        </w:r>
        <w:proofErr w:type="gramEnd"/>
        <w:r w:rsidRPr="00EA33B0">
          <w:rPr>
            <w:rFonts w:cstheme="minorHAnsi"/>
          </w:rPr>
          <w:t xml:space="preserve"> INFO </w:t>
        </w:r>
        <w:r w:rsidRPr="00EA33B0">
          <w:rPr>
            <w:rFonts w:cstheme="minorHAnsi"/>
          </w:rPr>
          <w:lastRenderedPageBreak/>
          <w:t>(</w:t>
        </w:r>
      </w:ins>
      <w:ins w:id="703" w:author="Учетная запись Майкрософт" w:date="2025-08-22T16:23:00Z">
        <w:r w:rsidRPr="00EA33B0">
          <w:rPr>
            <w:rFonts w:cstheme="minorHAnsi"/>
          </w:rPr>
          <w:t xml:space="preserve">флаг-результат = </w:t>
        </w:r>
        <w:r w:rsidRPr="00EA33B0">
          <w:rPr>
            <w:rFonts w:cstheme="minorHAnsi"/>
          </w:rPr>
          <w:t>S</w:t>
        </w:r>
      </w:ins>
      <w:ins w:id="704" w:author="Учетная запись Майкрософт" w:date="2025-08-22T16:21:00Z">
        <w:r w:rsidRPr="00EA33B0">
          <w:rPr>
            <w:rFonts w:cstheme="minorHAnsi"/>
          </w:rPr>
          <w:t>) по следующему алгоритму:</w:t>
        </w:r>
        <w:r w:rsidRPr="00EA33B0">
          <w:rPr>
            <w:rFonts w:cstheme="minorHAnsi"/>
          </w:rPr>
          <w:br/>
        </w:r>
        <w:r w:rsidRPr="00EA33B0">
          <w:rPr>
            <w:rFonts w:cstheme="minorHAnsi"/>
          </w:rPr>
          <w:tab/>
        </w:r>
        <w:r w:rsidRPr="00EA33B0">
          <w:rPr>
            <w:rFonts w:cstheme="minorHAnsi"/>
          </w:rPr>
          <w:tab/>
          <w:t>- dDateTime = sysDate</w:t>
        </w:r>
      </w:ins>
    </w:p>
    <w:p w14:paraId="7208A6BA" w14:textId="3FBAC118" w:rsidR="0062019E" w:rsidRPr="00EA33B0" w:rsidRDefault="0062019E" w:rsidP="0062019E">
      <w:pPr>
        <w:spacing w:after="0" w:line="240" w:lineRule="auto"/>
        <w:rPr>
          <w:ins w:id="705" w:author="Учетная запись Майкрософт" w:date="2025-08-22T16:21:00Z"/>
          <w:rFonts w:cstheme="minorHAnsi"/>
        </w:rPr>
      </w:pPr>
      <w:ins w:id="706" w:author="Учетная запись Майкрософт" w:date="2025-08-22T16:21:00Z">
        <w:r w:rsidRPr="00EA33B0">
          <w:rPr>
            <w:rFonts w:cstheme="minorHAnsi"/>
          </w:rPr>
          <w:tab/>
        </w:r>
        <w:r w:rsidRPr="00EA33B0">
          <w:rPr>
            <w:rFonts w:cstheme="minorHAnsi"/>
          </w:rPr>
          <w:tab/>
          <w:t>- sTag = "</w:t>
        </w:r>
      </w:ins>
      <w:ins w:id="707" w:author="Учетная запись Майкрософт" w:date="2025-08-22T16:24:00Z">
        <w:r w:rsidRPr="00EA33B0">
          <w:rPr>
            <w:rFonts w:cstheme="minorHAnsi"/>
          </w:rPr>
          <w:t>Смена состояния документа БВ</w:t>
        </w:r>
      </w:ins>
      <w:ins w:id="708" w:author="Учетная запись Майкрософт" w:date="2025-08-22T16:21:00Z">
        <w:r w:rsidRPr="00EA33B0">
          <w:rPr>
            <w:rFonts w:cstheme="minorHAnsi"/>
          </w:rPr>
          <w:t>"</w:t>
        </w:r>
        <w:r w:rsidRPr="00EA33B0">
          <w:rPr>
            <w:rFonts w:cstheme="minorHAnsi"/>
          </w:rPr>
          <w:br/>
        </w:r>
        <w:r w:rsidRPr="00EA33B0">
          <w:rPr>
            <w:rFonts w:cstheme="minorHAnsi"/>
          </w:rPr>
          <w:tab/>
        </w:r>
        <w:r w:rsidRPr="00EA33B0">
          <w:rPr>
            <w:rFonts w:cstheme="minorHAnsi"/>
          </w:rPr>
          <w:tab/>
          <w:t xml:space="preserve">- sCreateUser = '&lt;пользователь, запустивший </w:t>
        </w:r>
      </w:ins>
      <w:ins w:id="709" w:author="Учетная запись Майкрософт" w:date="2025-08-22T16:25:00Z">
        <w:r w:rsidR="00EA33B0" w:rsidRPr="00EA33B0">
          <w:rPr>
            <w:rFonts w:cstheme="minorHAnsi"/>
          </w:rPr>
          <w:t>смену состояния</w:t>
        </w:r>
      </w:ins>
      <w:ins w:id="710" w:author="Учетная запись Майкрософт" w:date="2025-08-22T16:21:00Z">
        <w:r w:rsidRPr="00EA33B0">
          <w:rPr>
            <w:rFonts w:cstheme="minorHAnsi"/>
          </w:rPr>
          <w:t>&gt;:&lt;id сессии пользователя&gt;' </w:t>
        </w:r>
      </w:ins>
    </w:p>
    <w:p w14:paraId="32A63FA0" w14:textId="77777777" w:rsidR="0062019E" w:rsidRPr="00CB13C0" w:rsidRDefault="0062019E" w:rsidP="00D77BB0">
      <w:pPr>
        <w:pStyle w:val="a6"/>
        <w:spacing w:after="0"/>
        <w:ind w:left="0" w:firstLine="284"/>
        <w:jc w:val="both"/>
        <w:rPr>
          <w:ins w:id="711" w:author="Учетная запись Майкрософт" w:date="2025-08-22T16:11:00Z"/>
          <w:rFonts w:cstheme="minorHAnsi"/>
        </w:rPr>
      </w:pPr>
    </w:p>
    <w:p w14:paraId="62A05F21" w14:textId="77777777" w:rsidR="00D77BB0" w:rsidRPr="00CB13C0" w:rsidRDefault="00D77BB0" w:rsidP="00D77BB0">
      <w:pPr>
        <w:pStyle w:val="a6"/>
        <w:numPr>
          <w:ilvl w:val="0"/>
          <w:numId w:val="32"/>
        </w:numPr>
        <w:tabs>
          <w:tab w:val="left" w:pos="993"/>
        </w:tabs>
        <w:jc w:val="both"/>
        <w:rPr>
          <w:ins w:id="712" w:author="Учетная запись Майкрософт" w:date="2025-08-22T16:11:00Z"/>
        </w:rPr>
      </w:pPr>
      <w:ins w:id="713" w:author="Учетная запись Майкрософт" w:date="2025-08-22T16:11:00Z">
        <w:r w:rsidRPr="00CB13C0">
          <w:t>После выполнения функции необходимо разблокировать записи, обновить данные в списке</w:t>
        </w:r>
        <w:r w:rsidRPr="00CB13C0">
          <w:rPr>
            <w:rFonts w:cstheme="minorHAnsi"/>
          </w:rPr>
          <w:t xml:space="preserve"> первого раздела закладки «Документы выписки» и выдать сообщение с логом результата выполнения функции.</w:t>
        </w:r>
      </w:ins>
    </w:p>
    <w:p w14:paraId="66CCB5F8" w14:textId="0D6EBD13" w:rsidR="00056B3E" w:rsidDel="00D77BB0" w:rsidRDefault="003F2B28" w:rsidP="00706300">
      <w:pPr>
        <w:spacing w:after="0"/>
        <w:contextualSpacing/>
        <w:rPr>
          <w:del w:id="714" w:author="Учетная запись Майкрософт" w:date="2025-08-22T16:11:00Z"/>
          <w:rFonts w:cstheme="minorHAnsi"/>
        </w:rPr>
      </w:pPr>
      <w:del w:id="715" w:author="Учетная запись Майкрософт" w:date="2025-08-22T16:11:00Z">
        <w:r w:rsidRPr="00604B2B" w:rsidDel="00D77BB0">
          <w:delText xml:space="preserve">Функция массового </w:delText>
        </w:r>
        <w:r w:rsidR="00604B2B" w:rsidDel="00D77BB0">
          <w:delText xml:space="preserve">изменения состояния документов выписки </w:delText>
        </w:r>
        <w:r w:rsidRPr="00604B2B" w:rsidDel="00D77BB0">
          <w:delText>вызывается по кнопке «</w:delText>
        </w:r>
        <w:r w:rsidR="00CE1147" w:rsidDel="00D77BB0">
          <w:delText>Массово изменить состояние</w:delText>
        </w:r>
        <w:r w:rsidRPr="00604B2B" w:rsidDel="00D77BB0">
          <w:delText>»</w:delText>
        </w:r>
        <w:r w:rsidR="00F66D68" w:rsidRPr="00F66D68" w:rsidDel="00D77BB0">
          <w:rPr>
            <w:noProof/>
            <w:lang w:eastAsia="ru-RU"/>
          </w:rPr>
          <w:delText xml:space="preserve"> </w:delText>
        </w:r>
        <w:r w:rsidR="00F66D68" w:rsidDel="00D77BB0">
          <w:rPr>
            <w:noProof/>
            <w:lang w:eastAsia="ru-RU"/>
          </w:rPr>
          <w:drawing>
            <wp:inline distT="0" distB="0" distL="0" distR="0" wp14:anchorId="19B48E71" wp14:editId="3EC954A0">
              <wp:extent cx="228600" cy="221456"/>
              <wp:effectExtent l="0" t="0" r="0" b="762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0288" cy="2230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604B2B" w:rsidDel="00D77BB0">
          <w:delText xml:space="preserve">   и предназначена для</w:delText>
        </w:r>
        <w:r w:rsidR="009C2C71" w:rsidRPr="00604B2B" w:rsidDel="00D77BB0">
          <w:delText xml:space="preserve"> массового изменения состояния документов выписки </w:delText>
        </w:r>
        <w:r w:rsidR="009C2C71" w:rsidRPr="00604B2B" w:rsidDel="00D77BB0">
          <w:rPr>
            <w:rFonts w:eastAsia="Times New Roman"/>
            <w:color w:val="000000"/>
          </w:rPr>
          <w:delText>Pm_CBStatementDoc.</w:delText>
        </w:r>
        <w:r w:rsidR="003B194F" w:rsidDel="00D77BB0">
          <w:rPr>
            <w:rFonts w:cstheme="minorHAnsi"/>
            <w:lang w:val="en-US"/>
          </w:rPr>
          <w:delText>idState</w:delText>
        </w:r>
        <w:r w:rsidR="006B4D20" w:rsidDel="00D77BB0">
          <w:rPr>
            <w:rFonts w:cstheme="minorHAnsi"/>
          </w:rPr>
          <w:delText xml:space="preserve"> для строк, выделенных</w:delText>
        </w:r>
        <w:r w:rsidR="00750188" w:rsidDel="00D77BB0">
          <w:rPr>
            <w:rFonts w:cstheme="minorHAnsi"/>
          </w:rPr>
          <w:delText xml:space="preserve"> в </w:delText>
        </w:r>
      </w:del>
      <w:del w:id="716" w:author="Учетная запись Майкрософт" w:date="2025-08-18T09:00:00Z">
        <w:r w:rsidR="00750188" w:rsidDel="00B408FA">
          <w:rPr>
            <w:rFonts w:cstheme="minorHAnsi"/>
          </w:rPr>
          <w:delText>основной таблице</w:delText>
        </w:r>
      </w:del>
      <w:del w:id="717" w:author="Учетная запись Майкрософт" w:date="2025-08-22T16:11:00Z">
        <w:r w:rsidR="00750188" w:rsidDel="00D77BB0">
          <w:rPr>
            <w:rFonts w:cstheme="minorHAnsi"/>
          </w:rPr>
          <w:delText xml:space="preserve"> первого раздела за</w:delText>
        </w:r>
        <w:r w:rsidR="006B4D20" w:rsidDel="00D77BB0">
          <w:rPr>
            <w:rFonts w:cstheme="minorHAnsi"/>
          </w:rPr>
          <w:delText>кладк</w:delText>
        </w:r>
        <w:r w:rsidR="00750188" w:rsidDel="00D77BB0">
          <w:rPr>
            <w:rFonts w:cstheme="minorHAnsi"/>
          </w:rPr>
          <w:delText>и</w:delText>
        </w:r>
        <w:r w:rsidR="006B4D20" w:rsidDel="00D77BB0">
          <w:rPr>
            <w:rFonts w:cstheme="minorHAnsi"/>
          </w:rPr>
          <w:delText xml:space="preserve"> «Документы выписки»</w:delText>
        </w:r>
        <w:r w:rsidR="00750188" w:rsidDel="00D77BB0">
          <w:rPr>
            <w:rFonts w:cstheme="minorHAnsi"/>
          </w:rPr>
          <w:delText xml:space="preserve"> </w:delText>
        </w:r>
        <w:r w:rsidR="00750188" w:rsidRPr="002321FC" w:rsidDel="00D77BB0">
          <w:delText>(</w:delText>
        </w:r>
        <w:r w:rsidR="00750188" w:rsidRPr="00082CAE" w:rsidDel="00D77BB0">
          <w:rPr>
            <w:highlight w:val="yellow"/>
          </w:rPr>
          <w:delText>ТЗ «Разработка интерфейса о</w:delText>
        </w:r>
        <w:r w:rsidR="00750188" w:rsidDel="00D77BB0">
          <w:rPr>
            <w:highlight w:val="yellow"/>
          </w:rPr>
          <w:delText xml:space="preserve">бработки выписки в ОТП ФУ», </w:delText>
        </w:r>
        <w:r w:rsidR="00750188" w:rsidRPr="00082CAE" w:rsidDel="00D77BB0">
          <w:rPr>
            <w:highlight w:val="yellow"/>
          </w:rPr>
          <w:delText>ДП ХХХ</w:delText>
        </w:r>
        <w:r w:rsidR="00750188" w:rsidRPr="00082CAE" w:rsidDel="00D77BB0">
          <w:rPr>
            <w:highlight w:val="yellow"/>
            <w:lang w:val="en-US"/>
          </w:rPr>
          <w:delText>D</w:delText>
        </w:r>
        <w:r w:rsidR="00750188" w:rsidRPr="002321FC" w:rsidDel="00D77BB0">
          <w:delText>)</w:delText>
        </w:r>
        <w:r w:rsidR="00750188" w:rsidDel="00D77BB0">
          <w:delText>.</w:delText>
        </w:r>
      </w:del>
    </w:p>
    <w:p w14:paraId="3D6A4150" w14:textId="3923370A" w:rsidR="002769E2" w:rsidDel="00D77BB0" w:rsidRDefault="002769E2" w:rsidP="000B2727">
      <w:pPr>
        <w:pStyle w:val="a6"/>
        <w:numPr>
          <w:ilvl w:val="0"/>
          <w:numId w:val="32"/>
        </w:numPr>
        <w:spacing w:after="0"/>
        <w:ind w:left="0" w:firstLine="284"/>
        <w:rPr>
          <w:del w:id="718" w:author="Учетная запись Майкрософт" w:date="2025-08-22T16:11:00Z"/>
          <w:rFonts w:cstheme="minorHAnsi"/>
        </w:rPr>
      </w:pPr>
      <w:del w:id="719" w:author="Учетная запись Майкрософт" w:date="2025-08-22T16:11:00Z">
        <w:r w:rsidRPr="00C00D96" w:rsidDel="00D77BB0">
          <w:rPr>
            <w:rFonts w:cstheme="minorHAnsi"/>
          </w:rPr>
          <w:delText xml:space="preserve">Проверить, что выделена хотя бы одна строка в </w:delText>
        </w:r>
      </w:del>
      <w:del w:id="720" w:author="Учетная запись Майкрософт" w:date="2025-08-18T09:00:00Z">
        <w:r w:rsidR="00AA0687" w:rsidDel="00B408FA">
          <w:rPr>
            <w:rFonts w:cstheme="minorHAnsi"/>
          </w:rPr>
          <w:delText>основной таблице</w:delText>
        </w:r>
      </w:del>
      <w:del w:id="721" w:author="Учетная запись Майкрософт" w:date="2025-08-22T16:11:00Z">
        <w:r w:rsidRPr="00C00D96" w:rsidDel="00D77BB0">
          <w:rPr>
            <w:rFonts w:cstheme="minorHAnsi"/>
          </w:rPr>
          <w:delText xml:space="preserve"> </w:delText>
        </w:r>
        <w:r w:rsidR="00C02B9A" w:rsidDel="00D77BB0">
          <w:rPr>
            <w:rFonts w:cstheme="minorHAnsi"/>
          </w:rPr>
          <w:delText xml:space="preserve">первого раздела </w:delText>
        </w:r>
        <w:r w:rsidRPr="00C00D96" w:rsidDel="00D77BB0">
          <w:rPr>
            <w:rFonts w:cstheme="minorHAnsi"/>
          </w:rPr>
          <w:delText>закладки «Документы выписки» в интерфейсе «Документы выписки»</w:delText>
        </w:r>
        <w:r w:rsidR="00750188" w:rsidDel="00D77BB0">
          <w:delText xml:space="preserve">. </w:delText>
        </w:r>
        <w:r w:rsidRPr="00C00D96" w:rsidDel="00D77BB0">
          <w:rPr>
            <w:rFonts w:cstheme="minorHAnsi"/>
          </w:rPr>
          <w:delText>Если не выделено ни одной строки, выдать сообщение: «Выделите хотя бы одну строку!».</w:delText>
        </w:r>
      </w:del>
    </w:p>
    <w:p w14:paraId="25D1842F" w14:textId="397CC3A2" w:rsidR="0038630C" w:rsidRPr="0038630C" w:rsidDel="00D77BB0" w:rsidRDefault="00717B0D" w:rsidP="000B2727">
      <w:pPr>
        <w:pStyle w:val="a6"/>
        <w:numPr>
          <w:ilvl w:val="0"/>
          <w:numId w:val="32"/>
        </w:numPr>
        <w:spacing w:after="0"/>
        <w:ind w:left="0" w:firstLine="284"/>
        <w:rPr>
          <w:del w:id="722" w:author="Учетная запись Майкрософт" w:date="2025-08-22T16:11:00Z"/>
          <w:rFonts w:cstheme="minorHAnsi"/>
        </w:rPr>
      </w:pPr>
      <w:del w:id="723" w:author="Учетная запись Майкрософт" w:date="2025-08-22T16:11:00Z">
        <w:r w:rsidDel="00D77BB0">
          <w:rPr>
            <w:rFonts w:cstheme="minorHAnsi"/>
          </w:rPr>
          <w:delText>Если проверка пройдена, то заблокировать выделенные пользователем записи</w:delText>
        </w:r>
        <w:r w:rsidR="0038630C" w:rsidRPr="0038630C" w:rsidDel="00D77BB0">
          <w:rPr>
            <w:rFonts w:cstheme="minorHAnsi"/>
          </w:rPr>
          <w:delText xml:space="preserve"> </w:delText>
        </w:r>
      </w:del>
      <w:del w:id="724" w:author="Учетная запись Майкрософт" w:date="2025-08-18T09:00:00Z">
        <w:r w:rsidR="00C02B9A" w:rsidDel="00B408FA">
          <w:rPr>
            <w:rFonts w:cstheme="minorHAnsi"/>
          </w:rPr>
          <w:delText>основной таблицы</w:delText>
        </w:r>
      </w:del>
      <w:del w:id="725" w:author="Учетная запись Майкрософт" w:date="2025-08-22T16:11:00Z">
        <w:r w:rsidR="00C02B9A" w:rsidDel="00D77BB0">
          <w:rPr>
            <w:rFonts w:cstheme="minorHAnsi"/>
          </w:rPr>
          <w:delText xml:space="preserve"> первого раздела закладки</w:delText>
        </w:r>
        <w:r w:rsidR="0038630C" w:rsidRPr="0038630C" w:rsidDel="00D77BB0">
          <w:rPr>
            <w:rFonts w:cstheme="minorHAnsi"/>
          </w:rPr>
          <w:delText xml:space="preserve"> «Документы выписки» (класс </w:delText>
        </w:r>
        <w:r w:rsidR="0038630C" w:rsidRPr="0038630C" w:rsidDel="00D77BB0">
          <w:rPr>
            <w:rFonts w:cstheme="minorHAnsi"/>
            <w:lang w:val="en-US"/>
          </w:rPr>
          <w:delText>Pm</w:delText>
        </w:r>
        <w:r w:rsidR="0038630C" w:rsidRPr="0038630C" w:rsidDel="00D77BB0">
          <w:rPr>
            <w:rFonts w:cstheme="minorHAnsi"/>
          </w:rPr>
          <w:delText>_</w:delText>
        </w:r>
        <w:r w:rsidR="0038630C" w:rsidRPr="0038630C" w:rsidDel="00D77BB0">
          <w:rPr>
            <w:rFonts w:cstheme="minorHAnsi"/>
            <w:lang w:val="en-US"/>
          </w:rPr>
          <w:delText>CBStatementDoc</w:delText>
        </w:r>
        <w:r w:rsidR="0038630C" w:rsidRPr="0038630C" w:rsidDel="00D77BB0">
          <w:rPr>
            <w:rFonts w:cstheme="minorHAnsi"/>
          </w:rPr>
          <w:delText xml:space="preserve">). </w:delText>
        </w:r>
      </w:del>
    </w:p>
    <w:p w14:paraId="71C8C0EF" w14:textId="111665F3" w:rsidR="0038630C" w:rsidRPr="0064143F" w:rsidDel="00D77BB0" w:rsidRDefault="0038630C" w:rsidP="000B2727">
      <w:pPr>
        <w:pStyle w:val="a6"/>
        <w:numPr>
          <w:ilvl w:val="0"/>
          <w:numId w:val="32"/>
        </w:numPr>
        <w:spacing w:after="0"/>
        <w:ind w:left="0" w:firstLine="284"/>
        <w:rPr>
          <w:del w:id="726" w:author="Учетная запись Майкрософт" w:date="2025-08-22T16:11:00Z"/>
          <w:rFonts w:cstheme="minorHAnsi"/>
        </w:rPr>
      </w:pPr>
      <w:del w:id="727" w:author="Учетная запись Майкрософт" w:date="2025-08-22T16:11:00Z">
        <w:r w:rsidRPr="0064143F" w:rsidDel="00D77BB0">
          <w:rPr>
            <w:rFonts w:cstheme="minorHAnsi"/>
          </w:rPr>
          <w:delText>Необходимо отразить модальное окно (с сообщением «Выделено &amp;(Количество выделенных строк списка) строк списка. Введите состояние документов в</w:delText>
        </w:r>
        <w:r w:rsidR="005558DC" w:rsidRPr="0064143F" w:rsidDel="00D77BB0">
          <w:rPr>
            <w:rFonts w:cstheme="minorHAnsi"/>
          </w:rPr>
          <w:delText>ыписки для них.»). В окне должно</w:delText>
        </w:r>
        <w:r w:rsidRPr="0064143F" w:rsidDel="00D77BB0">
          <w:rPr>
            <w:rFonts w:cstheme="minorHAnsi"/>
          </w:rPr>
          <w:delText xml:space="preserve"> присутствовать</w:delText>
        </w:r>
        <w:r w:rsidR="005558DC" w:rsidRPr="0064143F" w:rsidDel="00D77BB0">
          <w:rPr>
            <w:rFonts w:cstheme="minorHAnsi"/>
          </w:rPr>
          <w:delText xml:space="preserve"> поле со</w:delText>
        </w:r>
        <w:r w:rsidRPr="0064143F" w:rsidDel="00D77BB0">
          <w:rPr>
            <w:rFonts w:cstheme="minorHAnsi"/>
          </w:rPr>
          <w:delText xml:space="preserve"> спис</w:delText>
        </w:r>
        <w:r w:rsidR="00CB4E57" w:rsidRPr="0064143F" w:rsidDel="00D77BB0">
          <w:rPr>
            <w:rFonts w:cstheme="minorHAnsi"/>
          </w:rPr>
          <w:delText>к</w:delText>
        </w:r>
        <w:r w:rsidR="005558DC" w:rsidRPr="0064143F" w:rsidDel="00D77BB0">
          <w:rPr>
            <w:rFonts w:cstheme="minorHAnsi"/>
          </w:rPr>
          <w:delText>ом</w:delText>
        </w:r>
        <w:r w:rsidRPr="0064143F" w:rsidDel="00D77BB0">
          <w:rPr>
            <w:rFonts w:cstheme="minorHAnsi"/>
          </w:rPr>
          <w:delText xml:space="preserve"> состояний (</w:delText>
        </w:r>
        <w:r w:rsidRPr="0064143F" w:rsidDel="00D77BB0">
          <w:rPr>
            <w:rFonts w:cstheme="minorHAnsi"/>
            <w:lang w:val="en-US"/>
          </w:rPr>
          <w:delText>Pm</w:delText>
        </w:r>
        <w:r w:rsidRPr="0064143F" w:rsidDel="00D77BB0">
          <w:rPr>
            <w:rFonts w:cstheme="minorHAnsi"/>
          </w:rPr>
          <w:delText>_</w:delText>
        </w:r>
        <w:r w:rsidRPr="0064143F" w:rsidDel="00D77BB0">
          <w:rPr>
            <w:rFonts w:cstheme="minorHAnsi"/>
            <w:lang w:val="en-US"/>
          </w:rPr>
          <w:delText>CBStatementDoc</w:delText>
        </w:r>
        <w:r w:rsidRPr="0064143F" w:rsidDel="00D77BB0">
          <w:rPr>
            <w:rFonts w:cstheme="minorHAnsi"/>
          </w:rPr>
          <w:delText>.</w:delText>
        </w:r>
        <w:r w:rsidRPr="0064143F" w:rsidDel="00D77BB0">
          <w:rPr>
            <w:rFonts w:cstheme="minorHAnsi"/>
            <w:lang w:val="en-US"/>
          </w:rPr>
          <w:delText>idStateHL</w:delText>
        </w:r>
        <w:r w:rsidRPr="0064143F" w:rsidDel="00D77BB0">
          <w:rPr>
            <w:rFonts w:cstheme="minorHAnsi"/>
          </w:rPr>
          <w:delText>)</w:delText>
        </w:r>
        <w:r w:rsidR="009F350E" w:rsidDel="00D77BB0">
          <w:rPr>
            <w:rFonts w:cstheme="minorHAnsi"/>
          </w:rPr>
          <w:delText>, в котором пользователь выбирает состояние документа БВ</w:delText>
        </w:r>
        <w:r w:rsidRPr="0064143F" w:rsidDel="00D77BB0">
          <w:rPr>
            <w:rFonts w:cstheme="minorHAnsi"/>
          </w:rPr>
          <w:delText xml:space="preserve">. </w:delText>
        </w:r>
      </w:del>
    </w:p>
    <w:p w14:paraId="3D9E8410" w14:textId="69B58DEA" w:rsidR="0038630C" w:rsidRPr="0064143F" w:rsidDel="00D77BB0" w:rsidRDefault="0038630C" w:rsidP="000B2727">
      <w:pPr>
        <w:pStyle w:val="a6"/>
        <w:spacing w:after="0"/>
        <w:ind w:left="0" w:firstLine="284"/>
        <w:rPr>
          <w:del w:id="728" w:author="Учетная запись Майкрософт" w:date="2025-08-22T16:11:00Z"/>
          <w:rFonts w:cstheme="minorHAnsi"/>
        </w:rPr>
      </w:pPr>
      <w:del w:id="729" w:author="Учетная запись Майкрософт" w:date="2025-08-22T16:11:00Z">
        <w:r w:rsidRPr="0064143F" w:rsidDel="00D77BB0">
          <w:rPr>
            <w:rFonts w:cstheme="minorHAnsi"/>
          </w:rPr>
          <w:delText>Модальное окно должно содержать кнопки «Продолжить» и «Отменить».</w:delText>
        </w:r>
      </w:del>
    </w:p>
    <w:p w14:paraId="3D507C78" w14:textId="55745C4D" w:rsidR="00530A7D" w:rsidDel="00D77BB0" w:rsidRDefault="0038630C" w:rsidP="000B2727">
      <w:pPr>
        <w:pStyle w:val="a6"/>
        <w:spacing w:after="0"/>
        <w:ind w:left="0" w:firstLine="284"/>
        <w:rPr>
          <w:del w:id="730" w:author="Учетная запись Майкрософт" w:date="2025-08-22T16:11:00Z"/>
          <w:rFonts w:cstheme="minorHAnsi"/>
        </w:rPr>
      </w:pPr>
      <w:del w:id="731" w:author="Учетная запись Майкрософт" w:date="2025-08-22T16:11:00Z">
        <w:r w:rsidRPr="0064143F" w:rsidDel="00D77BB0">
          <w:rPr>
            <w:rFonts w:cstheme="minorHAnsi"/>
          </w:rPr>
          <w:delText xml:space="preserve">В случае отмены операции необходимо сбрасывать выделение строк списка, разблокировать записи. </w:delText>
        </w:r>
      </w:del>
    </w:p>
    <w:p w14:paraId="32A782EB" w14:textId="05AB88C3" w:rsidR="00C02B9A" w:rsidRPr="000B2727" w:rsidDel="00D77BB0" w:rsidRDefault="00911186" w:rsidP="000B2727">
      <w:pPr>
        <w:pStyle w:val="a6"/>
        <w:spacing w:after="0"/>
        <w:ind w:left="0" w:firstLine="284"/>
        <w:rPr>
          <w:del w:id="732" w:author="Учетная запись Майкрософт" w:date="2025-08-22T16:11:00Z"/>
          <w:rFonts w:cstheme="minorHAnsi"/>
        </w:rPr>
      </w:pPr>
      <w:del w:id="733" w:author="Учетная запись Майкрософт" w:date="2025-08-22T16:11:00Z">
        <w:r w:rsidRPr="0064143F" w:rsidDel="00D77BB0">
          <w:rPr>
            <w:rFonts w:cstheme="minorHAnsi"/>
          </w:rPr>
          <w:delText>При под</w:delText>
        </w:r>
        <w:r w:rsidR="005558DC" w:rsidRPr="0064143F" w:rsidDel="00D77BB0">
          <w:rPr>
            <w:rFonts w:cstheme="minorHAnsi"/>
          </w:rPr>
          <w:delText>т</w:delText>
        </w:r>
        <w:r w:rsidRPr="0064143F" w:rsidDel="00D77BB0">
          <w:rPr>
            <w:rFonts w:cstheme="minorHAnsi"/>
          </w:rPr>
          <w:delText xml:space="preserve">верждении операции </w:delText>
        </w:r>
        <w:r w:rsidR="00C02B9A" w:rsidDel="00D77BB0">
          <w:rPr>
            <w:rFonts w:cstheme="minorHAnsi"/>
          </w:rPr>
          <w:delText xml:space="preserve">в цикле для каждой выделенной записи вызвать метод </w:delText>
        </w:r>
        <w:r w:rsidR="000B2727" w:rsidDel="00D77BB0">
          <w:rPr>
            <w:rFonts w:cstheme="minorHAnsi"/>
          </w:rPr>
          <w:delText xml:space="preserve">«Изменение состояния документа БВ» </w:delText>
        </w:r>
        <w:r w:rsidR="000B2727" w:rsidRPr="000B2727" w:rsidDel="00D77BB0">
          <w:rPr>
            <w:rFonts w:cstheme="minorHAnsi"/>
            <w:highlight w:val="yellow"/>
          </w:rPr>
          <w:delText>(ТЗ «Разработка метода изменения состояния документа БВ», ДП ХХХ</w:delText>
        </w:r>
        <w:r w:rsidR="000B2727" w:rsidRPr="000B2727" w:rsidDel="00D77BB0">
          <w:rPr>
            <w:rFonts w:cstheme="minorHAnsi"/>
            <w:highlight w:val="yellow"/>
            <w:lang w:val="en-US"/>
          </w:rPr>
          <w:delText>D</w:delText>
        </w:r>
        <w:r w:rsidR="000B2727" w:rsidRPr="000B2727" w:rsidDel="00D77BB0">
          <w:rPr>
            <w:rFonts w:cstheme="minorHAnsi"/>
            <w:highlight w:val="yellow"/>
          </w:rPr>
          <w:delText>)</w:delText>
        </w:r>
        <w:r w:rsidR="000B2727" w:rsidDel="00D77BB0">
          <w:rPr>
            <w:rFonts w:cstheme="minorHAnsi"/>
            <w:highlight w:val="yellow"/>
          </w:rPr>
          <w:delText xml:space="preserve">, </w:delText>
        </w:r>
        <w:r w:rsidR="000B2727" w:rsidRPr="000B2727" w:rsidDel="00D77BB0">
          <w:rPr>
            <w:rFonts w:cstheme="minorHAnsi"/>
          </w:rPr>
          <w:delText>подав на вход</w:delText>
        </w:r>
        <w:r w:rsidR="000B2727" w:rsidDel="00D77BB0">
          <w:rPr>
            <w:rFonts w:cstheme="minorHAnsi"/>
          </w:rPr>
          <w:delText xml:space="preserve"> </w:delText>
        </w:r>
        <w:r w:rsidR="000B2727" w:rsidRPr="0064143F" w:rsidDel="00D77BB0">
          <w:rPr>
            <w:rFonts w:cstheme="minorHAnsi"/>
            <w:lang w:val="en-US"/>
          </w:rPr>
          <w:delText>Pm</w:delText>
        </w:r>
        <w:r w:rsidR="000B2727" w:rsidRPr="0064143F" w:rsidDel="00D77BB0">
          <w:rPr>
            <w:rFonts w:cstheme="minorHAnsi"/>
          </w:rPr>
          <w:delText>_</w:delText>
        </w:r>
        <w:r w:rsidR="000B2727" w:rsidRPr="0064143F" w:rsidDel="00D77BB0">
          <w:rPr>
            <w:rFonts w:cstheme="minorHAnsi"/>
            <w:lang w:val="en-US"/>
          </w:rPr>
          <w:delText>CBStatementDoc</w:delText>
        </w:r>
        <w:r w:rsidR="000B2727" w:rsidRPr="000B2727" w:rsidDel="00D77BB0">
          <w:rPr>
            <w:rFonts w:cstheme="minorHAnsi"/>
          </w:rPr>
          <w:delText>.</w:delText>
        </w:r>
        <w:r w:rsidR="000B2727" w:rsidDel="00D77BB0">
          <w:rPr>
            <w:rFonts w:cstheme="minorHAnsi"/>
            <w:lang w:val="en-US"/>
          </w:rPr>
          <w:delText>gid</w:delText>
        </w:r>
        <w:r w:rsidR="000B2727" w:rsidRPr="000B2727" w:rsidDel="00D77BB0">
          <w:rPr>
            <w:rFonts w:cstheme="minorHAnsi"/>
          </w:rPr>
          <w:delText xml:space="preserve"> </w:delText>
        </w:r>
        <w:r w:rsidR="000B2727" w:rsidDel="00D77BB0">
          <w:rPr>
            <w:rFonts w:cstheme="minorHAnsi"/>
          </w:rPr>
          <w:delText xml:space="preserve">и </w:delText>
        </w:r>
        <w:r w:rsidR="000B2727" w:rsidDel="00D77BB0">
          <w:rPr>
            <w:rFonts w:cstheme="minorHAnsi"/>
            <w:lang w:val="en-US"/>
          </w:rPr>
          <w:delText>idState</w:delText>
        </w:r>
        <w:r w:rsidR="000B2727" w:rsidDel="00D77BB0">
          <w:rPr>
            <w:rFonts w:cstheme="minorHAnsi"/>
          </w:rPr>
          <w:delText xml:space="preserve"> из модального окна.</w:delText>
        </w:r>
      </w:del>
    </w:p>
    <w:p w14:paraId="52D439EF" w14:textId="02D99975" w:rsidR="00445861" w:rsidDel="00D77BB0" w:rsidRDefault="007C336D" w:rsidP="00C02B9A">
      <w:pPr>
        <w:pStyle w:val="a6"/>
        <w:numPr>
          <w:ilvl w:val="0"/>
          <w:numId w:val="32"/>
        </w:numPr>
        <w:ind w:left="0" w:firstLine="284"/>
        <w:jc w:val="both"/>
        <w:rPr>
          <w:del w:id="734" w:author="Учетная запись Майкрософт" w:date="2025-08-22T16:11:00Z"/>
        </w:rPr>
      </w:pPr>
      <w:del w:id="735" w:author="Учетная запись Майкрософт" w:date="2025-08-22T16:11:00Z">
        <w:r w:rsidDel="00D77BB0">
          <w:delText>Если в результате работы метода получено сообщение об ошибке (</w:delText>
        </w:r>
        <w:r w:rsidDel="00D77BB0">
          <w:rPr>
            <w:lang w:val="en-US"/>
          </w:rPr>
          <w:delText>sMessage</w:delText>
        </w:r>
        <w:r w:rsidRPr="007C336D" w:rsidDel="00D77BB0">
          <w:delText xml:space="preserve"> </w:delText>
        </w:r>
        <w:r w:rsidDel="00D77BB0">
          <w:delText>не пусто),</w:delText>
        </w:r>
        <w:r w:rsidR="00445861" w:rsidDel="00D77BB0">
          <w:delText xml:space="preserve"> </w:delText>
        </w:r>
        <w:r w:rsidR="00445861" w:rsidRPr="00593224" w:rsidDel="00D77BB0">
          <w:delText xml:space="preserve">программа выполняется до конца, и в конце выдается </w:delText>
        </w:r>
        <w:r w:rsidR="00DD4DE1" w:rsidDel="00D77BB0">
          <w:delText xml:space="preserve">одно </w:delText>
        </w:r>
        <w:r w:rsidDel="00D77BB0">
          <w:delText xml:space="preserve">сообщение со всеми полученными </w:delText>
        </w:r>
        <w:commentRangeStart w:id="736"/>
        <w:commentRangeStart w:id="737"/>
        <w:r w:rsidDel="00D77BB0">
          <w:delText>ошибками</w:delText>
        </w:r>
        <w:commentRangeEnd w:id="736"/>
        <w:r w:rsidR="003E354B" w:rsidDel="00D77BB0">
          <w:rPr>
            <w:rStyle w:val="ad"/>
          </w:rPr>
          <w:commentReference w:id="736"/>
        </w:r>
        <w:commentRangeEnd w:id="737"/>
        <w:r w:rsidR="00916316" w:rsidDel="00D77BB0">
          <w:rPr>
            <w:rStyle w:val="ad"/>
          </w:rPr>
          <w:commentReference w:id="737"/>
        </w:r>
        <w:r w:rsidDel="00D77BB0">
          <w:delText>.</w:delText>
        </w:r>
      </w:del>
    </w:p>
    <w:p w14:paraId="32BF6FD9" w14:textId="18FAEEAF" w:rsidR="00445861" w:rsidDel="00D77BB0" w:rsidRDefault="00445861" w:rsidP="000F0F92">
      <w:pPr>
        <w:pStyle w:val="a6"/>
        <w:ind w:left="0" w:firstLine="284"/>
        <w:jc w:val="both"/>
        <w:rPr>
          <w:del w:id="738" w:author="Учетная запись Майкрософт" w:date="2025-08-22T16:11:00Z"/>
        </w:rPr>
      </w:pPr>
      <w:del w:id="739" w:author="Учетная запись Майкрософт" w:date="2025-08-22T16:11:00Z">
        <w:r w:rsidDel="00D77BB0">
          <w:delText xml:space="preserve">В случае успешного прохождения </w:delText>
        </w:r>
        <w:r w:rsidRPr="006F68AB" w:rsidDel="00D77BB0">
          <w:delText>проверок</w:delText>
        </w:r>
        <w:r w:rsidDel="00D77BB0">
          <w:delText xml:space="preserve"> для всех выбранных документов БВ или тех, где ошибок не было, сменить состояние документа БВ на выбранное пользователем.</w:delText>
        </w:r>
      </w:del>
    </w:p>
    <w:p w14:paraId="651A5080" w14:textId="62979F57" w:rsidR="00623333" w:rsidRPr="00964F9C" w:rsidDel="00D77BB0" w:rsidRDefault="00445861" w:rsidP="00623333">
      <w:pPr>
        <w:pStyle w:val="a6"/>
        <w:numPr>
          <w:ilvl w:val="0"/>
          <w:numId w:val="32"/>
        </w:numPr>
        <w:tabs>
          <w:tab w:val="left" w:pos="993"/>
        </w:tabs>
        <w:jc w:val="both"/>
        <w:rPr>
          <w:del w:id="740" w:author="Учетная запись Майкрософт" w:date="2025-08-22T16:11:00Z"/>
        </w:rPr>
      </w:pPr>
      <w:del w:id="741" w:author="Учетная запись Майкрософт" w:date="2025-08-22T16:11:00Z">
        <w:r w:rsidRPr="00782710" w:rsidDel="00D77BB0">
          <w:delText>После выполнения функции необходимо</w:delText>
        </w:r>
        <w:r w:rsidR="00D30A03" w:rsidDel="00D77BB0">
          <w:delText xml:space="preserve"> сохранить изменения,</w:delText>
        </w:r>
        <w:r w:rsidDel="00D77BB0">
          <w:delText xml:space="preserve"> разблокировать записи,</w:delText>
        </w:r>
        <w:r w:rsidRPr="00782710" w:rsidDel="00D77BB0">
          <w:delText xml:space="preserve"> обновить </w:delText>
        </w:r>
        <w:r w:rsidR="00E454C1" w:rsidDel="00D77BB0">
          <w:delText xml:space="preserve">данные в </w:delText>
        </w:r>
      </w:del>
      <w:del w:id="742" w:author="Учетная запись Майкрософт" w:date="2025-08-18T09:01:00Z">
        <w:r w:rsidR="00E454C1" w:rsidDel="00B408FA">
          <w:delText xml:space="preserve">основной </w:delText>
        </w:r>
        <w:r w:rsidR="00E454C1" w:rsidDel="00B408FA">
          <w:rPr>
            <w:rFonts w:cstheme="minorHAnsi"/>
          </w:rPr>
          <w:delText>таблице</w:delText>
        </w:r>
      </w:del>
      <w:del w:id="743" w:author="Учетная запись Майкрософт" w:date="2025-08-22T16:11:00Z">
        <w:r w:rsidR="00E454C1" w:rsidRPr="00C00D96" w:rsidDel="00D77BB0">
          <w:rPr>
            <w:rFonts w:cstheme="minorHAnsi"/>
          </w:rPr>
          <w:delText xml:space="preserve"> </w:delText>
        </w:r>
        <w:r w:rsidR="00E454C1" w:rsidDel="00D77BB0">
          <w:rPr>
            <w:rFonts w:cstheme="minorHAnsi"/>
          </w:rPr>
          <w:delText xml:space="preserve">первого раздела </w:delText>
        </w:r>
        <w:r w:rsidR="00E454C1" w:rsidRPr="00C00D96" w:rsidDel="00D77BB0">
          <w:rPr>
            <w:rFonts w:cstheme="minorHAnsi"/>
          </w:rPr>
          <w:delText>закладки «Документы выписки»</w:delText>
        </w:r>
        <w:r w:rsidR="00E454C1" w:rsidDel="00D77BB0">
          <w:rPr>
            <w:rFonts w:cstheme="minorHAnsi"/>
          </w:rPr>
          <w:delText>.</w:delText>
        </w:r>
      </w:del>
    </w:p>
    <w:p w14:paraId="029BE25E" w14:textId="77777777" w:rsidR="00964F9C" w:rsidRDefault="00964F9C" w:rsidP="00964F9C">
      <w:pPr>
        <w:pStyle w:val="a6"/>
        <w:tabs>
          <w:tab w:val="left" w:pos="993"/>
        </w:tabs>
        <w:ind w:left="644"/>
        <w:jc w:val="both"/>
      </w:pPr>
    </w:p>
    <w:p w14:paraId="3D8F3077" w14:textId="4F128E62" w:rsidR="00623333" w:rsidRPr="00464833" w:rsidDel="00E60679" w:rsidRDefault="00C14643" w:rsidP="00751C4E">
      <w:pPr>
        <w:pStyle w:val="1"/>
        <w:numPr>
          <w:ilvl w:val="0"/>
          <w:numId w:val="9"/>
        </w:numPr>
        <w:spacing w:before="0"/>
        <w:contextualSpacing/>
        <w:rPr>
          <w:del w:id="744" w:author="Учетная запись Майкрософт" w:date="2025-08-22T16:26:00Z"/>
          <w:rFonts w:asciiTheme="minorHAnsi" w:hAnsiTheme="minorHAnsi" w:cstheme="minorHAnsi"/>
          <w:b/>
          <w:color w:val="auto"/>
          <w:sz w:val="24"/>
          <w:szCs w:val="24"/>
        </w:rPr>
      </w:pPr>
      <w:bookmarkStart w:id="745" w:name="_GoBack"/>
      <w:ins w:id="746" w:author="Учетная запись Майкрософт" w:date="2025-08-22T16:57:00Z">
        <w:r>
          <w:rPr>
            <w:rFonts w:asciiTheme="minorHAnsi" w:hAnsiTheme="minorHAnsi" w:cstheme="minorHAnsi"/>
            <w:b/>
            <w:color w:val="auto"/>
            <w:sz w:val="24"/>
            <w:szCs w:val="24"/>
          </w:rPr>
          <w:t xml:space="preserve">9. </w:t>
        </w:r>
      </w:ins>
      <w:bookmarkStart w:id="747" w:name="_Toc205374569"/>
      <w:ins w:id="748" w:author="Учетная запись Майкрософт" w:date="2025-08-22T16:26:00Z">
        <w:r w:rsidR="00E60679" w:rsidRPr="00CB13C0">
          <w:rPr>
            <w:rFonts w:asciiTheme="minorHAnsi" w:hAnsiTheme="minorHAnsi" w:cstheme="minorHAnsi"/>
            <w:b/>
            <w:color w:val="auto"/>
            <w:sz w:val="24"/>
            <w:szCs w:val="24"/>
          </w:rPr>
          <w:t>Разработка функции смены состояния БВ - ЧТЗ № ХХХ п.6.4.1</w:t>
        </w:r>
      </w:ins>
      <w:del w:id="749" w:author="Учетная запись Майкрософт" w:date="2025-08-22T16:26:00Z">
        <w:r w:rsidR="006D2C97" w:rsidDel="00E60679">
          <w:rPr>
            <w:rFonts w:asciiTheme="minorHAnsi" w:hAnsiTheme="minorHAnsi" w:cstheme="minorHAnsi"/>
            <w:b/>
            <w:color w:val="auto"/>
            <w:sz w:val="24"/>
            <w:szCs w:val="24"/>
          </w:rPr>
          <w:delText xml:space="preserve">Смена состояния БВ на «Обработано </w:delText>
        </w:r>
        <w:commentRangeStart w:id="750"/>
        <w:commentRangeStart w:id="751"/>
        <w:r w:rsidR="008B14D9" w:rsidDel="00E60679">
          <w:rPr>
            <w:rFonts w:asciiTheme="minorHAnsi" w:hAnsiTheme="minorHAnsi" w:cstheme="minorHAnsi"/>
            <w:b/>
            <w:color w:val="auto"/>
            <w:sz w:val="24"/>
            <w:szCs w:val="24"/>
          </w:rPr>
          <w:delText>ФУ</w:delText>
        </w:r>
        <w:commentRangeEnd w:id="750"/>
        <w:r w:rsidR="0006060D" w:rsidRPr="000F30B1" w:rsidDel="00E60679">
          <w:rPr>
            <w:rFonts w:asciiTheme="minorHAnsi" w:hAnsiTheme="minorHAnsi" w:cstheme="minorHAnsi"/>
            <w:b/>
            <w:color w:val="auto"/>
            <w:sz w:val="24"/>
            <w:szCs w:val="24"/>
            <w:rPrChange w:id="752" w:author="Учетная запись Майкрософт" w:date="2025-08-22T16:58:00Z">
              <w:rPr>
                <w:rStyle w:val="ad"/>
                <w:rFonts w:asciiTheme="minorHAnsi" w:eastAsiaTheme="minorHAnsi" w:hAnsiTheme="minorHAnsi" w:cstheme="minorBidi"/>
                <w:color w:val="auto"/>
              </w:rPr>
            </w:rPrChange>
          </w:rPr>
          <w:commentReference w:id="750"/>
        </w:r>
        <w:commentRangeEnd w:id="751"/>
        <w:r w:rsidR="00EE2C17" w:rsidRPr="000F30B1" w:rsidDel="00E60679">
          <w:rPr>
            <w:rFonts w:asciiTheme="minorHAnsi" w:hAnsiTheme="minorHAnsi" w:cstheme="minorHAnsi"/>
            <w:b/>
            <w:color w:val="auto"/>
            <w:sz w:val="24"/>
            <w:szCs w:val="24"/>
            <w:rPrChange w:id="753" w:author="Учетная запись Майкрософт" w:date="2025-08-22T16:58:00Z">
              <w:rPr>
                <w:rStyle w:val="ad"/>
                <w:rFonts w:asciiTheme="minorHAnsi" w:eastAsiaTheme="minorHAnsi" w:hAnsiTheme="minorHAnsi" w:cstheme="minorBidi"/>
                <w:color w:val="auto"/>
              </w:rPr>
            </w:rPrChange>
          </w:rPr>
          <w:commentReference w:id="751"/>
        </w:r>
        <w:r w:rsidR="006D2C97" w:rsidDel="00E60679">
          <w:rPr>
            <w:rFonts w:asciiTheme="minorHAnsi" w:hAnsiTheme="minorHAnsi" w:cstheme="minorHAnsi"/>
            <w:b/>
            <w:color w:val="auto"/>
            <w:sz w:val="24"/>
            <w:szCs w:val="24"/>
          </w:rPr>
          <w:delText>»</w:delText>
        </w:r>
        <w:r w:rsidR="00623333" w:rsidDel="00E60679">
          <w:rPr>
            <w:rFonts w:asciiTheme="minorHAnsi" w:hAnsiTheme="minorHAnsi" w:cstheme="minorHAnsi"/>
            <w:b/>
            <w:color w:val="auto"/>
            <w:sz w:val="24"/>
            <w:szCs w:val="24"/>
          </w:rPr>
          <w:delText xml:space="preserve"> - </w:delText>
        </w:r>
        <w:r w:rsidR="00623333" w:rsidRPr="00F679E2" w:rsidDel="00E60679">
          <w:rPr>
            <w:rFonts w:asciiTheme="minorHAnsi" w:hAnsiTheme="minorHAnsi" w:cstheme="minorHAnsi"/>
            <w:b/>
            <w:color w:val="auto"/>
            <w:sz w:val="24"/>
            <w:szCs w:val="24"/>
          </w:rPr>
          <w:delText>ЧТЗ № ХХХ п.6.</w:delText>
        </w:r>
        <w:r w:rsidR="00623333" w:rsidDel="00E60679">
          <w:rPr>
            <w:rFonts w:asciiTheme="minorHAnsi" w:hAnsiTheme="minorHAnsi" w:cstheme="minorHAnsi"/>
            <w:b/>
            <w:color w:val="auto"/>
            <w:sz w:val="24"/>
            <w:szCs w:val="24"/>
          </w:rPr>
          <w:delText>4.1</w:delText>
        </w:r>
        <w:bookmarkEnd w:id="747"/>
      </w:del>
    </w:p>
    <w:bookmarkEnd w:id="745"/>
    <w:p w14:paraId="79E9F38B" w14:textId="77777777" w:rsidR="00E60679" w:rsidRDefault="00E60679" w:rsidP="00352379">
      <w:pPr>
        <w:pStyle w:val="a6"/>
        <w:tabs>
          <w:tab w:val="left" w:pos="993"/>
        </w:tabs>
        <w:ind w:left="345"/>
        <w:jc w:val="both"/>
        <w:rPr>
          <w:ins w:id="754" w:author="Учетная запись Майкрософт" w:date="2025-08-22T16:27:00Z"/>
          <w:rFonts w:cstheme="minorHAnsi"/>
        </w:rPr>
      </w:pPr>
      <w:ins w:id="755" w:author="Учетная запись Майкрософт" w:date="2025-08-22T16:27:00Z">
        <w:r w:rsidRPr="00CB13C0">
          <w:t>Функция смены состояния БВ вызывается при выборе состояния из выпадающего списка в поле «</w:t>
        </w:r>
        <w:r w:rsidRPr="00CB13C0">
          <w:rPr>
            <w:rFonts w:cstheme="minorHAnsi"/>
          </w:rPr>
          <w:t>Состояние банковской выписки» (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ClientBankStatement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idState</w:t>
        </w:r>
        <w:r w:rsidRPr="00CB13C0">
          <w:rPr>
            <w:rFonts w:cstheme="minorHAnsi"/>
          </w:rPr>
          <w:t xml:space="preserve">) в заголовочной части интерфейса обработки БВ </w:t>
        </w:r>
        <w:r w:rsidRPr="00CB13C0">
          <w:t>(ТЗ «Разработка интерфейса обработки выписки в ОТП ФУ», ДП ХХХ</w:t>
        </w:r>
        <w:r w:rsidRPr="00CB13C0">
          <w:rPr>
            <w:lang w:val="en-US"/>
          </w:rPr>
          <w:t>D</w:t>
        </w:r>
        <w:r w:rsidRPr="00CB13C0">
          <w:t>)</w:t>
        </w:r>
        <w:r w:rsidRPr="00CB13C0">
          <w:rPr>
            <w:rFonts w:cstheme="minorHAnsi"/>
          </w:rPr>
          <w:t xml:space="preserve"> (описано в п.3.1.).</w:t>
        </w:r>
      </w:ins>
    </w:p>
    <w:p w14:paraId="1F310586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56" w:author="Учетная запись Майкрософт" w:date="2025-08-22T16:27:00Z"/>
        </w:rPr>
      </w:pPr>
      <w:ins w:id="757" w:author="Учетная запись Майкрософт" w:date="2025-08-22T16:27:00Z">
        <w:r w:rsidRPr="00CB13C0">
          <w:t>Заблокировать для смены состояния БВ (</w:t>
        </w:r>
        <w:r w:rsidRPr="00CB13C0">
          <w:rPr>
            <w:lang w:val="en-US"/>
          </w:rPr>
          <w:t>Pm</w:t>
        </w:r>
        <w:r w:rsidRPr="00CB13C0">
          <w:t>_</w:t>
        </w:r>
        <w:r w:rsidRPr="00CB13C0">
          <w:rPr>
            <w:lang w:val="en-US"/>
          </w:rPr>
          <w:t>ClientBankStatement</w:t>
        </w:r>
        <w:r w:rsidRPr="00CB13C0">
          <w:t>.</w:t>
        </w:r>
        <w:r w:rsidRPr="00CB13C0">
          <w:rPr>
            <w:lang w:val="en-US"/>
          </w:rPr>
          <w:t>id</w:t>
        </w:r>
        <w:r w:rsidRPr="00CB13C0">
          <w:t>) и все документы БВ из списка данных в первом разделе на закладке «Документы выписки» (</w:t>
        </w:r>
        <w:r w:rsidRPr="00CB13C0">
          <w:rPr>
            <w:lang w:val="en-US"/>
          </w:rPr>
          <w:t>Pm</w:t>
        </w:r>
        <w:r w:rsidRPr="00CB13C0">
          <w:t>_</w:t>
        </w:r>
        <w:r w:rsidRPr="00CB13C0">
          <w:rPr>
            <w:lang w:val="en-US"/>
          </w:rPr>
          <w:t>CBStatementDoc</w:t>
        </w:r>
        <w:r w:rsidRPr="00CB13C0">
          <w:t>.</w:t>
        </w:r>
        <w:r w:rsidRPr="00CB13C0">
          <w:rPr>
            <w:lang w:val="en-US"/>
          </w:rPr>
          <w:t>gid</w:t>
        </w:r>
        <w:r w:rsidRPr="00CB13C0">
          <w:t>).</w:t>
        </w:r>
      </w:ins>
    </w:p>
    <w:p w14:paraId="36AD9A0E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58" w:author="Учетная запись Майкрософт" w:date="2025-08-22T16:27:00Z"/>
        </w:rPr>
      </w:pPr>
    </w:p>
    <w:p w14:paraId="3CFBE3A7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59" w:author="Учетная запись Майкрософт" w:date="2025-08-22T16:27:00Z"/>
        </w:rPr>
      </w:pPr>
      <w:ins w:id="760" w:author="Учетная запись Майкрософт" w:date="2025-08-22T16:27:00Z">
        <w:r w:rsidRPr="00CB13C0">
          <w:t>При выборе состояния необходимо проанализировать значение состояния.</w:t>
        </w:r>
      </w:ins>
    </w:p>
    <w:p w14:paraId="26594BF8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61" w:author="Учетная запись Майкрософт" w:date="2025-08-22T16:27:00Z"/>
          <w:b/>
          <w:bCs/>
        </w:rPr>
      </w:pPr>
      <w:ins w:id="762" w:author="Учетная запись Майкрософт" w:date="2025-08-22T16:27:00Z">
        <w:r w:rsidRPr="00CB13C0">
          <w:rPr>
            <w:b/>
            <w:bCs/>
          </w:rPr>
          <w:t xml:space="preserve">Если выбрано состояние </w:t>
        </w:r>
        <w:r w:rsidRPr="00CB13C0">
          <w:rPr>
            <w:rFonts w:cstheme="minorHAnsi"/>
            <w:b/>
            <w:bCs/>
            <w:lang w:val="en-US"/>
          </w:rPr>
          <w:t>idStateMC</w:t>
        </w:r>
        <w:r w:rsidRPr="00CB13C0">
          <w:rPr>
            <w:rFonts w:cstheme="minorHAnsi"/>
            <w:b/>
            <w:bCs/>
          </w:rPr>
          <w:t xml:space="preserve"> = 250 («Обработано ФУ»), то:</w:t>
        </w:r>
      </w:ins>
    </w:p>
    <w:p w14:paraId="4AC43BD0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63" w:author="Учетная запись Майкрософт" w:date="2025-08-22T16:27:00Z"/>
          <w:rFonts w:cstheme="minorHAnsi"/>
        </w:rPr>
      </w:pPr>
      <w:ins w:id="764" w:author="Учетная запись Майкрософт" w:date="2025-08-22T16:27:00Z">
        <w:r>
          <w:lastRenderedPageBreak/>
          <w:t>1</w:t>
        </w:r>
        <w:r w:rsidRPr="00CB13C0">
          <w:t>. В</w:t>
        </w:r>
        <w:r w:rsidRPr="00CB13C0">
          <w:rPr>
            <w:rFonts w:cstheme="minorHAnsi"/>
          </w:rPr>
          <w:t xml:space="preserve"> цикле для каждой записи из списка данных </w:t>
        </w:r>
        <w:r w:rsidRPr="00CB13C0">
          <w:t xml:space="preserve">в первом разделе на закладке «Документы выписки» </w:t>
        </w:r>
        <w:r w:rsidRPr="00CB13C0">
          <w:rPr>
            <w:rFonts w:cstheme="minorHAnsi"/>
          </w:rPr>
          <w:t>вызвать метод «Изменение состояния документа БВ» (ТЗ «Разработка метода изменения состояния документа БВ», ДП ХХХ</w:t>
        </w:r>
        <w:r w:rsidRPr="00CB13C0">
          <w:rPr>
            <w:rFonts w:cstheme="minorHAnsi"/>
            <w:lang w:val="en-US"/>
          </w:rPr>
          <w:t>D</w:t>
        </w:r>
        <w:r w:rsidRPr="00CB13C0">
          <w:rPr>
            <w:rFonts w:cstheme="minorHAnsi"/>
          </w:rPr>
          <w:t xml:space="preserve">), подав на вход </w:t>
        </w:r>
        <w:r w:rsidRPr="00CB13C0">
          <w:rPr>
            <w:rFonts w:cstheme="minorHAnsi"/>
            <w:lang w:val="en-US"/>
          </w:rPr>
          <w:t>Pm</w:t>
        </w:r>
        <w:r w:rsidRPr="00CB13C0">
          <w:rPr>
            <w:rFonts w:cstheme="minorHAnsi"/>
          </w:rPr>
          <w:t>_</w:t>
        </w:r>
        <w:r w:rsidRPr="00CB13C0">
          <w:rPr>
            <w:rFonts w:cstheme="minorHAnsi"/>
            <w:lang w:val="en-US"/>
          </w:rPr>
          <w:t>CBStatementDoc</w:t>
        </w:r>
        <w:r w:rsidRPr="00CB13C0">
          <w:rPr>
            <w:rFonts w:cstheme="minorHAnsi"/>
          </w:rPr>
          <w:t>.</w:t>
        </w:r>
        <w:r w:rsidRPr="00CB13C0">
          <w:rPr>
            <w:rFonts w:cstheme="minorHAnsi"/>
            <w:lang w:val="en-US"/>
          </w:rPr>
          <w:t>gid</w:t>
        </w:r>
        <w:r w:rsidRPr="00CB13C0">
          <w:rPr>
            <w:rFonts w:cstheme="minorHAnsi"/>
          </w:rPr>
          <w:t xml:space="preserve">, </w:t>
        </w:r>
        <w:r w:rsidRPr="00CB13C0">
          <w:rPr>
            <w:rFonts w:cstheme="minorHAnsi"/>
            <w:lang w:val="en-US"/>
          </w:rPr>
          <w:t>nIndicator</w:t>
        </w:r>
        <w:r w:rsidRPr="00CB13C0">
          <w:rPr>
            <w:rFonts w:cstheme="minorHAnsi"/>
          </w:rPr>
          <w:t xml:space="preserve">, </w:t>
        </w:r>
        <w:r w:rsidRPr="00CB13C0">
          <w:rPr>
            <w:rFonts w:cstheme="minorHAnsi"/>
            <w:lang w:val="en-US"/>
          </w:rPr>
          <w:t>sIndicator</w:t>
        </w:r>
        <w:r w:rsidRPr="00CB13C0">
          <w:rPr>
            <w:rFonts w:cstheme="minorHAnsi"/>
          </w:rPr>
          <w:t xml:space="preserve"> позиции и </w:t>
        </w:r>
        <w:r w:rsidRPr="00CB13C0">
          <w:rPr>
            <w:rFonts w:cstheme="minorHAnsi"/>
            <w:lang w:val="en-US"/>
          </w:rPr>
          <w:t>idStateMC</w:t>
        </w:r>
        <w:r w:rsidRPr="00CB13C0">
          <w:rPr>
            <w:rFonts w:cstheme="minorHAnsi"/>
          </w:rPr>
          <w:t xml:space="preserve"> = 200 («Обработано ФУ»).</w:t>
        </w:r>
      </w:ins>
    </w:p>
    <w:p w14:paraId="653788C8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65" w:author="Учетная запись Майкрософт" w:date="2025-08-22T16:27:00Z"/>
          <w:rFonts w:cstheme="minorHAnsi"/>
        </w:rPr>
      </w:pPr>
      <w:ins w:id="766" w:author="Учетная запись Майкрософт" w:date="2025-08-22T16:27:00Z">
        <w:r>
          <w:rPr>
            <w:rFonts w:cstheme="minorHAnsi"/>
          </w:rPr>
          <w:t>2</w:t>
        </w:r>
        <w:r w:rsidRPr="00CB13C0">
          <w:rPr>
            <w:rFonts w:cstheme="minorHAnsi"/>
          </w:rPr>
          <w:t>. Выполнить проверку состояний документов БВ.</w:t>
        </w:r>
      </w:ins>
    </w:p>
    <w:p w14:paraId="1E8741EA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67" w:author="Учетная запись Майкрософт" w:date="2025-08-22T16:27:00Z"/>
        </w:rPr>
      </w:pPr>
      <w:ins w:id="768" w:author="Учетная запись Майкрософт" w:date="2025-08-22T16:27:00Z">
        <w:r w:rsidRPr="00CB13C0">
          <w:rPr>
            <w:rFonts w:cstheme="minorHAnsi"/>
          </w:rPr>
          <w:t xml:space="preserve">Если состояние хотя бы одного из документов БВ </w:t>
        </w:r>
        <w:r w:rsidRPr="00CB13C0">
          <w:rPr>
            <w:rFonts w:cstheme="minorHAnsi"/>
            <w:lang w:val="en-US"/>
          </w:rPr>
          <w:t>idStateMC</w:t>
        </w:r>
        <w:r w:rsidRPr="00CB13C0">
          <w:rPr>
            <w:rFonts w:cstheme="minorHAnsi"/>
          </w:rPr>
          <w:t xml:space="preserve"> &lt;&gt; 200 («Обработано ФУ»), </w:t>
        </w:r>
        <w:r w:rsidRPr="00CB13C0">
          <w:t xml:space="preserve">выдать сообщение об ошибке «Смена состояния БВ невозможна. Имеются необработанные документы.». </w:t>
        </w:r>
        <w:r>
          <w:t>О</w:t>
        </w:r>
        <w:r w:rsidRPr="00CB13C0">
          <w:t>бработку далее не делать.</w:t>
        </w:r>
        <w:r>
          <w:t xml:space="preserve"> </w:t>
        </w:r>
      </w:ins>
    </w:p>
    <w:p w14:paraId="45F87F01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69" w:author="Учетная запись Майкрософт" w:date="2025-08-22T16:27:00Z"/>
          <w:rFonts w:cstheme="minorHAnsi"/>
        </w:rPr>
      </w:pPr>
      <w:ins w:id="770" w:author="Учетная запись Майкрософт" w:date="2025-08-22T16:27:00Z">
        <w:r w:rsidRPr="00CB13C0">
          <w:rPr>
            <w:rFonts w:cstheme="minorHAnsi"/>
          </w:rPr>
          <w:t xml:space="preserve">Если состояние всех документов БВ </w:t>
        </w:r>
        <w:r w:rsidRPr="00CB13C0">
          <w:rPr>
            <w:rFonts w:cstheme="minorHAnsi"/>
            <w:lang w:val="en-US"/>
          </w:rPr>
          <w:t>idStateMC</w:t>
        </w:r>
        <w:r w:rsidRPr="00CB13C0">
          <w:rPr>
            <w:rFonts w:cstheme="minorHAnsi"/>
          </w:rPr>
          <w:t xml:space="preserve"> = 200 («Обработано ФУ»), то:</w:t>
        </w:r>
      </w:ins>
    </w:p>
    <w:p w14:paraId="692D30C3" w14:textId="1D8ABDB5" w:rsidR="00E60679" w:rsidRPr="00CB13C0" w:rsidRDefault="00352379" w:rsidP="00352379">
      <w:pPr>
        <w:pStyle w:val="a6"/>
        <w:tabs>
          <w:tab w:val="left" w:pos="993"/>
        </w:tabs>
        <w:ind w:left="345"/>
        <w:jc w:val="both"/>
        <w:rPr>
          <w:ins w:id="771" w:author="Учетная запись Майкрософт" w:date="2025-08-22T16:27:00Z"/>
        </w:rPr>
      </w:pPr>
      <w:ins w:id="772" w:author="Учетная запись Майкрософт" w:date="2025-08-22T16:29:00Z">
        <w:r>
          <w:rPr>
            <w:rFonts w:cstheme="minorHAnsi"/>
          </w:rPr>
          <w:tab/>
        </w:r>
      </w:ins>
      <w:proofErr w:type="gramStart"/>
      <w:ins w:id="773" w:author="Учетная запись Майкрософт" w:date="2025-08-22T16:27:00Z">
        <w:r w:rsidR="00E60679" w:rsidRPr="00CB13C0">
          <w:rPr>
            <w:rFonts w:cstheme="minorHAnsi"/>
          </w:rPr>
          <w:t>а</w:t>
        </w:r>
        <w:proofErr w:type="gramEnd"/>
        <w:r w:rsidR="00E60679" w:rsidRPr="00CB13C0">
          <w:rPr>
            <w:rFonts w:cstheme="minorHAnsi"/>
          </w:rPr>
          <w:t xml:space="preserve">) </w:t>
        </w:r>
        <w:r w:rsidR="00E60679" w:rsidRPr="00CB13C0">
          <w:t xml:space="preserve">удалить непривязанные к документам этой БВ автоматически созданные ПП/ВПП. Для этого в цикле по Pm_CBStatementDoc для записей, у которых </w:t>
        </w:r>
        <w:r w:rsidR="00E60679" w:rsidRPr="00CB13C0">
          <w:rPr>
            <w:lang w:val="en-US"/>
          </w:rPr>
          <w:t>Pm</w:t>
        </w:r>
        <w:r w:rsidR="00E60679" w:rsidRPr="00CB13C0">
          <w:t>_</w:t>
        </w:r>
        <w:r w:rsidR="00E60679" w:rsidRPr="00CB13C0">
          <w:rPr>
            <w:lang w:val="en-US"/>
          </w:rPr>
          <w:t>CBStatementDoc</w:t>
        </w:r>
        <w:r w:rsidR="00E60679" w:rsidRPr="00CB13C0">
          <w:t>.</w:t>
        </w:r>
        <w:r w:rsidR="00E60679" w:rsidRPr="00CB13C0">
          <w:rPr>
            <w:lang w:val="en-US"/>
          </w:rPr>
          <w:t>idClientBankStatement</w:t>
        </w:r>
        <w:r w:rsidR="00E60679" w:rsidRPr="00CB13C0">
          <w:t xml:space="preserve"> = </w:t>
        </w:r>
        <w:r w:rsidR="00E60679" w:rsidRPr="00CB13C0">
          <w:rPr>
            <w:lang w:val="en-US"/>
          </w:rPr>
          <w:t>Pm</w:t>
        </w:r>
        <w:r w:rsidR="00E60679" w:rsidRPr="00CB13C0">
          <w:t>_</w:t>
        </w:r>
        <w:r w:rsidR="00E60679" w:rsidRPr="00CB13C0">
          <w:rPr>
            <w:lang w:val="en-US"/>
          </w:rPr>
          <w:t>ClientBankStatement</w:t>
        </w:r>
        <w:r w:rsidR="00E60679" w:rsidRPr="00CB13C0">
          <w:t>.</w:t>
        </w:r>
        <w:r w:rsidR="00E60679" w:rsidRPr="00CB13C0">
          <w:rPr>
            <w:lang w:val="en-US"/>
          </w:rPr>
          <w:t>id</w:t>
        </w:r>
        <w:r w:rsidR="00E60679" w:rsidRPr="00CB13C0">
          <w:t xml:space="preserve"> выбранной для обработки БВ выбрать все автоматически созданные ПП/ВПП (Pm_CBStatementDoc.gidPayDoc с флагом bAutoCreate не пусто), у которых есть ссылка на документ БВ (Pm_OrderBankOut.gidSRC/ Pm_OrderBankIn.gidSRC = Pm_CBStatementDoc.gid) и нет привязки к документу БВ (Pm_OrderBankOut.gid / Pm_OrderBankIn.gid не равен Pm_CBStatementDoc.gidPayDoc). Если такие ПП/ВПП найдены, удалить их.</w:t>
        </w:r>
      </w:ins>
    </w:p>
    <w:p w14:paraId="05B49C29" w14:textId="6E9C9B9F" w:rsidR="00E60679" w:rsidRPr="00CB13C0" w:rsidRDefault="00352379" w:rsidP="00352379">
      <w:pPr>
        <w:pStyle w:val="a6"/>
        <w:tabs>
          <w:tab w:val="left" w:pos="993"/>
        </w:tabs>
        <w:ind w:left="345"/>
        <w:jc w:val="both"/>
        <w:rPr>
          <w:ins w:id="774" w:author="Учетная запись Майкрософт" w:date="2025-08-22T16:27:00Z"/>
        </w:rPr>
      </w:pPr>
      <w:ins w:id="775" w:author="Учетная запись Майкрософт" w:date="2025-08-22T16:29:00Z">
        <w:r>
          <w:tab/>
        </w:r>
      </w:ins>
      <w:proofErr w:type="gramStart"/>
      <w:ins w:id="776" w:author="Учетная запись Майкрософт" w:date="2025-08-22T16:27:00Z">
        <w:r w:rsidR="00E60679" w:rsidRPr="00CB13C0">
          <w:t>б</w:t>
        </w:r>
        <w:proofErr w:type="gramEnd"/>
        <w:r w:rsidR="00E60679" w:rsidRPr="00CB13C0">
          <w:t xml:space="preserve">) Сменить состояние БВ: </w:t>
        </w:r>
        <w:r w:rsidR="00E60679" w:rsidRPr="00CB13C0">
          <w:rPr>
            <w:lang w:val="en-US"/>
          </w:rPr>
          <w:t>Pm</w:t>
        </w:r>
        <w:r w:rsidR="00E60679" w:rsidRPr="00CB13C0">
          <w:t>_</w:t>
        </w:r>
        <w:r w:rsidR="00E60679" w:rsidRPr="00CB13C0">
          <w:rPr>
            <w:lang w:val="en-US"/>
          </w:rPr>
          <w:t>ClientBankStatement</w:t>
        </w:r>
        <w:r w:rsidR="00E60679" w:rsidRPr="00CB13C0">
          <w:t>.</w:t>
        </w:r>
        <w:r w:rsidR="00E60679" w:rsidRPr="00CB13C0">
          <w:rPr>
            <w:lang w:val="en-US"/>
          </w:rPr>
          <w:t>idStateMC</w:t>
        </w:r>
        <w:r w:rsidR="00E60679" w:rsidRPr="00CB13C0">
          <w:t xml:space="preserve"> = 250 («Обработано ФУ»). Сохранить изменения в БД.</w:t>
        </w:r>
      </w:ins>
    </w:p>
    <w:p w14:paraId="7CD772E9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77" w:author="Учетная запись Майкрософт" w:date="2025-08-22T16:27:00Z"/>
          <w:b/>
          <w:bCs/>
        </w:rPr>
      </w:pPr>
      <w:ins w:id="778" w:author="Учетная запись Майкрософт" w:date="2025-08-22T16:27:00Z">
        <w:r w:rsidRPr="00CB13C0">
          <w:rPr>
            <w:b/>
            <w:bCs/>
          </w:rPr>
          <w:t>Если выбрано состояние idStateMC = 200 («Итоговая»), то:</w:t>
        </w:r>
      </w:ins>
    </w:p>
    <w:p w14:paraId="70604050" w14:textId="77777777" w:rsidR="00E60679" w:rsidRPr="00CB13C0" w:rsidRDefault="00E60679" w:rsidP="00352379">
      <w:pPr>
        <w:pStyle w:val="a6"/>
        <w:tabs>
          <w:tab w:val="left" w:pos="993"/>
        </w:tabs>
        <w:ind w:left="345"/>
        <w:jc w:val="both"/>
        <w:rPr>
          <w:ins w:id="779" w:author="Учетная запись Майкрософт" w:date="2025-08-22T16:27:00Z"/>
        </w:rPr>
      </w:pPr>
      <w:ins w:id="780" w:author="Учетная запись Майкрософт" w:date="2025-08-22T16:27:00Z">
        <w:r w:rsidRPr="00CB13C0">
          <w:t xml:space="preserve">Сменить состояние БВ: Pm_ClientBankStatement.idStateMC = </w:t>
        </w:r>
        <w:r>
          <w:t>20</w:t>
        </w:r>
        <w:r w:rsidRPr="00CB13C0">
          <w:t>0 («</w:t>
        </w:r>
        <w:r>
          <w:t>Итоговая</w:t>
        </w:r>
        <w:r w:rsidRPr="00CB13C0">
          <w:t>»). Сохранить изменения в БД.</w:t>
        </w:r>
      </w:ins>
    </w:p>
    <w:p w14:paraId="37903E04" w14:textId="77777777" w:rsidR="00E60679" w:rsidRDefault="00E60679" w:rsidP="00352379">
      <w:pPr>
        <w:pStyle w:val="a6"/>
        <w:tabs>
          <w:tab w:val="left" w:pos="993"/>
        </w:tabs>
        <w:ind w:left="345"/>
        <w:jc w:val="both"/>
        <w:rPr>
          <w:ins w:id="781" w:author="Учетная запись Майкрософт" w:date="2025-08-22T16:27:00Z"/>
        </w:rPr>
      </w:pPr>
    </w:p>
    <w:p w14:paraId="33A7EA28" w14:textId="77777777" w:rsidR="00E60679" w:rsidRDefault="00E60679" w:rsidP="00352379">
      <w:pPr>
        <w:pStyle w:val="a6"/>
        <w:tabs>
          <w:tab w:val="left" w:pos="993"/>
        </w:tabs>
        <w:ind w:left="345"/>
        <w:jc w:val="both"/>
        <w:rPr>
          <w:ins w:id="782" w:author="Учетная запись Майкрософт" w:date="2025-08-22T16:28:00Z"/>
          <w:rFonts w:cstheme="minorHAnsi"/>
        </w:rPr>
      </w:pPr>
      <w:ins w:id="783" w:author="Учетная запись Майкрософт" w:date="2025-08-22T16:27:00Z">
        <w:r w:rsidRPr="00CB13C0">
          <w:t>После выполнения функции необходимо разблокировать записи, обновить данные в списке</w:t>
        </w:r>
        <w:r w:rsidRPr="00CB13C0">
          <w:rPr>
            <w:rFonts w:cstheme="minorHAnsi"/>
          </w:rPr>
          <w:t xml:space="preserve"> первого раздела закладки «Документы выписки»</w:t>
        </w:r>
        <w:r>
          <w:rPr>
            <w:rFonts w:cstheme="minorHAnsi"/>
          </w:rPr>
          <w:t>.</w:t>
        </w:r>
      </w:ins>
    </w:p>
    <w:p w14:paraId="5B619150" w14:textId="77777777" w:rsidR="00B96639" w:rsidRPr="00782710" w:rsidRDefault="00B96639" w:rsidP="00352379">
      <w:pPr>
        <w:pStyle w:val="a6"/>
        <w:tabs>
          <w:tab w:val="left" w:pos="993"/>
        </w:tabs>
        <w:ind w:left="345"/>
        <w:jc w:val="both"/>
        <w:rPr>
          <w:ins w:id="784" w:author="Учетная запись Майкрософт" w:date="2025-08-22T16:27:00Z"/>
        </w:rPr>
      </w:pPr>
    </w:p>
    <w:p w14:paraId="3F21404C" w14:textId="08393C8F" w:rsidR="00082CAE" w:rsidDel="00E60679" w:rsidRDefault="00082CAE" w:rsidP="0000548B">
      <w:pPr>
        <w:pStyle w:val="a6"/>
        <w:tabs>
          <w:tab w:val="left" w:pos="993"/>
        </w:tabs>
        <w:ind w:left="0" w:firstLine="284"/>
        <w:jc w:val="both"/>
        <w:rPr>
          <w:del w:id="785" w:author="Учетная запись Майкрософт" w:date="2025-08-22T16:27:00Z"/>
        </w:rPr>
      </w:pPr>
      <w:del w:id="786" w:author="Учетная запись Майкрософт" w:date="2025-08-22T16:27:00Z">
        <w:r w:rsidRPr="00082CAE" w:rsidDel="00E60679">
          <w:delText>Смен</w:delText>
        </w:r>
        <w:r w:rsidDel="00E60679">
          <w:delText>а</w:delText>
        </w:r>
        <w:r w:rsidRPr="00082CAE" w:rsidDel="00E60679">
          <w:delText xml:space="preserve"> </w:delText>
        </w:r>
        <w:r w:rsidDel="00E60679">
          <w:delText>состояния</w:delText>
        </w:r>
        <w:r w:rsidRPr="00082CAE" w:rsidDel="00E60679">
          <w:delText xml:space="preserve"> </w:delText>
        </w:r>
        <w:r w:rsidDel="00E60679">
          <w:delText>БВ</w:delText>
        </w:r>
        <w:r w:rsidRPr="00082CAE" w:rsidDel="00E60679">
          <w:delText xml:space="preserve"> (</w:delText>
        </w:r>
        <w:r w:rsidDel="00E60679">
          <w:rPr>
            <w:lang w:val="en-US"/>
          </w:rPr>
          <w:delText>Pm</w:delText>
        </w:r>
        <w:r w:rsidRPr="00082CAE" w:rsidDel="00E60679">
          <w:delText>_</w:delText>
        </w:r>
        <w:r w:rsidDel="00E60679">
          <w:rPr>
            <w:lang w:val="en-US"/>
          </w:rPr>
          <w:delText>ClientBankStatement</w:delText>
        </w:r>
        <w:r w:rsidRPr="00082CAE" w:rsidDel="00E60679">
          <w:delText>.</w:delText>
        </w:r>
        <w:r w:rsidDel="00E60679">
          <w:rPr>
            <w:lang w:val="en-US"/>
          </w:rPr>
          <w:delText>idState</w:delText>
        </w:r>
        <w:r w:rsidRPr="00082CAE" w:rsidDel="00E60679">
          <w:delText xml:space="preserve">) </w:delText>
        </w:r>
        <w:r w:rsidDel="00E60679">
          <w:delText xml:space="preserve">на «Обработано </w:delText>
        </w:r>
        <w:r w:rsidR="008B14D9" w:rsidDel="00E60679">
          <w:delText>ФУ</w:delText>
        </w:r>
        <w:r w:rsidDel="00E60679">
          <w:delText>»</w:delText>
        </w:r>
        <w:r w:rsidR="00046F98" w:rsidRPr="00046F98" w:rsidDel="00E60679">
          <w:delText xml:space="preserve"> (</w:delText>
        </w:r>
        <w:r w:rsidR="00046F98" w:rsidDel="00E60679">
          <w:rPr>
            <w:lang w:val="en-US"/>
          </w:rPr>
          <w:delText>MC</w:delText>
        </w:r>
        <w:r w:rsidR="00046F98" w:rsidRPr="00046F98" w:rsidDel="00E60679">
          <w:delText xml:space="preserve"> = 250)</w:delText>
        </w:r>
        <w:r w:rsidDel="00E60679">
          <w:delText xml:space="preserve"> происходит из состояния «Итоговая».</w:delText>
        </w:r>
      </w:del>
    </w:p>
    <w:p w14:paraId="7188A18D" w14:textId="0E5381D0" w:rsidR="00082CAE" w:rsidDel="00E60679" w:rsidRDefault="00082CAE" w:rsidP="002321FC">
      <w:pPr>
        <w:pStyle w:val="a6"/>
        <w:tabs>
          <w:tab w:val="left" w:pos="993"/>
        </w:tabs>
        <w:ind w:left="0" w:firstLine="284"/>
        <w:jc w:val="both"/>
        <w:rPr>
          <w:del w:id="787" w:author="Учетная запись Майкрософт" w:date="2025-08-22T16:27:00Z"/>
        </w:rPr>
      </w:pPr>
      <w:del w:id="788" w:author="Учетная запись Майкрософт" w:date="2025-08-22T16:27:00Z">
        <w:r w:rsidDel="00E60679">
          <w:delText>При выборе в заголовочной части интерфейса обработки БВ</w:delText>
        </w:r>
        <w:r w:rsidR="002321FC" w:rsidRPr="002321FC" w:rsidDel="00E60679">
          <w:delText xml:space="preserve"> (</w:delText>
        </w:r>
        <w:r w:rsidR="002321FC" w:rsidRPr="00082CAE" w:rsidDel="00E60679">
          <w:rPr>
            <w:highlight w:val="yellow"/>
          </w:rPr>
          <w:delText>ТЗ «Разработка интерфейса о</w:delText>
        </w:r>
        <w:r w:rsidR="002321FC" w:rsidDel="00E60679">
          <w:rPr>
            <w:highlight w:val="yellow"/>
          </w:rPr>
          <w:delText xml:space="preserve">бработки выписки в ОТП </w:delText>
        </w:r>
        <w:r w:rsidR="008B14D9" w:rsidDel="00E60679">
          <w:rPr>
            <w:highlight w:val="yellow"/>
          </w:rPr>
          <w:delText>ФУ</w:delText>
        </w:r>
        <w:r w:rsidR="002321FC" w:rsidDel="00E60679">
          <w:rPr>
            <w:highlight w:val="yellow"/>
          </w:rPr>
          <w:delText xml:space="preserve">», </w:delText>
        </w:r>
        <w:r w:rsidR="002321FC" w:rsidRPr="00082CAE" w:rsidDel="00E60679">
          <w:rPr>
            <w:highlight w:val="yellow"/>
          </w:rPr>
          <w:delText>ДП ХХХ</w:delText>
        </w:r>
        <w:r w:rsidR="002321FC" w:rsidRPr="00082CAE" w:rsidDel="00E60679">
          <w:rPr>
            <w:highlight w:val="yellow"/>
            <w:lang w:val="en-US"/>
          </w:rPr>
          <w:delText>D</w:delText>
        </w:r>
        <w:r w:rsidR="002321FC" w:rsidRPr="002321FC" w:rsidDel="00E60679">
          <w:delText>)</w:delText>
        </w:r>
        <w:r w:rsidDel="00E60679">
          <w:delText xml:space="preserve"> </w:delText>
        </w:r>
        <w:r w:rsidR="000B445C" w:rsidDel="00E60679">
          <w:delText xml:space="preserve">состояния «Обработано </w:delText>
        </w:r>
        <w:r w:rsidR="008B14D9" w:rsidDel="00E60679">
          <w:delText>ФУ</w:delText>
        </w:r>
        <w:r w:rsidR="000B445C" w:rsidDel="00E60679">
          <w:delText xml:space="preserve">» </w:delText>
        </w:r>
        <w:r w:rsidR="00F26F77" w:rsidRPr="00046F98" w:rsidDel="00E60679">
          <w:delText>(</w:delText>
        </w:r>
        <w:r w:rsidR="00F26F77" w:rsidDel="00E60679">
          <w:rPr>
            <w:lang w:val="en-US"/>
          </w:rPr>
          <w:delText>Pm</w:delText>
        </w:r>
        <w:r w:rsidR="00F26F77" w:rsidRPr="00082CAE" w:rsidDel="00E60679">
          <w:delText>_</w:delText>
        </w:r>
        <w:r w:rsidR="00F26F77" w:rsidDel="00E60679">
          <w:rPr>
            <w:lang w:val="en-US"/>
          </w:rPr>
          <w:delText>ClientBankStatement</w:delText>
        </w:r>
        <w:r w:rsidR="00F26F77" w:rsidRPr="00082CAE" w:rsidDel="00E60679">
          <w:delText>.</w:delText>
        </w:r>
        <w:r w:rsidR="00F26F77" w:rsidDel="00E60679">
          <w:rPr>
            <w:lang w:val="en-US"/>
          </w:rPr>
          <w:delText>idStateMC</w:delText>
        </w:r>
        <w:r w:rsidR="00F26F77" w:rsidRPr="00046F98" w:rsidDel="00E60679">
          <w:delText xml:space="preserve"> = 250)</w:delText>
        </w:r>
        <w:r w:rsidR="00F26F77" w:rsidDel="00E60679">
          <w:delText xml:space="preserve"> </w:delText>
        </w:r>
        <w:r w:rsidR="000B445C" w:rsidDel="00E60679">
          <w:delText>необходимо</w:delText>
        </w:r>
        <w:r w:rsidR="007C5BAB" w:rsidDel="00E60679">
          <w:delText xml:space="preserve"> заблокировать от изменений все документы БВ (</w:delText>
        </w:r>
        <w:r w:rsidR="007C5BAB" w:rsidRPr="00082CAE" w:rsidDel="00E60679">
          <w:rPr>
            <w:lang w:val="en-US"/>
          </w:rPr>
          <w:delText>Pm</w:delText>
        </w:r>
        <w:r w:rsidR="007C5BAB" w:rsidRPr="00082CAE" w:rsidDel="00E60679">
          <w:delText>_</w:delText>
        </w:r>
        <w:r w:rsidR="007C5BAB" w:rsidRPr="00082CAE" w:rsidDel="00E60679">
          <w:rPr>
            <w:lang w:val="en-US"/>
          </w:rPr>
          <w:delText>CBStatementDoc</w:delText>
        </w:r>
        <w:r w:rsidR="007C5BAB" w:rsidRPr="00082CAE" w:rsidDel="00E60679">
          <w:delText>.</w:delText>
        </w:r>
        <w:r w:rsidR="007C5BAB" w:rsidRPr="00082CAE" w:rsidDel="00E60679">
          <w:rPr>
            <w:lang w:val="en-US"/>
          </w:rPr>
          <w:delText>gid</w:delText>
        </w:r>
        <w:r w:rsidR="007C5BAB" w:rsidDel="00E60679">
          <w:delText>),</w:delText>
        </w:r>
        <w:r w:rsidR="000B445C" w:rsidDel="00E60679">
          <w:delText xml:space="preserve"> </w:delText>
        </w:r>
        <w:r w:rsidR="00F26F77" w:rsidDel="00E60679">
          <w:delText>где</w:delText>
        </w:r>
        <w:r w:rsidR="000B445C" w:rsidDel="00E60679">
          <w:delText xml:space="preserve"> </w:delText>
        </w:r>
        <w:r w:rsidR="000B445C" w:rsidDel="00E60679">
          <w:rPr>
            <w:lang w:val="en-US"/>
          </w:rPr>
          <w:delText>Pm</w:delText>
        </w:r>
        <w:r w:rsidR="000B445C" w:rsidRPr="00082CAE" w:rsidDel="00E60679">
          <w:delText>_</w:delText>
        </w:r>
        <w:r w:rsidR="000B445C" w:rsidDel="00E60679">
          <w:rPr>
            <w:lang w:val="en-US"/>
          </w:rPr>
          <w:delText>ClientBankStatement</w:delText>
        </w:r>
        <w:r w:rsidR="000B445C" w:rsidDel="00E60679">
          <w:delText>.</w:delText>
        </w:r>
        <w:r w:rsidR="000B445C" w:rsidDel="00E60679">
          <w:rPr>
            <w:lang w:val="en-US"/>
          </w:rPr>
          <w:delText>id</w:delText>
        </w:r>
        <w:r w:rsidR="000B445C" w:rsidRPr="000B445C" w:rsidDel="00E60679">
          <w:delText xml:space="preserve"> = </w:delText>
        </w:r>
        <w:r w:rsidR="000B445C" w:rsidRPr="00082CAE" w:rsidDel="00E60679">
          <w:rPr>
            <w:lang w:val="en-US"/>
          </w:rPr>
          <w:delText>Pm</w:delText>
        </w:r>
        <w:r w:rsidR="000B445C" w:rsidRPr="00082CAE" w:rsidDel="00E60679">
          <w:delText>_</w:delText>
        </w:r>
        <w:r w:rsidR="000B445C" w:rsidRPr="00082CAE" w:rsidDel="00E60679">
          <w:rPr>
            <w:lang w:val="en-US"/>
          </w:rPr>
          <w:delText>CBStatementDoc</w:delText>
        </w:r>
        <w:r w:rsidR="000B445C" w:rsidRPr="000B445C" w:rsidDel="00E60679">
          <w:delText>.</w:delText>
        </w:r>
        <w:r w:rsidR="000B445C" w:rsidDel="00E60679">
          <w:rPr>
            <w:lang w:val="en-US"/>
          </w:rPr>
          <w:delText>idClientBankStatement</w:delText>
        </w:r>
        <w:r w:rsidR="000B445C" w:rsidRPr="000B445C" w:rsidDel="00E60679">
          <w:delText>.</w:delText>
        </w:r>
      </w:del>
    </w:p>
    <w:p w14:paraId="735FC08D" w14:textId="4FD18785" w:rsidR="0000548B" w:rsidDel="00E60679" w:rsidRDefault="00E45EE3" w:rsidP="00A74DE9">
      <w:pPr>
        <w:pStyle w:val="a6"/>
        <w:numPr>
          <w:ilvl w:val="0"/>
          <w:numId w:val="18"/>
        </w:numPr>
        <w:tabs>
          <w:tab w:val="left" w:pos="284"/>
        </w:tabs>
        <w:ind w:left="0" w:firstLine="284"/>
        <w:jc w:val="both"/>
        <w:rPr>
          <w:del w:id="789" w:author="Учетная запись Майкрософт" w:date="2025-08-22T16:27:00Z"/>
        </w:rPr>
      </w:pPr>
      <w:del w:id="790" w:author="Учетная запись Майкрософт" w:date="2025-08-22T16:27:00Z">
        <w:r w:rsidDel="00E60679">
          <w:delText>Сменить состояние документов</w:delText>
        </w:r>
        <w:r w:rsidR="0000548B" w:rsidRPr="00082CAE" w:rsidDel="00E60679">
          <w:delText xml:space="preserve"> БВ </w:delText>
        </w:r>
        <w:r w:rsidR="007C5BAB" w:rsidDel="00E60679">
          <w:delText xml:space="preserve">на «Обработано </w:delText>
        </w:r>
        <w:r w:rsidR="008B14D9" w:rsidDel="00E60679">
          <w:delText>ФУ</w:delText>
        </w:r>
        <w:r w:rsidR="007C5BAB" w:rsidDel="00E60679">
          <w:delText xml:space="preserve">». </w:delText>
        </w:r>
      </w:del>
    </w:p>
    <w:p w14:paraId="6A20D8A8" w14:textId="3D0DCAA6" w:rsidR="00F26F77" w:rsidRPr="008B14D9" w:rsidDel="00E60679" w:rsidRDefault="00C365B9" w:rsidP="00A74DE9">
      <w:pPr>
        <w:pStyle w:val="a6"/>
        <w:tabs>
          <w:tab w:val="left" w:pos="284"/>
        </w:tabs>
        <w:ind w:left="0" w:firstLine="284"/>
        <w:jc w:val="both"/>
        <w:rPr>
          <w:del w:id="791" w:author="Учетная запись Майкрософт" w:date="2025-08-22T16:27:00Z"/>
          <w:rFonts w:cstheme="minorHAnsi"/>
          <w:lang w:val="en-US"/>
        </w:rPr>
      </w:pPr>
      <w:del w:id="792" w:author="Учетная запись Майкрософт" w:date="2025-08-22T16:27:00Z">
        <w:r w:rsidDel="00E60679">
          <w:delText xml:space="preserve">Выбрать все </w:delText>
        </w:r>
        <w:r w:rsidRPr="00082CAE" w:rsidDel="00E60679">
          <w:rPr>
            <w:lang w:val="en-US"/>
          </w:rPr>
          <w:delText>Pm</w:delText>
        </w:r>
        <w:r w:rsidRPr="00082CAE" w:rsidDel="00E60679">
          <w:delText>_</w:delText>
        </w:r>
        <w:r w:rsidRPr="00082CAE" w:rsidDel="00E60679">
          <w:rPr>
            <w:lang w:val="en-US"/>
          </w:rPr>
          <w:delText>CBStatementDoc</w:delText>
        </w:r>
        <w:r w:rsidDel="00E60679">
          <w:delText>.</w:delText>
        </w:r>
        <w:r w:rsidDel="00E60679">
          <w:rPr>
            <w:lang w:val="en-US"/>
          </w:rPr>
          <w:delText>gid</w:delText>
        </w:r>
        <w:r w:rsidDel="00E60679">
          <w:delText xml:space="preserve"> по условию </w:delText>
        </w:r>
        <w:r w:rsidRPr="00082CAE" w:rsidDel="00E60679">
          <w:rPr>
            <w:lang w:val="en-US"/>
          </w:rPr>
          <w:delText>Pm</w:delText>
        </w:r>
        <w:r w:rsidRPr="008B14D9" w:rsidDel="00E60679">
          <w:rPr>
            <w:lang w:val="en-US"/>
          </w:rPr>
          <w:delText>_</w:delText>
        </w:r>
        <w:r w:rsidRPr="00082CAE" w:rsidDel="00E60679">
          <w:rPr>
            <w:lang w:val="en-US"/>
          </w:rPr>
          <w:delText>CBStatementDoc</w:delText>
        </w:r>
        <w:r w:rsidRPr="008B14D9" w:rsidDel="00E60679">
          <w:rPr>
            <w:lang w:val="en-US"/>
          </w:rPr>
          <w:delText>.</w:delText>
        </w:r>
        <w:r w:rsidDel="00E60679">
          <w:rPr>
            <w:lang w:val="en-US"/>
          </w:rPr>
          <w:delText>idStateMC</w:delText>
        </w:r>
        <w:r w:rsidRPr="008B14D9" w:rsidDel="00E60679">
          <w:rPr>
            <w:lang w:val="en-US"/>
          </w:rPr>
          <w:delText xml:space="preserve"> &lt; 200 </w:delText>
        </w:r>
        <w:r w:rsidRPr="008B14D9" w:rsidDel="00E60679">
          <w:rPr>
            <w:rFonts w:cstheme="minorHAnsi"/>
            <w:lang w:val="en-US"/>
          </w:rPr>
          <w:delText>(«</w:delText>
        </w:r>
        <w:r w:rsidDel="00E60679">
          <w:rPr>
            <w:rFonts w:cstheme="minorHAnsi"/>
          </w:rPr>
          <w:delText>Обработано</w:delText>
        </w:r>
        <w:r w:rsidRPr="008B14D9" w:rsidDel="00E60679">
          <w:rPr>
            <w:rFonts w:cstheme="minorHAnsi"/>
            <w:lang w:val="en-US"/>
          </w:rPr>
          <w:delText xml:space="preserve"> </w:delText>
        </w:r>
        <w:r w:rsidR="008B14D9" w:rsidDel="00E60679">
          <w:rPr>
            <w:rFonts w:cstheme="minorHAnsi"/>
          </w:rPr>
          <w:delText>ФУ</w:delText>
        </w:r>
        <w:r w:rsidRPr="008B14D9" w:rsidDel="00E60679">
          <w:rPr>
            <w:rFonts w:cstheme="minorHAnsi"/>
            <w:lang w:val="en-US"/>
          </w:rPr>
          <w:delText>»).</w:delText>
        </w:r>
      </w:del>
    </w:p>
    <w:p w14:paraId="7F997C00" w14:textId="57ACD70D" w:rsidR="003A06AE" w:rsidDel="00E60679" w:rsidRDefault="003A06AE" w:rsidP="001D5BB0">
      <w:pPr>
        <w:pStyle w:val="a6"/>
        <w:tabs>
          <w:tab w:val="left" w:pos="284"/>
        </w:tabs>
        <w:ind w:left="0" w:firstLine="284"/>
        <w:jc w:val="both"/>
        <w:rPr>
          <w:del w:id="793" w:author="Учетная запись Майкрософт" w:date="2025-08-22T16:27:00Z"/>
          <w:rFonts w:cstheme="minorHAnsi"/>
        </w:rPr>
      </w:pPr>
      <w:del w:id="794" w:author="Учетная запись Майкрософт" w:date="2025-08-22T16:27:00Z">
        <w:r w:rsidDel="00E60679">
          <w:rPr>
            <w:rFonts w:cstheme="minorHAnsi"/>
          </w:rPr>
          <w:delText xml:space="preserve">В цикле для каждого выбранного документа БВ вызвать метод «Изменение состояния документа БВ» </w:delText>
        </w:r>
        <w:r w:rsidRPr="000B2727" w:rsidDel="00E60679">
          <w:rPr>
            <w:rFonts w:cstheme="minorHAnsi"/>
            <w:highlight w:val="yellow"/>
          </w:rPr>
          <w:delText>(ТЗ «Разработка метода изменения состояния документа БВ», ДП ХХХ</w:delText>
        </w:r>
        <w:r w:rsidRPr="000B2727" w:rsidDel="00E60679">
          <w:rPr>
            <w:rFonts w:cstheme="minorHAnsi"/>
            <w:highlight w:val="yellow"/>
            <w:lang w:val="en-US"/>
          </w:rPr>
          <w:delText>D</w:delText>
        </w:r>
        <w:r w:rsidRPr="000B2727" w:rsidDel="00E60679">
          <w:rPr>
            <w:rFonts w:cstheme="minorHAnsi"/>
            <w:highlight w:val="yellow"/>
          </w:rPr>
          <w:delText>)</w:delText>
        </w:r>
        <w:r w:rsidDel="00E60679">
          <w:rPr>
            <w:rFonts w:cstheme="minorHAnsi"/>
            <w:highlight w:val="yellow"/>
          </w:rPr>
          <w:delText xml:space="preserve">, </w:delText>
        </w:r>
        <w:r w:rsidRPr="000B2727" w:rsidDel="00E60679">
          <w:rPr>
            <w:rFonts w:cstheme="minorHAnsi"/>
          </w:rPr>
          <w:delText>подав на вход</w:delText>
        </w:r>
        <w:r w:rsidDel="00E60679">
          <w:rPr>
            <w:rFonts w:cstheme="minorHAnsi"/>
          </w:rPr>
          <w:delText xml:space="preserve"> </w:delText>
        </w:r>
        <w:r w:rsidRPr="0064143F" w:rsidDel="00E60679">
          <w:rPr>
            <w:rFonts w:cstheme="minorHAnsi"/>
            <w:lang w:val="en-US"/>
          </w:rPr>
          <w:delText>Pm</w:delText>
        </w:r>
        <w:r w:rsidRPr="0064143F" w:rsidDel="00E60679">
          <w:rPr>
            <w:rFonts w:cstheme="minorHAnsi"/>
          </w:rPr>
          <w:delText>_</w:delText>
        </w:r>
        <w:r w:rsidRPr="0064143F" w:rsidDel="00E60679">
          <w:rPr>
            <w:rFonts w:cstheme="minorHAnsi"/>
            <w:lang w:val="en-US"/>
          </w:rPr>
          <w:delText>CBStatementDoc</w:delText>
        </w:r>
        <w:r w:rsidRPr="000B2727" w:rsidDel="00E60679">
          <w:rPr>
            <w:rFonts w:cstheme="minorHAnsi"/>
          </w:rPr>
          <w:delText>.</w:delText>
        </w:r>
        <w:r w:rsidDel="00E60679">
          <w:rPr>
            <w:rFonts w:cstheme="minorHAnsi"/>
            <w:lang w:val="en-US"/>
          </w:rPr>
          <w:delText>gid</w:delText>
        </w:r>
        <w:r w:rsidRPr="000B2727" w:rsidDel="00E60679">
          <w:rPr>
            <w:rFonts w:cstheme="minorHAnsi"/>
          </w:rPr>
          <w:delText xml:space="preserve"> </w:delText>
        </w:r>
        <w:r w:rsidDel="00E60679">
          <w:rPr>
            <w:rFonts w:cstheme="minorHAnsi"/>
          </w:rPr>
          <w:delText xml:space="preserve">и </w:delText>
        </w:r>
        <w:r w:rsidDel="00E60679">
          <w:rPr>
            <w:rFonts w:cstheme="minorHAnsi"/>
            <w:lang w:val="en-US"/>
          </w:rPr>
          <w:delText>idStateMC</w:delText>
        </w:r>
        <w:r w:rsidDel="00E60679">
          <w:rPr>
            <w:rFonts w:cstheme="minorHAnsi"/>
          </w:rPr>
          <w:delText xml:space="preserve"> = 200 </w:delText>
        </w:r>
        <w:r w:rsidRPr="00C01BFE" w:rsidDel="00E60679">
          <w:rPr>
            <w:rFonts w:cstheme="minorHAnsi"/>
          </w:rPr>
          <w:delText>(</w:delText>
        </w:r>
        <w:r w:rsidDel="00E60679">
          <w:rPr>
            <w:rFonts w:cstheme="minorHAnsi"/>
          </w:rPr>
          <w:delText xml:space="preserve">«Обработано </w:delText>
        </w:r>
        <w:r w:rsidR="008B14D9" w:rsidDel="00E60679">
          <w:rPr>
            <w:rFonts w:cstheme="minorHAnsi"/>
          </w:rPr>
          <w:delText>ФУ</w:delText>
        </w:r>
        <w:r w:rsidDel="00E60679">
          <w:rPr>
            <w:rFonts w:cstheme="minorHAnsi"/>
          </w:rPr>
          <w:delText>»</w:delText>
        </w:r>
        <w:r w:rsidRPr="00C01BFE" w:rsidDel="00E60679">
          <w:rPr>
            <w:rFonts w:cstheme="minorHAnsi"/>
          </w:rPr>
          <w:delText>)</w:delText>
        </w:r>
        <w:r w:rsidRPr="003A06AE" w:rsidDel="00E60679">
          <w:rPr>
            <w:rFonts w:cstheme="minorHAnsi"/>
          </w:rPr>
          <w:delText>.</w:delText>
        </w:r>
      </w:del>
    </w:p>
    <w:p w14:paraId="5F1075B9" w14:textId="5ADCFEBD" w:rsidR="00A50C70" w:rsidDel="00E60679" w:rsidRDefault="00A50C70" w:rsidP="001D5BB0">
      <w:pPr>
        <w:pStyle w:val="a6"/>
        <w:ind w:left="0" w:firstLine="284"/>
        <w:jc w:val="both"/>
        <w:rPr>
          <w:del w:id="795" w:author="Учетная запись Майкрософт" w:date="2025-08-22T16:27:00Z"/>
        </w:rPr>
      </w:pPr>
      <w:del w:id="796" w:author="Учетная запись Майкрософт" w:date="2025-08-22T16:27:00Z">
        <w:r w:rsidDel="00E60679">
          <w:delText>Если в результате работы метода получено сообщение об ошибке (</w:delText>
        </w:r>
        <w:r w:rsidDel="00E60679">
          <w:rPr>
            <w:lang w:val="en-US"/>
          </w:rPr>
          <w:delText>sMessage</w:delText>
        </w:r>
        <w:r w:rsidRPr="007C336D" w:rsidDel="00E60679">
          <w:delText xml:space="preserve"> </w:delText>
        </w:r>
        <w:r w:rsidDel="00E60679">
          <w:delText>не пусто), цикл</w:delText>
        </w:r>
        <w:r w:rsidRPr="00593224" w:rsidDel="00E60679">
          <w:delText xml:space="preserve"> выполняется до конца, и в конце выдается </w:delText>
        </w:r>
        <w:r w:rsidDel="00E60679">
          <w:delText>одно сообщение со всеми полученными ошибками.</w:delText>
        </w:r>
        <w:r w:rsidR="00D0244E" w:rsidDel="00E60679">
          <w:delText xml:space="preserve"> Разблокировать документы БВ, обработку далее не делать. </w:delText>
        </w:r>
      </w:del>
    </w:p>
    <w:p w14:paraId="2EC55718" w14:textId="74C7FDB1" w:rsidR="0000548B" w:rsidRPr="00082CAE" w:rsidDel="00E60679" w:rsidRDefault="0000548B" w:rsidP="0000548B">
      <w:pPr>
        <w:pStyle w:val="a6"/>
        <w:tabs>
          <w:tab w:val="left" w:pos="993"/>
        </w:tabs>
        <w:ind w:left="0" w:firstLine="284"/>
        <w:jc w:val="both"/>
        <w:rPr>
          <w:del w:id="797" w:author="Учетная запись Майкрософт" w:date="2025-08-22T16:27:00Z"/>
        </w:rPr>
      </w:pPr>
      <w:del w:id="798" w:author="Учетная запись Майкрософт" w:date="2025-08-22T16:27:00Z">
        <w:r w:rsidRPr="00082CAE" w:rsidDel="00E60679">
          <w:delText xml:space="preserve">2. </w:delText>
        </w:r>
        <w:r w:rsidR="00D53A0E" w:rsidDel="00E60679">
          <w:delText xml:space="preserve">Если после выполнения п.1 всем документам БВ присвоено состояние </w:delText>
        </w:r>
        <w:r w:rsidR="00D53A0E" w:rsidRPr="0064143F" w:rsidDel="00E60679">
          <w:rPr>
            <w:rFonts w:cstheme="minorHAnsi"/>
            <w:lang w:val="en-US"/>
          </w:rPr>
          <w:delText>Pm</w:delText>
        </w:r>
        <w:r w:rsidR="00D53A0E" w:rsidRPr="0064143F" w:rsidDel="00E60679">
          <w:rPr>
            <w:rFonts w:cstheme="minorHAnsi"/>
          </w:rPr>
          <w:delText>_</w:delText>
        </w:r>
        <w:r w:rsidR="00D53A0E" w:rsidRPr="0064143F" w:rsidDel="00E60679">
          <w:rPr>
            <w:rFonts w:cstheme="minorHAnsi"/>
            <w:lang w:val="en-US"/>
          </w:rPr>
          <w:delText>CBStatementDoc</w:delText>
        </w:r>
        <w:r w:rsidR="00D53A0E" w:rsidRPr="0064143F" w:rsidDel="00E60679">
          <w:rPr>
            <w:rFonts w:cstheme="minorHAnsi"/>
          </w:rPr>
          <w:delText>.</w:delText>
        </w:r>
        <w:r w:rsidR="00046F98" w:rsidDel="00E60679">
          <w:rPr>
            <w:rFonts w:cstheme="minorHAnsi"/>
            <w:lang w:val="en-US"/>
          </w:rPr>
          <w:delText>idStateMC</w:delText>
        </w:r>
        <w:r w:rsidR="00D53A0E" w:rsidDel="00E60679">
          <w:rPr>
            <w:rFonts w:cstheme="minorHAnsi"/>
          </w:rPr>
          <w:delText xml:space="preserve"> =</w:delText>
        </w:r>
        <w:r w:rsidR="00046F98" w:rsidRPr="00046F98" w:rsidDel="00E60679">
          <w:rPr>
            <w:rFonts w:cstheme="minorHAnsi"/>
          </w:rPr>
          <w:delText xml:space="preserve"> 200 (</w:delText>
        </w:r>
        <w:r w:rsidR="00D53A0E" w:rsidDel="00E60679">
          <w:rPr>
            <w:rFonts w:cstheme="minorHAnsi"/>
          </w:rPr>
          <w:delText xml:space="preserve">«Обработано </w:delText>
        </w:r>
        <w:r w:rsidR="008B14D9" w:rsidDel="00E60679">
          <w:rPr>
            <w:rFonts w:cstheme="minorHAnsi"/>
          </w:rPr>
          <w:delText>ФУ</w:delText>
        </w:r>
        <w:r w:rsidR="00D53A0E" w:rsidDel="00E60679">
          <w:rPr>
            <w:rFonts w:cstheme="minorHAnsi"/>
          </w:rPr>
          <w:delText>»</w:delText>
        </w:r>
        <w:r w:rsidR="00046F98" w:rsidRPr="00046F98" w:rsidDel="00E60679">
          <w:rPr>
            <w:rFonts w:cstheme="minorHAnsi"/>
          </w:rPr>
          <w:delText>)</w:delText>
        </w:r>
        <w:r w:rsidR="00D53A0E" w:rsidDel="00E60679">
          <w:rPr>
            <w:rFonts w:cstheme="minorHAnsi"/>
          </w:rPr>
          <w:delText>,</w:delText>
        </w:r>
        <w:r w:rsidR="00D53A0E" w:rsidDel="00E60679">
          <w:delText xml:space="preserve"> у</w:delText>
        </w:r>
        <w:r w:rsidRPr="00082CAE" w:rsidDel="00E60679">
          <w:delText xml:space="preserve">далить непривязанные к документам этой БВ автоматически созданные </w:delText>
        </w:r>
        <w:r w:rsidR="00D53A0E" w:rsidDel="00E60679">
          <w:delText>ПП/ВПП.</w:delText>
        </w:r>
      </w:del>
    </w:p>
    <w:p w14:paraId="63AB0AB5" w14:textId="786EFDB7" w:rsidR="0000548B" w:rsidRPr="00082CAE" w:rsidDel="00E60679" w:rsidRDefault="00954A1F" w:rsidP="00ED60F3">
      <w:pPr>
        <w:pStyle w:val="a6"/>
        <w:tabs>
          <w:tab w:val="left" w:pos="993"/>
        </w:tabs>
        <w:ind w:left="0" w:firstLine="284"/>
        <w:jc w:val="both"/>
        <w:rPr>
          <w:del w:id="799" w:author="Учетная запись Майкрософт" w:date="2025-08-22T16:27:00Z"/>
        </w:rPr>
      </w:pPr>
      <w:del w:id="800" w:author="Учетная запись Майкрософт" w:date="2025-08-22T16:27:00Z">
        <w:r w:rsidDel="00E60679">
          <w:delText>В цикл</w:delText>
        </w:r>
        <w:r w:rsidR="00DD589D" w:rsidDel="00E60679">
          <w:delText>е по Pm_CBStatementDoc</w:delText>
        </w:r>
        <w:r w:rsidR="0064615D" w:rsidDel="00E60679">
          <w:delText xml:space="preserve"> </w:delText>
        </w:r>
        <w:r w:rsidDel="00E60679">
          <w:delText>в</w:delText>
        </w:r>
        <w:r w:rsidR="0000548B" w:rsidRPr="00082CAE" w:rsidDel="00E60679">
          <w:delText>ыбрать все автоматически созданные</w:delText>
        </w:r>
        <w:r w:rsidR="00D53A0E" w:rsidDel="00E60679">
          <w:delText xml:space="preserve"> ПП/ВПП</w:delText>
        </w:r>
        <w:r w:rsidR="0000548B" w:rsidRPr="00082CAE" w:rsidDel="00E60679">
          <w:delText xml:space="preserve"> </w:delText>
        </w:r>
        <w:r w:rsidR="00D53A0E" w:rsidDel="00E60679">
          <w:delText>(</w:delText>
        </w:r>
        <w:r w:rsidR="00D53A0E" w:rsidRPr="00082CAE" w:rsidDel="00E60679">
          <w:delText xml:space="preserve">Pm_CBStatementDoc.gidPayDoc </w:delText>
        </w:r>
        <w:r w:rsidR="00D53A0E" w:rsidDel="00E60679">
          <w:delText>с флагом bAutoCreate не пусто</w:delText>
        </w:r>
        <w:r w:rsidR="0000548B" w:rsidRPr="00082CAE" w:rsidDel="00E60679">
          <w:delText xml:space="preserve">), у которых </w:delText>
        </w:r>
        <w:commentRangeStart w:id="801"/>
        <w:commentRangeStart w:id="802"/>
        <w:r w:rsidR="0000548B" w:rsidRPr="00082CAE" w:rsidDel="00E60679">
          <w:delText xml:space="preserve">есть ссылка на документ БВ </w:delText>
        </w:r>
        <w:commentRangeEnd w:id="801"/>
        <w:r w:rsidR="003E354B" w:rsidDel="00E60679">
          <w:rPr>
            <w:rStyle w:val="ad"/>
          </w:rPr>
          <w:commentReference w:id="801"/>
        </w:r>
        <w:commentRangeEnd w:id="802"/>
        <w:r w:rsidR="0018767C" w:rsidDel="00E60679">
          <w:rPr>
            <w:rStyle w:val="ad"/>
          </w:rPr>
          <w:commentReference w:id="802"/>
        </w:r>
        <w:r w:rsidR="0000548B" w:rsidRPr="00082CAE" w:rsidDel="00E60679">
          <w:delText>(Pm_OrderBankOut.gidSRC/ Pm_OrderBankIn.gidSRC = Pm_CBStatementDoc.gid) и нет привязки к документу БВ (Pm_OrderBankOut.gid / Pm_OrderBankIn.gid не равен Pm_CBStatementDoc.gidPayDoc).</w:delText>
        </w:r>
      </w:del>
    </w:p>
    <w:p w14:paraId="33C6BD89" w14:textId="55084858" w:rsidR="0000548B" w:rsidRPr="00082CAE" w:rsidDel="00E60679" w:rsidRDefault="0000548B" w:rsidP="00ED60F3">
      <w:pPr>
        <w:pStyle w:val="a6"/>
        <w:tabs>
          <w:tab w:val="left" w:pos="993"/>
        </w:tabs>
        <w:ind w:left="0" w:firstLine="284"/>
        <w:jc w:val="both"/>
        <w:rPr>
          <w:del w:id="803" w:author="Учетная запись Майкрософт" w:date="2025-08-22T16:27:00Z"/>
        </w:rPr>
      </w:pPr>
      <w:del w:id="804" w:author="Учетная запись Майкрософт" w:date="2025-08-22T16:27:00Z">
        <w:r w:rsidRPr="00082CAE" w:rsidDel="00E60679">
          <w:delText>Если такие ПП/ВПП найдены, удалить их.</w:delText>
        </w:r>
      </w:del>
    </w:p>
    <w:p w14:paraId="47781715" w14:textId="79E8FAC9" w:rsidR="00623333" w:rsidRPr="00782710" w:rsidDel="00E60679" w:rsidRDefault="0000548B" w:rsidP="00EF1B85">
      <w:pPr>
        <w:pStyle w:val="a6"/>
        <w:numPr>
          <w:ilvl w:val="0"/>
          <w:numId w:val="10"/>
        </w:numPr>
        <w:tabs>
          <w:tab w:val="left" w:pos="993"/>
        </w:tabs>
        <w:ind w:left="0" w:firstLine="284"/>
        <w:jc w:val="both"/>
        <w:rPr>
          <w:del w:id="805" w:author="Учетная запись Майкрософт" w:date="2025-08-22T16:27:00Z"/>
        </w:rPr>
      </w:pPr>
      <w:del w:id="806" w:author="Учетная запись Майкрософт" w:date="2025-08-22T16:27:00Z">
        <w:r w:rsidRPr="00082CAE" w:rsidDel="00E60679">
          <w:delText xml:space="preserve">Сменить </w:delText>
        </w:r>
        <w:r w:rsidR="00D53A0E" w:rsidDel="00E60679">
          <w:delText>состояние БВ:</w:delText>
        </w:r>
        <w:r w:rsidRPr="00082CAE" w:rsidDel="00E60679">
          <w:delText xml:space="preserve"> </w:delText>
        </w:r>
        <w:r w:rsidR="00D53A0E" w:rsidRPr="00ED60F3" w:rsidDel="00E60679">
          <w:rPr>
            <w:lang w:val="en-US"/>
          </w:rPr>
          <w:delText>Pm</w:delText>
        </w:r>
        <w:r w:rsidR="00D53A0E" w:rsidRPr="00082CAE" w:rsidDel="00E60679">
          <w:delText>_</w:delText>
        </w:r>
        <w:r w:rsidR="00D53A0E" w:rsidRPr="00ED60F3" w:rsidDel="00E60679">
          <w:rPr>
            <w:lang w:val="en-US"/>
          </w:rPr>
          <w:delText>ClientBankStatement</w:delText>
        </w:r>
        <w:r w:rsidR="00D53A0E" w:rsidRPr="00082CAE" w:rsidDel="00E60679">
          <w:delText>.</w:delText>
        </w:r>
        <w:r w:rsidR="00F44E84" w:rsidDel="00E60679">
          <w:rPr>
            <w:lang w:val="en-US"/>
          </w:rPr>
          <w:delText>idStateMC</w:delText>
        </w:r>
        <w:r w:rsidR="00D53A0E" w:rsidRPr="00082CAE" w:rsidDel="00E60679">
          <w:delText xml:space="preserve"> </w:delText>
        </w:r>
        <w:r w:rsidR="00D53A0E" w:rsidRPr="00D53A0E" w:rsidDel="00E60679">
          <w:delText>=</w:delText>
        </w:r>
        <w:r w:rsidR="00E629F0" w:rsidDel="00E60679">
          <w:delText xml:space="preserve"> 25</w:delText>
        </w:r>
        <w:r w:rsidR="00F44E84" w:rsidRPr="00F44E84" w:rsidDel="00E60679">
          <w:delText>0</w:delText>
        </w:r>
        <w:r w:rsidR="00D53A0E" w:rsidRPr="00D53A0E" w:rsidDel="00E60679">
          <w:delText xml:space="preserve"> </w:delText>
        </w:r>
        <w:r w:rsidR="00F44E84" w:rsidRPr="00F44E84" w:rsidDel="00E60679">
          <w:delText>(</w:delText>
        </w:r>
        <w:r w:rsidRPr="00082CAE" w:rsidDel="00E60679">
          <w:delText xml:space="preserve">«Обработано </w:delText>
        </w:r>
        <w:r w:rsidR="008B14D9" w:rsidDel="00E60679">
          <w:delText>ФУ</w:delText>
        </w:r>
        <w:r w:rsidRPr="00082CAE" w:rsidDel="00E60679">
          <w:delText>»</w:delText>
        </w:r>
        <w:r w:rsidR="00F44E84" w:rsidRPr="00F44E84" w:rsidDel="00E60679">
          <w:delText>)</w:delText>
        </w:r>
        <w:r w:rsidRPr="00082CAE" w:rsidDel="00E60679">
          <w:delText>.</w:delText>
        </w:r>
      </w:del>
    </w:p>
    <w:p w14:paraId="4B2CB7EF" w14:textId="71EE2C83" w:rsidR="00604B2B" w:rsidRPr="00284C25" w:rsidRDefault="00E34241" w:rsidP="00751C4E">
      <w:pPr>
        <w:pStyle w:val="1"/>
        <w:numPr>
          <w:ilvl w:val="0"/>
          <w:numId w:val="38"/>
        </w:numPr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807" w:name="_Toc205374570"/>
      <w:r w:rsidRPr="00284C25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Разработка отчета «Список непривязанных ПП/ВПП на дату оплаты</w:t>
      </w:r>
      <w:r w:rsidR="00F8134F" w:rsidRPr="00284C25">
        <w:rPr>
          <w:rFonts w:asciiTheme="minorHAnsi" w:hAnsiTheme="minorHAnsi" w:cstheme="minorHAnsi"/>
          <w:b/>
          <w:color w:val="auto"/>
          <w:sz w:val="24"/>
          <w:szCs w:val="24"/>
        </w:rPr>
        <w:t xml:space="preserve"> ЧТЗ № ХХХ п.6.4.5</w:t>
      </w:r>
      <w:bookmarkEnd w:id="807"/>
      <w:r w:rsidR="00577A48" w:rsidRPr="00284C25">
        <w:rPr>
          <w:rFonts w:asciiTheme="minorHAnsi" w:hAnsiTheme="minorHAnsi" w:cstheme="minorHAnsi"/>
          <w:b/>
          <w:color w:val="auto"/>
          <w:sz w:val="24"/>
          <w:szCs w:val="24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4855"/>
        <w:gridCol w:w="1260"/>
        <w:gridCol w:w="1817"/>
      </w:tblGrid>
      <w:tr w:rsidR="00413E83" w:rsidRPr="00945540" w14:paraId="17A79E02" w14:textId="77777777" w:rsidTr="000B650F">
        <w:tc>
          <w:tcPr>
            <w:tcW w:w="1413" w:type="dxa"/>
          </w:tcPr>
          <w:p w14:paraId="26391BD7" w14:textId="77777777" w:rsidR="00413E83" w:rsidRPr="00945540" w:rsidRDefault="00413E83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ЧТЗ</w:t>
            </w:r>
          </w:p>
        </w:tc>
        <w:tc>
          <w:tcPr>
            <w:tcW w:w="4855" w:type="dxa"/>
          </w:tcPr>
          <w:p w14:paraId="77EDD447" w14:textId="77777777" w:rsidR="00413E83" w:rsidRPr="00945540" w:rsidRDefault="00413E83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Задача</w:t>
            </w:r>
          </w:p>
        </w:tc>
        <w:tc>
          <w:tcPr>
            <w:tcW w:w="1260" w:type="dxa"/>
          </w:tcPr>
          <w:p w14:paraId="79F5AB70" w14:textId="77777777" w:rsidR="00413E83" w:rsidRPr="00945540" w:rsidRDefault="00413E83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 xml:space="preserve">ДП на </w:t>
            </w:r>
            <w:r w:rsidRPr="00945540">
              <w:rPr>
                <w:rFonts w:cstheme="minorHAnsi"/>
                <w:lang w:val="en-US"/>
              </w:rPr>
              <w:t>SD</w:t>
            </w:r>
          </w:p>
        </w:tc>
        <w:tc>
          <w:tcPr>
            <w:tcW w:w="1817" w:type="dxa"/>
          </w:tcPr>
          <w:p w14:paraId="60BEED6F" w14:textId="77777777" w:rsidR="00413E83" w:rsidRPr="00945540" w:rsidRDefault="00413E83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Описание</w:t>
            </w:r>
          </w:p>
        </w:tc>
      </w:tr>
      <w:tr w:rsidR="00413E83" w:rsidRPr="00945540" w14:paraId="40BABBD9" w14:textId="77777777" w:rsidTr="000B650F">
        <w:tc>
          <w:tcPr>
            <w:tcW w:w="1413" w:type="dxa"/>
          </w:tcPr>
          <w:p w14:paraId="14656EAC" w14:textId="77777777" w:rsidR="00413E83" w:rsidRPr="004F5C60" w:rsidRDefault="00413E83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№ ХХХ</w:t>
            </w:r>
          </w:p>
        </w:tc>
        <w:tc>
          <w:tcPr>
            <w:tcW w:w="4855" w:type="dxa"/>
          </w:tcPr>
          <w:p w14:paraId="12537BF4" w14:textId="77777777" w:rsidR="00413E83" w:rsidRPr="00AD10EA" w:rsidRDefault="00413E83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  <w:lang w:val="en-US"/>
              </w:rPr>
              <w:t>https</w:t>
            </w:r>
            <w:r w:rsidRPr="00AD10EA">
              <w:rPr>
                <w:rFonts w:cstheme="minorHAnsi"/>
              </w:rPr>
              <w:t>://</w:t>
            </w:r>
            <w:r w:rsidRPr="00945540">
              <w:rPr>
                <w:rFonts w:cstheme="minorHAnsi"/>
                <w:lang w:val="en-US"/>
              </w:rPr>
              <w:t>yt</w:t>
            </w:r>
            <w:r w:rsidRPr="00AD10EA">
              <w:rPr>
                <w:rFonts w:cstheme="minorHAnsi"/>
              </w:rPr>
              <w:t>.</w:t>
            </w:r>
            <w:r w:rsidRPr="00945540">
              <w:rPr>
                <w:rFonts w:cstheme="minorHAnsi"/>
                <w:lang w:val="en-US"/>
              </w:rPr>
              <w:t>surgutneftegas</w:t>
            </w:r>
            <w:r w:rsidRPr="00AD10EA">
              <w:rPr>
                <w:rFonts w:cstheme="minorHAnsi"/>
              </w:rPr>
              <w:t>.</w:t>
            </w:r>
            <w:r w:rsidRPr="00945540">
              <w:rPr>
                <w:rFonts w:cstheme="minorHAnsi"/>
                <w:lang w:val="en-US"/>
              </w:rPr>
              <w:t>ru</w:t>
            </w:r>
            <w:r w:rsidRPr="00AD10EA">
              <w:rPr>
                <w:rFonts w:cstheme="minorHAnsi"/>
              </w:rPr>
              <w:t>:4443/</w:t>
            </w:r>
            <w:r w:rsidRPr="00945540">
              <w:rPr>
                <w:rFonts w:cstheme="minorHAnsi"/>
                <w:lang w:val="en-US"/>
              </w:rPr>
              <w:t>issue</w:t>
            </w:r>
            <w:r w:rsidRPr="00AD10EA">
              <w:rPr>
                <w:rFonts w:cstheme="minorHAnsi"/>
              </w:rPr>
              <w:t>/</w:t>
            </w:r>
            <w:r w:rsidRPr="00945540">
              <w:rPr>
                <w:rFonts w:cstheme="minorHAnsi"/>
                <w:lang w:val="en-US"/>
              </w:rPr>
              <w:t>TR</w:t>
            </w:r>
            <w:r w:rsidRPr="00AD10EA">
              <w:rPr>
                <w:rFonts w:cstheme="minorHAnsi"/>
              </w:rPr>
              <w:t>-742</w:t>
            </w:r>
          </w:p>
        </w:tc>
        <w:tc>
          <w:tcPr>
            <w:tcW w:w="1260" w:type="dxa"/>
          </w:tcPr>
          <w:p w14:paraId="27C6ED59" w14:textId="77777777" w:rsidR="00413E83" w:rsidRPr="00945540" w:rsidRDefault="00413E83" w:rsidP="000B650F">
            <w:pPr>
              <w:rPr>
                <w:rFonts w:cstheme="minorHAnsi"/>
              </w:rPr>
            </w:pPr>
            <w:r w:rsidRPr="00945540">
              <w:rPr>
                <w:rFonts w:cstheme="minorHAnsi"/>
                <w:highlight w:val="yellow"/>
              </w:rPr>
              <w:t>ХХХ</w:t>
            </w:r>
            <w:r w:rsidRPr="00945540">
              <w:rPr>
                <w:rFonts w:cstheme="minorHAnsi"/>
              </w:rPr>
              <w:t>D</w:t>
            </w:r>
          </w:p>
        </w:tc>
        <w:tc>
          <w:tcPr>
            <w:tcW w:w="1817" w:type="dxa"/>
          </w:tcPr>
          <w:p w14:paraId="158C4188" w14:textId="28E9B1F3" w:rsidR="00413E83" w:rsidRPr="00945540" w:rsidRDefault="00413E83" w:rsidP="00413E83">
            <w:pPr>
              <w:rPr>
                <w:rFonts w:cstheme="minorHAnsi"/>
              </w:rPr>
            </w:pPr>
            <w:r w:rsidRPr="002E10DF">
              <w:rPr>
                <w:rFonts w:cstheme="minorHAnsi"/>
              </w:rPr>
              <w:t>Разработк</w:t>
            </w:r>
            <w:r>
              <w:rPr>
                <w:rFonts w:cstheme="minorHAnsi"/>
              </w:rPr>
              <w:t>а отчета со списком непривязанных ПП/ВПП на дату оплаты</w:t>
            </w:r>
          </w:p>
        </w:tc>
      </w:tr>
    </w:tbl>
    <w:p w14:paraId="274F2BC2" w14:textId="77777777" w:rsidR="00FC1B6F" w:rsidRDefault="00FC1B6F" w:rsidP="00FC1B6F">
      <w:pPr>
        <w:spacing w:after="0"/>
        <w:contextualSpacing/>
        <w:rPr>
          <w:rFonts w:cstheme="minorHAnsi"/>
        </w:rPr>
      </w:pPr>
    </w:p>
    <w:p w14:paraId="28E19A93" w14:textId="1085385C" w:rsidR="00525696" w:rsidRDefault="00525696" w:rsidP="00F7741B">
      <w:pPr>
        <w:spacing w:after="0"/>
        <w:contextualSpacing/>
        <w:rPr>
          <w:highlight w:val="yellow"/>
        </w:rPr>
      </w:pPr>
      <w:r>
        <w:rPr>
          <w:rFonts w:cstheme="minorHAnsi"/>
        </w:rPr>
        <w:t xml:space="preserve">Отчет «Список непривязанных </w:t>
      </w:r>
      <w:r w:rsidR="00B34277">
        <w:rPr>
          <w:rFonts w:cstheme="minorHAnsi"/>
        </w:rPr>
        <w:t>ПП/ВПП на дату оплаты</w:t>
      </w:r>
      <w:r>
        <w:rPr>
          <w:rFonts w:cstheme="minorHAnsi"/>
        </w:rPr>
        <w:t>»</w:t>
      </w:r>
      <w:r w:rsidR="00B34277">
        <w:rPr>
          <w:rFonts w:cstheme="minorHAnsi"/>
        </w:rPr>
        <w:t xml:space="preserve"> формируется после нажатия на кнопку </w:t>
      </w:r>
      <w:r w:rsidR="008D6400">
        <w:rPr>
          <w:noProof/>
          <w:lang w:eastAsia="ru-RU"/>
        </w:rPr>
        <w:drawing>
          <wp:inline distT="0" distB="0" distL="0" distR="0" wp14:anchorId="6245591F" wp14:editId="37C0B33A">
            <wp:extent cx="179546" cy="198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213" cy="2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400">
        <w:rPr>
          <w:rFonts w:cstheme="minorHAnsi"/>
        </w:rPr>
        <w:t xml:space="preserve"> </w:t>
      </w:r>
      <w:r w:rsidR="00B34277">
        <w:rPr>
          <w:rFonts w:cstheme="minorHAnsi"/>
        </w:rPr>
        <w:t>«Список непривязанных ПП/ВПП» в заголовочной части интерфейса обработки БВ (</w:t>
      </w:r>
      <w:r w:rsidR="00B34277" w:rsidRPr="00082CAE">
        <w:rPr>
          <w:highlight w:val="yellow"/>
        </w:rPr>
        <w:t xml:space="preserve">ТЗ «Разработка интерфейса обработки выписки в ОТП </w:t>
      </w:r>
      <w:r w:rsidR="008B14D9">
        <w:rPr>
          <w:highlight w:val="yellow"/>
        </w:rPr>
        <w:t>ФУ</w:t>
      </w:r>
      <w:r w:rsidR="00B34277" w:rsidRPr="00082CAE">
        <w:rPr>
          <w:highlight w:val="yellow"/>
        </w:rPr>
        <w:t>» (ДП ХХХ</w:t>
      </w:r>
      <w:r w:rsidR="00B34277" w:rsidRPr="00082CAE">
        <w:rPr>
          <w:highlight w:val="yellow"/>
          <w:lang w:val="en-US"/>
        </w:rPr>
        <w:t>D</w:t>
      </w:r>
      <w:r w:rsidR="00B34277" w:rsidRPr="00082CAE">
        <w:rPr>
          <w:highlight w:val="yellow"/>
        </w:rPr>
        <w:t>).</w:t>
      </w:r>
      <w:r>
        <w:rPr>
          <w:rFonts w:cstheme="minorHAnsi"/>
        </w:rPr>
        <w:t xml:space="preserve"> </w:t>
      </w:r>
      <w:r w:rsidR="00623A13">
        <w:rPr>
          <w:rFonts w:cstheme="minorHAnsi"/>
        </w:rPr>
        <w:t>Отчет открывается в новом</w:t>
      </w:r>
      <w:r w:rsidR="0095230E">
        <w:rPr>
          <w:rFonts w:cstheme="minorHAnsi"/>
        </w:rPr>
        <w:t xml:space="preserve"> фрейме</w:t>
      </w:r>
      <w:r w:rsidR="00623A13">
        <w:rPr>
          <w:rFonts w:cstheme="minorHAnsi"/>
        </w:rPr>
        <w:t xml:space="preserve">. </w:t>
      </w:r>
      <w:r w:rsidRPr="00945540">
        <w:t xml:space="preserve">Макет </w:t>
      </w:r>
      <w:r w:rsidR="00623A13">
        <w:t>отчета</w:t>
      </w:r>
      <w:r w:rsidRPr="00945540">
        <w:t xml:space="preserve"> расположен в Приложении 1 «Интерфейсы </w:t>
      </w:r>
      <w:r w:rsidR="008B14D9">
        <w:t>ФУ</w:t>
      </w:r>
      <w:r w:rsidRPr="00945540">
        <w:t xml:space="preserve">», Лист </w:t>
      </w:r>
      <w:r w:rsidR="00623A13">
        <w:t>«Список непривязанных ПП/ВПП».</w:t>
      </w:r>
    </w:p>
    <w:p w14:paraId="010FEAE5" w14:textId="15D45F0E" w:rsidR="00413E83" w:rsidRDefault="00BF4C2C" w:rsidP="00F7741B">
      <w:pPr>
        <w:spacing w:after="0"/>
        <w:ind w:firstLine="284"/>
        <w:contextualSpacing/>
      </w:pPr>
      <w:r w:rsidRPr="00BF4C2C">
        <w:t>Инт</w:t>
      </w:r>
      <w:r>
        <w:t>е</w:t>
      </w:r>
      <w:r w:rsidRPr="00BF4C2C">
        <w:t xml:space="preserve">рфейс с отчетом </w:t>
      </w:r>
      <w:r>
        <w:t xml:space="preserve">содержит панель инструментов, заголовок и </w:t>
      </w:r>
      <w:ins w:id="808" w:author="Учетная запись Майкрософт" w:date="2025-08-18T09:02:00Z">
        <w:r w:rsidR="00B408FA" w:rsidRPr="00D23607">
          <w:rPr>
            <w:rFonts w:cstheme="minorHAnsi"/>
          </w:rPr>
          <w:t>данные выборок из классов </w:t>
        </w:r>
        <w:r w:rsidR="00B408FA">
          <w:rPr>
            <w:rFonts w:cstheme="minorHAnsi"/>
          </w:rPr>
          <w:t>с</w:t>
        </w:r>
        <w:r w:rsidR="00B408FA" w:rsidRPr="00D23607">
          <w:rPr>
            <w:rFonts w:cstheme="minorHAnsi"/>
          </w:rPr>
          <w:t xml:space="preserve"> отображени</w:t>
        </w:r>
        <w:r w:rsidR="00B408FA">
          <w:rPr>
            <w:rFonts w:cstheme="minorHAnsi"/>
          </w:rPr>
          <w:t>ем в</w:t>
        </w:r>
        <w:r w:rsidR="00B408FA" w:rsidRPr="00D23607">
          <w:rPr>
            <w:rFonts w:cstheme="minorHAnsi"/>
          </w:rPr>
          <w:t xml:space="preserve"> списк</w:t>
        </w:r>
        <w:r w:rsidR="00B408FA">
          <w:rPr>
            <w:rFonts w:cstheme="minorHAnsi"/>
          </w:rPr>
          <w:t>е</w:t>
        </w:r>
      </w:ins>
      <w:del w:id="809" w:author="Учетная запись Майкрософт" w:date="2025-08-18T09:02:00Z">
        <w:r w:rsidDel="00B408FA">
          <w:delText>основную таблицу</w:delText>
        </w:r>
      </w:del>
      <w:r>
        <w:t>.</w:t>
      </w:r>
    </w:p>
    <w:p w14:paraId="4F87F38E" w14:textId="77777777" w:rsidR="00E525F9" w:rsidRPr="00BB2786" w:rsidRDefault="00E525F9" w:rsidP="00EF1B85">
      <w:pPr>
        <w:pStyle w:val="a6"/>
        <w:numPr>
          <w:ilvl w:val="0"/>
          <w:numId w:val="28"/>
        </w:numPr>
        <w:spacing w:after="0"/>
        <w:ind w:left="0" w:firstLine="284"/>
        <w:rPr>
          <w:rFonts w:cstheme="minorHAnsi"/>
        </w:rPr>
      </w:pPr>
      <w:r w:rsidRPr="00990A65">
        <w:rPr>
          <w:rFonts w:cstheme="minorHAnsi"/>
        </w:rPr>
        <w:t>Панель инструментов</w:t>
      </w:r>
      <w:r w:rsidRPr="00BB2786">
        <w:rPr>
          <w:rFonts w:cstheme="minorHAnsi"/>
        </w:rPr>
        <w:t xml:space="preserve"> интерфейса содержит операции в указанном порядке:</w:t>
      </w:r>
    </w:p>
    <w:p w14:paraId="3F83CB28" w14:textId="72BEF695" w:rsidR="007210F8" w:rsidRDefault="007210F8" w:rsidP="00EF1B85">
      <w:pPr>
        <w:pStyle w:val="a8"/>
        <w:numPr>
          <w:ilvl w:val="0"/>
          <w:numId w:val="29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776CA">
        <w:rPr>
          <w:rFonts w:asciiTheme="minorHAnsi" w:hAnsiTheme="minorHAnsi" w:cstheme="minorHAnsi"/>
          <w:sz w:val="22"/>
          <w:szCs w:val="22"/>
        </w:rPr>
        <w:t xml:space="preserve">Обновить – запускает обновление данных в списке выборки. Операция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refresh</w:t>
      </w:r>
      <w:r w:rsidRPr="00C776CA">
        <w:rPr>
          <w:rFonts w:asciiTheme="minorHAnsi" w:hAnsiTheme="minorHAnsi" w:cstheme="minorHAnsi"/>
          <w:sz w:val="22"/>
          <w:szCs w:val="22"/>
        </w:rPr>
        <w:t>,</w:t>
      </w:r>
      <w:r w:rsidRPr="00C776CA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776CA">
        <w:rPr>
          <w:rFonts w:asciiTheme="minorHAnsi" w:hAnsiTheme="minorHAnsi" w:cstheme="minorHAnsi"/>
          <w:sz w:val="22"/>
          <w:szCs w:val="22"/>
        </w:rPr>
        <w:t xml:space="preserve"> = 0.</w:t>
      </w:r>
    </w:p>
    <w:p w14:paraId="2306A18D" w14:textId="70CBB78F" w:rsidR="007210F8" w:rsidRPr="00C776CA" w:rsidRDefault="007210F8" w:rsidP="00EF1B85">
      <w:pPr>
        <w:pStyle w:val="a8"/>
        <w:numPr>
          <w:ilvl w:val="0"/>
          <w:numId w:val="29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Открыть документ - </w:t>
      </w:r>
      <w:r w:rsidR="00617486" w:rsidRPr="007019A1">
        <w:rPr>
          <w:rFonts w:asciiTheme="minorHAnsi" w:hAnsiTheme="minorHAnsi" w:cstheme="minorHAnsi"/>
          <w:sz w:val="22"/>
          <w:szCs w:val="22"/>
        </w:rPr>
        <w:t>открывает на просмотр</w:t>
      </w:r>
      <w:r w:rsidR="00617486">
        <w:rPr>
          <w:rFonts w:asciiTheme="minorHAnsi" w:hAnsiTheme="minorHAnsi" w:cstheme="minorHAnsi"/>
          <w:sz w:val="22"/>
          <w:szCs w:val="22"/>
        </w:rPr>
        <w:t xml:space="preserve"> карточку</w:t>
      </w:r>
      <w:r w:rsidR="00617486" w:rsidRPr="007019A1">
        <w:rPr>
          <w:rFonts w:asciiTheme="minorHAnsi" w:hAnsiTheme="minorHAnsi" w:cstheme="minorHAnsi"/>
          <w:sz w:val="22"/>
          <w:szCs w:val="22"/>
        </w:rPr>
        <w:t xml:space="preserve"> ПП/ВПП</w:t>
      </w:r>
      <w:r w:rsidR="00617486">
        <w:rPr>
          <w:rFonts w:asciiTheme="minorHAnsi" w:hAnsiTheme="minorHAnsi" w:cstheme="minorHAnsi"/>
          <w:sz w:val="22"/>
          <w:szCs w:val="22"/>
        </w:rPr>
        <w:t xml:space="preserve">, выделенного в </w:t>
      </w:r>
      <w:del w:id="810" w:author="Учетная запись Майкрософт" w:date="2025-08-18T09:02:00Z">
        <w:r w:rsidR="00617486" w:rsidDel="00B408FA">
          <w:rPr>
            <w:rFonts w:asciiTheme="minorHAnsi" w:hAnsiTheme="minorHAnsi" w:cstheme="minorHAnsi"/>
            <w:sz w:val="22"/>
            <w:szCs w:val="22"/>
          </w:rPr>
          <w:delText>основной таблице</w:delText>
        </w:r>
      </w:del>
      <w:ins w:id="811" w:author="Учетная запись Майкрософт" w:date="2025-08-18T09:02:00Z">
        <w:r w:rsidR="00B408FA">
          <w:rPr>
            <w:rFonts w:asciiTheme="minorHAnsi" w:hAnsiTheme="minorHAnsi" w:cstheme="minorHAnsi"/>
            <w:sz w:val="22"/>
            <w:szCs w:val="22"/>
          </w:rPr>
          <w:t>списке данных</w:t>
        </w:r>
      </w:ins>
      <w:r w:rsidR="00617486" w:rsidRPr="007019A1">
        <w:rPr>
          <w:rFonts w:asciiTheme="minorHAnsi" w:hAnsiTheme="minorHAnsi" w:cstheme="minorHAnsi"/>
          <w:sz w:val="22"/>
          <w:szCs w:val="22"/>
        </w:rPr>
        <w:t xml:space="preserve"> (</w:t>
      </w:r>
      <w:r w:rsidR="00617486">
        <w:rPr>
          <w:rFonts w:asciiTheme="minorHAnsi" w:hAnsiTheme="minorHAnsi" w:cstheme="minorHAnsi"/>
          <w:sz w:val="22"/>
          <w:szCs w:val="22"/>
        </w:rPr>
        <w:t xml:space="preserve">экземпляр класса </w:t>
      </w:r>
      <w:r w:rsidR="00617486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Pm</w:t>
      </w:r>
      <w:r w:rsidR="00617486" w:rsidRPr="007019A1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="00617486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OrderBankOut</w:t>
      </w:r>
      <w:r w:rsidR="00617486" w:rsidRPr="007019A1">
        <w:rPr>
          <w:rFonts w:asciiTheme="minorHAnsi" w:hAnsiTheme="minorHAnsi" w:cstheme="minorHAnsi"/>
          <w:color w:val="000000"/>
          <w:sz w:val="22"/>
          <w:szCs w:val="22"/>
        </w:rPr>
        <w:t xml:space="preserve"> / </w:t>
      </w:r>
      <w:r w:rsidR="00617486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Pm</w:t>
      </w:r>
      <w:r w:rsidR="00617486" w:rsidRPr="007019A1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="00617486" w:rsidRPr="007019A1">
        <w:rPr>
          <w:rFonts w:asciiTheme="minorHAnsi" w:hAnsiTheme="minorHAnsi" w:cstheme="minorHAnsi"/>
          <w:color w:val="000000"/>
          <w:sz w:val="22"/>
          <w:szCs w:val="22"/>
          <w:lang w:val="en-US"/>
        </w:rPr>
        <w:t>OrderBankIn</w:t>
      </w:r>
      <w:r w:rsidR="00617486" w:rsidRPr="007019A1">
        <w:rPr>
          <w:rFonts w:asciiTheme="minorHAnsi" w:hAnsiTheme="minorHAnsi" w:cstheme="minorHAnsi"/>
          <w:sz w:val="22"/>
          <w:szCs w:val="22"/>
        </w:rPr>
        <w:t xml:space="preserve">), </w:t>
      </w:r>
      <w:r w:rsidR="00617486" w:rsidRPr="007019A1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="00617486" w:rsidRPr="007019A1">
        <w:rPr>
          <w:rFonts w:asciiTheme="minorHAnsi" w:hAnsiTheme="minorHAnsi" w:cstheme="minorHAnsi"/>
          <w:sz w:val="22"/>
          <w:szCs w:val="22"/>
        </w:rPr>
        <w:t xml:space="preserve"> = 18.</w:t>
      </w:r>
    </w:p>
    <w:p w14:paraId="2E2A03D1" w14:textId="77777777" w:rsidR="007210F8" w:rsidRPr="00BF5C51" w:rsidRDefault="007210F8" w:rsidP="00EF1B85">
      <w:pPr>
        <w:pStyle w:val="a8"/>
        <w:numPr>
          <w:ilvl w:val="0"/>
          <w:numId w:val="29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E3444">
        <w:rPr>
          <w:rFonts w:asciiTheme="minorHAnsi" w:hAnsiTheme="minorHAnsi" w:cstheme="minorHAnsi"/>
          <w:sz w:val="22"/>
          <w:szCs w:val="22"/>
        </w:rPr>
        <w:t xml:space="preserve">Фильтр – запускает функцию универсального фильтра. Операция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uniFilter</w:t>
      </w:r>
      <w:r w:rsidRPr="00CE3444">
        <w:rPr>
          <w:rFonts w:asciiTheme="minorHAnsi" w:hAnsiTheme="minorHAnsi" w:cstheme="minorHAnsi"/>
          <w:sz w:val="22"/>
          <w:szCs w:val="22"/>
        </w:rPr>
        <w:t>,</w:t>
      </w:r>
      <w:r w:rsidRPr="00CE3444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E3444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E3444">
        <w:rPr>
          <w:rFonts w:asciiTheme="minorHAnsi" w:hAnsiTheme="minorHAnsi" w:cstheme="minorHAnsi"/>
          <w:sz w:val="22"/>
          <w:szCs w:val="22"/>
        </w:rPr>
        <w:t xml:space="preserve"> = 20.</w:t>
      </w:r>
    </w:p>
    <w:p w14:paraId="094F64EE" w14:textId="1D30EACA" w:rsidR="007210F8" w:rsidRDefault="007210F8" w:rsidP="00EF1B85">
      <w:pPr>
        <w:pStyle w:val="a8"/>
        <w:numPr>
          <w:ilvl w:val="0"/>
          <w:numId w:val="29"/>
        </w:numPr>
        <w:spacing w:before="0" w:beforeAutospacing="0" w:after="0" w:afterAutospacing="0" w:line="259" w:lineRule="auto"/>
        <w:ind w:left="567" w:firstLine="0"/>
        <w:contextualSpacing/>
        <w:rPr>
          <w:rFonts w:asciiTheme="minorHAnsi" w:hAnsiTheme="minorHAnsi" w:cstheme="minorHAnsi"/>
          <w:sz w:val="22"/>
          <w:szCs w:val="22"/>
        </w:rPr>
      </w:pPr>
      <w:r w:rsidRPr="00C776CA">
        <w:rPr>
          <w:rFonts w:asciiTheme="minorHAnsi" w:hAnsiTheme="minorHAnsi" w:cstheme="minorHAnsi"/>
          <w:sz w:val="22"/>
          <w:szCs w:val="22"/>
        </w:rPr>
        <w:t xml:space="preserve">Выход – закрывает текущий экран интерфейса. Операция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closeFormCancel</w:t>
      </w:r>
      <w:r w:rsidRPr="00C776CA">
        <w:rPr>
          <w:rFonts w:asciiTheme="minorHAnsi" w:hAnsiTheme="minorHAnsi" w:cstheme="minorHAnsi"/>
          <w:sz w:val="22"/>
          <w:szCs w:val="22"/>
        </w:rPr>
        <w:t xml:space="preserve">, </w:t>
      </w:r>
      <w:r w:rsidRPr="00C776CA">
        <w:rPr>
          <w:rFonts w:asciiTheme="minorHAnsi" w:hAnsiTheme="minorHAnsi" w:cstheme="minorHAnsi"/>
          <w:sz w:val="22"/>
          <w:szCs w:val="22"/>
          <w:lang w:val="en-US"/>
        </w:rPr>
        <w:t>nImage</w:t>
      </w:r>
      <w:r w:rsidRPr="00C776CA">
        <w:rPr>
          <w:rFonts w:asciiTheme="minorHAnsi" w:hAnsiTheme="minorHAnsi" w:cstheme="minorHAnsi"/>
          <w:sz w:val="22"/>
          <w:szCs w:val="22"/>
        </w:rPr>
        <w:t xml:space="preserve"> = 41.</w:t>
      </w:r>
    </w:p>
    <w:p w14:paraId="78ABFAB5" w14:textId="45239BD5" w:rsidR="00643C5E" w:rsidRDefault="00643C5E" w:rsidP="00643C5E">
      <w:pPr>
        <w:pStyle w:val="a8"/>
        <w:spacing w:before="0" w:beforeAutospacing="0" w:after="0" w:afterAutospacing="0" w:line="259" w:lineRule="auto"/>
        <w:ind w:left="284"/>
        <w:contextualSpacing/>
        <w:rPr>
          <w:rFonts w:asciiTheme="minorHAnsi" w:hAnsiTheme="minorHAnsi" w:cstheme="minorHAnsi"/>
          <w:sz w:val="22"/>
          <w:szCs w:val="22"/>
        </w:rPr>
      </w:pPr>
    </w:p>
    <w:p w14:paraId="021E0ADB" w14:textId="3C1B3ADB" w:rsidR="008B728D" w:rsidRDefault="008B728D" w:rsidP="00EF1B85">
      <w:pPr>
        <w:pStyle w:val="a8"/>
        <w:numPr>
          <w:ilvl w:val="0"/>
          <w:numId w:val="28"/>
        </w:numPr>
        <w:spacing w:before="0" w:beforeAutospacing="0" w:after="0" w:afterAutospacing="0" w:line="259" w:lineRule="auto"/>
        <w:ind w:left="0"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Для получения данных в отчет, произвести выборки п.2.1</w:t>
      </w:r>
      <w:r w:rsidR="007A177A">
        <w:rPr>
          <w:rFonts w:asciiTheme="minorHAnsi" w:hAnsiTheme="minorHAnsi" w:cstheme="minorHAnsi"/>
          <w:sz w:val="22"/>
          <w:szCs w:val="22"/>
        </w:rPr>
        <w:t>.</w:t>
      </w:r>
      <w:r>
        <w:rPr>
          <w:rFonts w:asciiTheme="minorHAnsi" w:hAnsiTheme="minorHAnsi" w:cstheme="minorHAnsi"/>
          <w:sz w:val="22"/>
          <w:szCs w:val="22"/>
        </w:rPr>
        <w:t>-2.2.</w:t>
      </w:r>
    </w:p>
    <w:p w14:paraId="3FBDC226" w14:textId="5410759F" w:rsidR="007A1E83" w:rsidRPr="007A1E83" w:rsidRDefault="005F6943" w:rsidP="00EF1B85">
      <w:pPr>
        <w:pStyle w:val="a8"/>
        <w:numPr>
          <w:ilvl w:val="1"/>
          <w:numId w:val="28"/>
        </w:numPr>
        <w:spacing w:before="0" w:beforeAutospacing="0" w:after="0" w:afterAutospacing="0"/>
        <w:ind w:left="284"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Выбрать nDays</w:t>
      </w:r>
      <w:r w:rsidR="007A1E83" w:rsidRPr="007A1E83">
        <w:rPr>
          <w:rFonts w:asciiTheme="minorHAnsi" w:hAnsiTheme="minorHAnsi" w:cstheme="minorHAnsi"/>
          <w:sz w:val="22"/>
          <w:szCs w:val="22"/>
        </w:rPr>
        <w:t xml:space="preserve"> из Pm_OrderBankRelDate по условию:</w:t>
      </w:r>
    </w:p>
    <w:p w14:paraId="4229A733" w14:textId="77777777" w:rsidR="003A1C38" w:rsidRDefault="007A1E83" w:rsidP="007A177A">
      <w:pPr>
        <w:pStyle w:val="a6"/>
        <w:spacing w:after="0"/>
        <w:ind w:left="284" w:firstLine="284"/>
        <w:jc w:val="both"/>
        <w:rPr>
          <w:iCs/>
          <w:lang w:val="en-US"/>
        </w:rPr>
      </w:pPr>
      <w:r w:rsidRPr="007A1E83">
        <w:rPr>
          <w:rFonts w:cstheme="minorHAnsi"/>
          <w:lang w:val="en-US"/>
        </w:rPr>
        <w:t xml:space="preserve">(Pm_OrderBankRelDate.idCurr = </w:t>
      </w:r>
      <w:r w:rsidR="003A1C38">
        <w:rPr>
          <w:rFonts w:cstheme="minorHAnsi"/>
          <w:lang w:val="en-US"/>
        </w:rPr>
        <w:t xml:space="preserve">(Select idCurr </w:t>
      </w:r>
      <w:r w:rsidR="003A1C38" w:rsidRPr="003A1C38">
        <w:rPr>
          <w:rFonts w:cstheme="minorHAnsi"/>
          <w:lang w:val="en-US"/>
        </w:rPr>
        <w:t xml:space="preserve">from </w:t>
      </w:r>
      <w:r w:rsidR="003A1C38" w:rsidRPr="00DB123E">
        <w:rPr>
          <w:iCs/>
          <w:lang w:val="en-US"/>
        </w:rPr>
        <w:t>Bs_BankAcc.idCurr</w:t>
      </w:r>
      <w:r w:rsidR="003A1C38">
        <w:rPr>
          <w:iCs/>
          <w:lang w:val="en-US"/>
        </w:rPr>
        <w:t xml:space="preserve"> where   </w:t>
      </w:r>
    </w:p>
    <w:p w14:paraId="280D7F56" w14:textId="48552F3B" w:rsidR="003A1C38" w:rsidRPr="00BC2353" w:rsidRDefault="003A1C38" w:rsidP="007A177A">
      <w:pPr>
        <w:pStyle w:val="a6"/>
        <w:spacing w:after="0"/>
        <w:ind w:left="284" w:firstLine="284"/>
        <w:jc w:val="both"/>
        <w:rPr>
          <w:lang w:val="en-US"/>
        </w:rPr>
      </w:pPr>
      <w:r>
        <w:rPr>
          <w:iCs/>
          <w:lang w:val="en-US"/>
        </w:rPr>
        <w:t xml:space="preserve">                                                            </w:t>
      </w:r>
      <w:r w:rsidRPr="00DB123E">
        <w:rPr>
          <w:iCs/>
          <w:lang w:val="en-US"/>
        </w:rPr>
        <w:t>Pm_ClientBankStatement.idSelfBankAcc</w:t>
      </w:r>
      <w:r w:rsidRPr="00BC2353">
        <w:rPr>
          <w:iCs/>
          <w:lang w:val="en-US"/>
        </w:rPr>
        <w:t xml:space="preserve"> = </w:t>
      </w:r>
      <w:r>
        <w:rPr>
          <w:iCs/>
          <w:lang w:val="en-US"/>
        </w:rPr>
        <w:t>Bs_BankAcc.id)</w:t>
      </w:r>
    </w:p>
    <w:p w14:paraId="115FB7C6" w14:textId="77777777" w:rsidR="007A1E83" w:rsidRPr="007A1E83" w:rsidRDefault="007A1E83" w:rsidP="005F6943">
      <w:pPr>
        <w:pStyle w:val="a8"/>
        <w:spacing w:before="0" w:beforeAutospacing="0" w:after="0" w:afterAutospacing="0"/>
        <w:ind w:left="284" w:firstLine="284"/>
        <w:contextualSpacing/>
        <w:rPr>
          <w:rFonts w:asciiTheme="minorHAnsi" w:hAnsiTheme="minorHAnsi" w:cstheme="minorHAnsi"/>
          <w:sz w:val="22"/>
          <w:szCs w:val="22"/>
          <w:lang w:val="en-US"/>
        </w:rPr>
      </w:pPr>
      <w:r w:rsidRPr="007A1E83">
        <w:rPr>
          <w:rFonts w:asciiTheme="minorHAnsi" w:hAnsiTheme="minorHAnsi" w:cstheme="minorHAnsi"/>
          <w:sz w:val="22"/>
          <w:szCs w:val="22"/>
        </w:rPr>
        <w:t>ИЛИ</w:t>
      </w:r>
      <w:r w:rsidRPr="007A1E83">
        <w:rPr>
          <w:rFonts w:asciiTheme="minorHAnsi" w:hAnsiTheme="minorHAnsi" w:cstheme="minorHAnsi"/>
          <w:sz w:val="22"/>
          <w:szCs w:val="22"/>
          <w:lang w:val="en-US"/>
        </w:rPr>
        <w:t xml:space="preserve"> Pm_OrderBankRelDate.idCurr </w:t>
      </w:r>
      <w:r w:rsidRPr="007A1E83">
        <w:rPr>
          <w:rFonts w:asciiTheme="minorHAnsi" w:hAnsiTheme="minorHAnsi" w:cstheme="minorHAnsi"/>
          <w:sz w:val="22"/>
          <w:szCs w:val="22"/>
        </w:rPr>
        <w:t>пусто</w:t>
      </w:r>
      <w:r w:rsidRPr="007A1E83">
        <w:rPr>
          <w:rFonts w:asciiTheme="minorHAnsi" w:hAnsiTheme="minorHAnsi" w:cstheme="minorHAnsi"/>
          <w:sz w:val="22"/>
          <w:szCs w:val="22"/>
          <w:lang w:val="en-US"/>
        </w:rPr>
        <w:t>)</w:t>
      </w:r>
    </w:p>
    <w:p w14:paraId="2019EF63" w14:textId="77777777" w:rsidR="007A1E83" w:rsidRPr="007A1E83" w:rsidRDefault="007A1E83" w:rsidP="005F6943">
      <w:pPr>
        <w:pStyle w:val="a8"/>
        <w:spacing w:before="0" w:beforeAutospacing="0" w:after="0" w:afterAutospacing="0"/>
        <w:ind w:left="284" w:firstLine="284"/>
        <w:contextualSpacing/>
        <w:rPr>
          <w:rFonts w:asciiTheme="minorHAnsi" w:hAnsiTheme="minorHAnsi" w:cstheme="minorHAnsi"/>
          <w:sz w:val="22"/>
          <w:szCs w:val="22"/>
          <w:lang w:val="en-US"/>
        </w:rPr>
      </w:pPr>
      <w:r w:rsidRPr="007A1E83">
        <w:rPr>
          <w:rFonts w:asciiTheme="minorHAnsi" w:hAnsiTheme="minorHAnsi" w:cstheme="minorHAnsi"/>
          <w:sz w:val="22"/>
          <w:szCs w:val="22"/>
        </w:rPr>
        <w:t>И</w:t>
      </w:r>
      <w:r w:rsidRPr="007A1E83">
        <w:rPr>
          <w:rFonts w:asciiTheme="minorHAnsi" w:hAnsiTheme="minorHAnsi" w:cstheme="minorHAnsi"/>
          <w:sz w:val="22"/>
          <w:szCs w:val="22"/>
          <w:lang w:val="en-US"/>
        </w:rPr>
        <w:t xml:space="preserve"> Pm_OrderBankRelDate.bNotActive = ‘’.</w:t>
      </w:r>
    </w:p>
    <w:p w14:paraId="243BD4A0" w14:textId="6C5F05D4" w:rsidR="0068394B" w:rsidRDefault="0068394B" w:rsidP="005F6943">
      <w:pPr>
        <w:pStyle w:val="a8"/>
        <w:spacing w:before="0" w:beforeAutospacing="0" w:after="0" w:afterAutospacing="0"/>
        <w:ind w:left="284" w:firstLine="284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Если не выбрано ни одной записи, то </w:t>
      </w:r>
      <w:r>
        <w:rPr>
          <w:rFonts w:asciiTheme="minorHAnsi" w:hAnsiTheme="minorHAnsi" w:cstheme="minorHAnsi"/>
          <w:sz w:val="22"/>
          <w:szCs w:val="22"/>
          <w:lang w:val="en-US"/>
        </w:rPr>
        <w:t>nDays</w:t>
      </w:r>
      <w:r w:rsidRPr="0068394B">
        <w:rPr>
          <w:rFonts w:asciiTheme="minorHAnsi" w:hAnsiTheme="minorHAnsi" w:cstheme="minorHAnsi"/>
          <w:sz w:val="22"/>
          <w:szCs w:val="22"/>
        </w:rPr>
        <w:t xml:space="preserve"> = 0.</w:t>
      </w:r>
    </w:p>
    <w:p w14:paraId="19894855" w14:textId="77777777" w:rsidR="00B55395" w:rsidRPr="00B55395" w:rsidRDefault="00B55395" w:rsidP="00EF1B85">
      <w:pPr>
        <w:pStyle w:val="a8"/>
        <w:numPr>
          <w:ilvl w:val="1"/>
          <w:numId w:val="28"/>
        </w:numPr>
        <w:spacing w:after="0"/>
        <w:ind w:left="284" w:firstLine="284"/>
        <w:contextualSpacing/>
        <w:rPr>
          <w:rFonts w:asciiTheme="minorHAnsi" w:hAnsiTheme="minorHAnsi" w:cstheme="minorHAnsi"/>
          <w:sz w:val="22"/>
          <w:szCs w:val="22"/>
        </w:rPr>
      </w:pPr>
      <w:r w:rsidRPr="00B55395">
        <w:rPr>
          <w:rFonts w:asciiTheme="minorHAnsi" w:hAnsiTheme="minorHAnsi" w:cstheme="minorHAnsi"/>
          <w:sz w:val="22"/>
          <w:szCs w:val="22"/>
        </w:rPr>
        <w:t xml:space="preserve">Из классов 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B55395">
        <w:rPr>
          <w:rFonts w:asciiTheme="minorHAnsi" w:hAnsiTheme="minorHAnsi" w:cstheme="minorHAnsi"/>
          <w:sz w:val="22"/>
          <w:szCs w:val="22"/>
        </w:rPr>
        <w:t>_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OrderBankOut</w:t>
      </w:r>
      <w:r w:rsidRPr="00B55395">
        <w:rPr>
          <w:rFonts w:asciiTheme="minorHAnsi" w:hAnsiTheme="minorHAnsi" w:cstheme="minorHAnsi"/>
          <w:sz w:val="22"/>
          <w:szCs w:val="22"/>
        </w:rPr>
        <w:t xml:space="preserve">, 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B55395">
        <w:rPr>
          <w:rFonts w:asciiTheme="minorHAnsi" w:hAnsiTheme="minorHAnsi" w:cstheme="minorHAnsi"/>
          <w:sz w:val="22"/>
          <w:szCs w:val="22"/>
        </w:rPr>
        <w:t>_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OrderBankIn</w:t>
      </w:r>
      <w:r w:rsidRPr="00B55395">
        <w:rPr>
          <w:rFonts w:asciiTheme="minorHAnsi" w:hAnsiTheme="minorHAnsi" w:cstheme="minorHAnsi"/>
          <w:sz w:val="22"/>
          <w:szCs w:val="22"/>
        </w:rPr>
        <w:t xml:space="preserve"> получить данные по условию:</w:t>
      </w:r>
    </w:p>
    <w:p w14:paraId="42A8ACCF" w14:textId="77777777" w:rsidR="00B55395" w:rsidRPr="006155C2" w:rsidRDefault="00B55395" w:rsidP="00E03D0E">
      <w:pPr>
        <w:pStyle w:val="a8"/>
        <w:spacing w:before="0" w:beforeAutospacing="0" w:after="0" w:afterAutospacing="0" w:line="259" w:lineRule="auto"/>
        <w:ind w:left="284" w:firstLine="284"/>
        <w:contextualSpacing/>
        <w:rPr>
          <w:rFonts w:asciiTheme="minorHAnsi" w:hAnsiTheme="minorHAnsi" w:cstheme="minorHAnsi"/>
          <w:sz w:val="22"/>
          <w:szCs w:val="22"/>
          <w:lang w:val="en-US"/>
        </w:rPr>
      </w:pPr>
      <w:r w:rsidRPr="00B55395"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>_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OrderBankOut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>.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dDoc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 xml:space="preserve"> / 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>_</w:t>
      </w:r>
      <w:commentRangeStart w:id="812"/>
      <w:commentRangeStart w:id="813"/>
      <w:r w:rsidRPr="00E03D0E">
        <w:rPr>
          <w:rFonts w:asciiTheme="minorHAnsi" w:hAnsiTheme="minorHAnsi" w:cstheme="minorHAnsi"/>
          <w:sz w:val="22"/>
          <w:szCs w:val="22"/>
          <w:lang w:val="en-US"/>
        </w:rPr>
        <w:t>OrderBankIn</w:t>
      </w:r>
      <w:commentRangeEnd w:id="812"/>
      <w:r w:rsidR="006155C2">
        <w:rPr>
          <w:rStyle w:val="ad"/>
          <w:rFonts w:asciiTheme="minorHAnsi" w:eastAsiaTheme="minorHAnsi" w:hAnsiTheme="minorHAnsi" w:cstheme="minorBidi"/>
          <w:lang w:eastAsia="en-US"/>
        </w:rPr>
        <w:commentReference w:id="812"/>
      </w:r>
      <w:commentRangeEnd w:id="813"/>
      <w:r w:rsidR="005609CA">
        <w:rPr>
          <w:rStyle w:val="ad"/>
          <w:rFonts w:asciiTheme="minorHAnsi" w:eastAsiaTheme="minorHAnsi" w:hAnsiTheme="minorHAnsi" w:cstheme="minorBidi"/>
          <w:lang w:eastAsia="en-US"/>
        </w:rPr>
        <w:commentReference w:id="813"/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>.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dDoc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E03D0E">
        <w:rPr>
          <w:rFonts w:asciiTheme="minorHAnsi" w:hAnsiTheme="minorHAnsi" w:cstheme="minorHAnsi"/>
          <w:sz w:val="22"/>
          <w:szCs w:val="22"/>
        </w:rPr>
        <w:t>в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E03D0E">
        <w:rPr>
          <w:rFonts w:asciiTheme="minorHAnsi" w:hAnsiTheme="minorHAnsi" w:cstheme="minorHAnsi"/>
          <w:sz w:val="22"/>
          <w:szCs w:val="22"/>
        </w:rPr>
        <w:t>интервале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5BFA696C" w14:textId="04909B1E" w:rsidR="00B55395" w:rsidRPr="00E03D0E" w:rsidRDefault="00B55395" w:rsidP="00E03D0E">
      <w:pPr>
        <w:pStyle w:val="a8"/>
        <w:spacing w:before="0" w:beforeAutospacing="0" w:after="0" w:afterAutospacing="0" w:line="259" w:lineRule="auto"/>
        <w:ind w:left="284" w:firstLine="284"/>
        <w:contextualSpacing/>
        <w:rPr>
          <w:rFonts w:asciiTheme="minorHAnsi" w:hAnsiTheme="minorHAnsi" w:cstheme="minorHAnsi"/>
          <w:sz w:val="22"/>
          <w:szCs w:val="22"/>
          <w:lang w:val="en-US"/>
        </w:rPr>
      </w:pPr>
      <w:r w:rsidRPr="00E03D0E">
        <w:rPr>
          <w:rFonts w:asciiTheme="minorHAnsi" w:hAnsiTheme="minorHAnsi" w:cstheme="minorHAnsi"/>
          <w:b/>
          <w:sz w:val="22"/>
          <w:szCs w:val="22"/>
          <w:lang w:val="en-US"/>
        </w:rPr>
        <w:t>С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 xml:space="preserve"> (Pm_ClientBankStatement.dStatement - Pm_OrderBankRelDate.nDays) </w:t>
      </w:r>
      <w:r w:rsidR="005F6943" w:rsidRPr="00E03D0E">
        <w:rPr>
          <w:rFonts w:asciiTheme="minorHAnsi" w:hAnsiTheme="minorHAnsi" w:cstheme="minorHAnsi"/>
          <w:sz w:val="22"/>
          <w:szCs w:val="22"/>
          <w:lang w:val="en-US"/>
        </w:rPr>
        <w:t>(</w:t>
      </w:r>
      <w:r w:rsidR="005F6943" w:rsidRPr="00E03D0E">
        <w:rPr>
          <w:rFonts w:asciiTheme="minorHAnsi" w:hAnsiTheme="minorHAnsi" w:cstheme="minorHAnsi"/>
          <w:sz w:val="22"/>
          <w:szCs w:val="22"/>
        </w:rPr>
        <w:t>преобразовать</w:t>
      </w:r>
      <w:r w:rsidR="005F6943" w:rsidRPr="00E03D0E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5F6943" w:rsidRPr="00E03D0E">
        <w:rPr>
          <w:rFonts w:asciiTheme="minorHAnsi" w:hAnsiTheme="minorHAnsi" w:cstheme="minorHAnsi"/>
          <w:sz w:val="22"/>
          <w:szCs w:val="22"/>
        </w:rPr>
        <w:t>в</w:t>
      </w:r>
      <w:r w:rsidR="005F6943" w:rsidRPr="00E03D0E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5F6943" w:rsidRPr="00E03D0E">
        <w:rPr>
          <w:rFonts w:asciiTheme="minorHAnsi" w:hAnsiTheme="minorHAnsi" w:cstheme="minorHAnsi"/>
          <w:sz w:val="22"/>
          <w:szCs w:val="22"/>
        </w:rPr>
        <w:t>дату</w:t>
      </w:r>
      <w:r w:rsidR="005F6943" w:rsidRPr="00E03D0E">
        <w:rPr>
          <w:rFonts w:asciiTheme="minorHAnsi" w:hAnsiTheme="minorHAnsi" w:cstheme="minorHAnsi"/>
          <w:sz w:val="22"/>
          <w:szCs w:val="22"/>
          <w:lang w:val="en-US"/>
        </w:rPr>
        <w:t>)</w:t>
      </w:r>
    </w:p>
    <w:p w14:paraId="31C11A5B" w14:textId="1A7ABE0F" w:rsidR="00E03D0E" w:rsidRPr="00E03D0E" w:rsidRDefault="00B55395" w:rsidP="00E03D0E">
      <w:pPr>
        <w:pStyle w:val="a8"/>
        <w:spacing w:before="0" w:beforeAutospacing="0" w:after="0" w:afterAutospacing="0" w:line="259" w:lineRule="auto"/>
        <w:ind w:left="284" w:firstLine="284"/>
        <w:contextualSpacing/>
        <w:rPr>
          <w:rFonts w:asciiTheme="minorHAnsi" w:hAnsiTheme="minorHAnsi" w:cstheme="minorHAnsi"/>
          <w:sz w:val="22"/>
          <w:szCs w:val="22"/>
          <w:lang w:val="en-US"/>
        </w:rPr>
      </w:pPr>
      <w:r w:rsidRPr="00E03D0E">
        <w:rPr>
          <w:rFonts w:asciiTheme="minorHAnsi" w:hAnsiTheme="minorHAnsi" w:cstheme="minorHAnsi"/>
          <w:b/>
          <w:sz w:val="22"/>
          <w:szCs w:val="22"/>
          <w:lang w:val="en-US"/>
        </w:rPr>
        <w:t>По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 xml:space="preserve"> Pm_ClientBankStatement.dStatement</w:t>
      </w:r>
      <w:r w:rsidR="009C5F95" w:rsidRPr="007655BD">
        <w:rPr>
          <w:rFonts w:asciiTheme="minorHAnsi" w:hAnsiTheme="minorHAnsi" w:cstheme="minorHAnsi"/>
          <w:sz w:val="22"/>
          <w:szCs w:val="22"/>
          <w:lang w:val="en-US"/>
        </w:rPr>
        <w:t>)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05941F97" w14:textId="64C44F48" w:rsidR="00E03D0E" w:rsidRPr="00E03D0E" w:rsidRDefault="00B55395" w:rsidP="00E03D0E">
      <w:pPr>
        <w:pStyle w:val="a8"/>
        <w:spacing w:before="0" w:beforeAutospacing="0" w:after="0" w:afterAutospacing="0" w:line="259" w:lineRule="auto"/>
        <w:ind w:left="284" w:firstLine="284"/>
        <w:contextualSpacing/>
        <w:rPr>
          <w:rFonts w:asciiTheme="minorHAnsi" w:hAnsiTheme="minorHAnsi" w:cstheme="minorHAnsi"/>
          <w:sz w:val="22"/>
          <w:szCs w:val="22"/>
          <w:lang w:val="en-US"/>
        </w:rPr>
      </w:pPr>
      <w:r w:rsidRPr="00E03D0E">
        <w:rPr>
          <w:rFonts w:asciiTheme="minorHAnsi" w:hAnsiTheme="minorHAnsi" w:cstheme="minorHAnsi"/>
          <w:sz w:val="22"/>
          <w:szCs w:val="22"/>
          <w:lang w:val="en-US"/>
        </w:rPr>
        <w:t>И Pm_OrderBankOut.idСu</w:t>
      </w:r>
      <w:r w:rsidR="00C02E02">
        <w:rPr>
          <w:rFonts w:asciiTheme="minorHAnsi" w:hAnsiTheme="minorHAnsi" w:cstheme="minorHAnsi"/>
          <w:sz w:val="22"/>
          <w:szCs w:val="22"/>
          <w:lang w:val="en-US"/>
        </w:rPr>
        <w:t>r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r / Pm_OrderBankIn.idCu</w:t>
      </w:r>
      <w:r w:rsidR="00C02E02">
        <w:rPr>
          <w:rFonts w:asciiTheme="minorHAnsi" w:hAnsiTheme="minorHAnsi" w:cstheme="minorHAnsi"/>
          <w:sz w:val="22"/>
          <w:szCs w:val="22"/>
          <w:lang w:val="en-US"/>
        </w:rPr>
        <w:t>r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 xml:space="preserve">r = </w:t>
      </w:r>
    </w:p>
    <w:p w14:paraId="1E4356E5" w14:textId="0DBEAF24" w:rsidR="00E03D0E" w:rsidRPr="00E03D0E" w:rsidRDefault="00E03D0E" w:rsidP="00E03D0E">
      <w:pPr>
        <w:pStyle w:val="a8"/>
        <w:spacing w:before="0" w:beforeAutospacing="0" w:after="0" w:afterAutospacing="0" w:line="259" w:lineRule="auto"/>
        <w:ind w:left="284" w:firstLine="284"/>
        <w:contextualSpacing/>
        <w:rPr>
          <w:rFonts w:asciiTheme="minorHAnsi" w:hAnsiTheme="minorHAnsi" w:cstheme="minorHAnsi"/>
          <w:iCs/>
          <w:sz w:val="22"/>
          <w:szCs w:val="22"/>
          <w:lang w:val="en-US"/>
        </w:rPr>
      </w:pPr>
      <w:r w:rsidRPr="00E03D0E">
        <w:rPr>
          <w:rFonts w:asciiTheme="minorHAnsi" w:hAnsiTheme="minorHAnsi" w:cstheme="minorHAnsi"/>
          <w:sz w:val="22"/>
          <w:szCs w:val="22"/>
          <w:lang w:val="en-US"/>
        </w:rPr>
        <w:t xml:space="preserve">                                                          (Select idCurr from </w:t>
      </w:r>
      <w:r w:rsidRPr="00E03D0E">
        <w:rPr>
          <w:rFonts w:asciiTheme="minorHAnsi" w:hAnsiTheme="minorHAnsi" w:cstheme="minorHAnsi"/>
          <w:iCs/>
          <w:sz w:val="22"/>
          <w:szCs w:val="22"/>
          <w:lang w:val="en-US"/>
        </w:rPr>
        <w:t xml:space="preserve">Bs_BankAcc.idCurr where   </w:t>
      </w:r>
    </w:p>
    <w:p w14:paraId="44460BB7" w14:textId="7BBF2BAC" w:rsidR="00E03D0E" w:rsidRDefault="00E03D0E" w:rsidP="00E03D0E">
      <w:pPr>
        <w:pStyle w:val="a8"/>
        <w:spacing w:before="0" w:beforeAutospacing="0" w:after="0" w:afterAutospacing="0" w:line="259" w:lineRule="auto"/>
        <w:ind w:left="284" w:firstLine="284"/>
        <w:contextualSpacing/>
        <w:rPr>
          <w:ins w:id="814" w:author="Учетная запись Майкрософт" w:date="2025-08-18T15:02:00Z"/>
          <w:rFonts w:asciiTheme="minorHAnsi" w:hAnsiTheme="minorHAnsi" w:cstheme="minorHAnsi"/>
          <w:sz w:val="22"/>
          <w:szCs w:val="22"/>
          <w:lang w:val="en-US"/>
        </w:rPr>
      </w:pPr>
      <w:r w:rsidRPr="00E03D0E">
        <w:rPr>
          <w:rFonts w:asciiTheme="minorHAnsi" w:hAnsiTheme="minorHAnsi" w:cstheme="minorHAnsi"/>
          <w:iCs/>
          <w:sz w:val="22"/>
          <w:szCs w:val="22"/>
          <w:lang w:val="en-US"/>
        </w:rPr>
        <w:t xml:space="preserve">                                                            Pm_ClientBankStatement.idSelfBankAcc = Bs_BankAcc.id)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53E6ABB8" w14:textId="64490C52" w:rsidR="00112C18" w:rsidRPr="005609CA" w:rsidRDefault="00112C18" w:rsidP="00E03D0E">
      <w:pPr>
        <w:pStyle w:val="a8"/>
        <w:spacing w:before="0" w:beforeAutospacing="0" w:after="0" w:afterAutospacing="0" w:line="259" w:lineRule="auto"/>
        <w:ind w:left="284" w:firstLine="284"/>
        <w:contextualSpacing/>
        <w:rPr>
          <w:rFonts w:asciiTheme="minorHAnsi" w:hAnsiTheme="minorHAnsi" w:cstheme="minorHAnsi"/>
          <w:iCs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t>И</w:t>
      </w:r>
      <w:r w:rsidRPr="00112C1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>_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OrderBankOut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>.</w:t>
      </w:r>
      <w:ins w:id="815" w:author="Учетная запись Майкрософт" w:date="2025-08-18T19:15:00Z">
        <w:r w:rsidR="005609CA">
          <w:rPr>
            <w:rFonts w:asciiTheme="minorHAnsi" w:hAnsiTheme="minorHAnsi" w:cstheme="minorHAnsi"/>
            <w:sz w:val="22"/>
            <w:szCs w:val="22"/>
            <w:lang w:val="en-US"/>
          </w:rPr>
          <w:t>idState</w:t>
        </w:r>
      </w:ins>
      <w:r w:rsidRPr="006155C2">
        <w:rPr>
          <w:rFonts w:asciiTheme="minorHAnsi" w:hAnsiTheme="minorHAnsi" w:cstheme="minorHAnsi"/>
          <w:sz w:val="22"/>
          <w:szCs w:val="22"/>
          <w:lang w:val="en-US"/>
        </w:rPr>
        <w:t xml:space="preserve"> / </w:t>
      </w:r>
      <w:r w:rsidRPr="00B55395"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6155C2">
        <w:rPr>
          <w:rFonts w:asciiTheme="minorHAnsi" w:hAnsiTheme="minorHAnsi" w:cstheme="minorHAnsi"/>
          <w:sz w:val="22"/>
          <w:szCs w:val="22"/>
          <w:lang w:val="en-US"/>
        </w:rPr>
        <w:t>_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OrderBankIn</w:t>
      </w:r>
      <w:proofErr w:type="gramStart"/>
      <w:r w:rsidRPr="006155C2">
        <w:rPr>
          <w:rFonts w:asciiTheme="minorHAnsi" w:hAnsiTheme="minorHAnsi" w:cstheme="minorHAnsi"/>
          <w:sz w:val="22"/>
          <w:szCs w:val="22"/>
          <w:lang w:val="en-US"/>
        </w:rPr>
        <w:t>.</w:t>
      </w:r>
      <w:ins w:id="816" w:author="Учетная запись Майкрософт" w:date="2025-08-18T19:15:00Z">
        <w:r w:rsidR="005609CA" w:rsidRPr="005609CA">
          <w:rPr>
            <w:rFonts w:asciiTheme="minorHAnsi" w:hAnsiTheme="minorHAnsi" w:cstheme="minorHAnsi"/>
            <w:sz w:val="22"/>
            <w:szCs w:val="22"/>
            <w:lang w:val="en-US"/>
          </w:rPr>
          <w:t xml:space="preserve"> </w:t>
        </w:r>
        <w:r w:rsidR="005609CA" w:rsidRPr="005609CA">
          <w:rPr>
            <w:rFonts w:asciiTheme="minorHAnsi" w:hAnsiTheme="minorHAnsi" w:cstheme="minorHAnsi"/>
            <w:iCs/>
            <w:sz w:val="22"/>
            <w:szCs w:val="22"/>
            <w:lang w:val="en-US"/>
          </w:rPr>
          <w:t>idState</w:t>
        </w:r>
        <w:proofErr w:type="gramEnd"/>
        <w:r w:rsidR="005609CA" w:rsidRPr="005609CA">
          <w:rPr>
            <w:rFonts w:asciiTheme="minorHAnsi" w:hAnsiTheme="minorHAnsi" w:cstheme="minorHAnsi"/>
            <w:iCs/>
            <w:sz w:val="22"/>
            <w:szCs w:val="22"/>
            <w:lang w:val="en-US"/>
          </w:rPr>
          <w:t xml:space="preserve"> </w:t>
        </w:r>
      </w:ins>
      <w:ins w:id="817" w:author="Учетная запись Майкрософт" w:date="2025-08-18T19:16:00Z">
        <w:r w:rsidR="005609CA" w:rsidRPr="005609CA">
          <w:rPr>
            <w:rFonts w:asciiTheme="minorHAnsi" w:hAnsiTheme="minorHAnsi" w:cstheme="minorHAnsi"/>
            <w:iCs/>
            <w:sz w:val="22"/>
            <w:szCs w:val="22"/>
            <w:lang w:val="en-US"/>
          </w:rPr>
          <w:t>&gt;= 100 // не аннулирован</w:t>
        </w:r>
      </w:ins>
    </w:p>
    <w:p w14:paraId="45F5189C" w14:textId="26765CB6" w:rsidR="00934BBC" w:rsidRPr="00D35428" w:rsidRDefault="00B55395" w:rsidP="00F7747D">
      <w:pPr>
        <w:pStyle w:val="a8"/>
        <w:spacing w:before="0" w:beforeAutospacing="0" w:after="0" w:afterAutospacing="0" w:line="259" w:lineRule="auto"/>
        <w:ind w:left="284" w:firstLine="284"/>
        <w:contextualSpacing/>
        <w:rPr>
          <w:rFonts w:cstheme="minorHAnsi"/>
          <w:lang w:val="en-US"/>
        </w:rPr>
      </w:pPr>
      <w:r w:rsidRPr="00112C18">
        <w:rPr>
          <w:rFonts w:asciiTheme="minorHAnsi" w:hAnsiTheme="minorHAnsi" w:cstheme="minorHAnsi"/>
          <w:sz w:val="22"/>
          <w:szCs w:val="22"/>
        </w:rPr>
        <w:t>И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112C18">
        <w:rPr>
          <w:rFonts w:asciiTheme="minorHAnsi" w:hAnsiTheme="minorHAnsi" w:cstheme="minorHAnsi"/>
          <w:sz w:val="22"/>
          <w:szCs w:val="22"/>
        </w:rPr>
        <w:t>не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112C18">
        <w:rPr>
          <w:rFonts w:asciiTheme="minorHAnsi" w:hAnsiTheme="minorHAnsi" w:cstheme="minorHAnsi"/>
          <w:sz w:val="22"/>
          <w:szCs w:val="22"/>
        </w:rPr>
        <w:t>существует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112C18">
        <w:rPr>
          <w:rFonts w:asciiTheme="minorHAnsi" w:hAnsiTheme="minorHAnsi" w:cstheme="minorHAnsi"/>
          <w:sz w:val="22"/>
          <w:szCs w:val="22"/>
        </w:rPr>
        <w:t>записи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 w:rsidRPr="00112C18">
        <w:rPr>
          <w:rFonts w:asciiTheme="minorHAnsi" w:hAnsiTheme="minorHAnsi" w:cstheme="minorHAnsi"/>
          <w:sz w:val="22"/>
          <w:szCs w:val="22"/>
        </w:rPr>
        <w:t>где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>_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OrderBankOut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>.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gid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/ 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>_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OrderBankIn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>.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gid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Pm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>_</w:t>
      </w:r>
      <w:proofErr w:type="gramStart"/>
      <w:r w:rsidRPr="00E03D0E">
        <w:rPr>
          <w:rFonts w:asciiTheme="minorHAnsi" w:hAnsiTheme="minorHAnsi" w:cstheme="minorHAnsi"/>
          <w:sz w:val="22"/>
          <w:szCs w:val="22"/>
          <w:lang w:val="en-US"/>
        </w:rPr>
        <w:t>ClientBankStatement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>.</w:t>
      </w:r>
      <w:r w:rsidRPr="00E03D0E">
        <w:rPr>
          <w:rFonts w:asciiTheme="minorHAnsi" w:hAnsiTheme="minorHAnsi" w:cstheme="minorHAnsi"/>
          <w:sz w:val="22"/>
          <w:szCs w:val="22"/>
          <w:lang w:val="en-US"/>
        </w:rPr>
        <w:t>gidPayDoc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 </w:t>
      </w:r>
      <w:r w:rsidR="001721D7" w:rsidRPr="00D35428">
        <w:rPr>
          <w:rFonts w:asciiTheme="minorHAnsi" w:hAnsiTheme="minorHAnsi" w:cstheme="minorHAnsi"/>
          <w:sz w:val="22"/>
          <w:szCs w:val="22"/>
          <w:lang w:val="en-US"/>
        </w:rPr>
        <w:t>/</w:t>
      </w:r>
      <w:proofErr w:type="gramEnd"/>
      <w:r w:rsidR="001721D7" w:rsidRPr="00D35428">
        <w:rPr>
          <w:rFonts w:asciiTheme="minorHAnsi" w:hAnsiTheme="minorHAnsi" w:cstheme="minorHAnsi"/>
          <w:sz w:val="22"/>
          <w:szCs w:val="22"/>
          <w:lang w:val="en-US"/>
        </w:rPr>
        <w:t>/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112C18">
        <w:rPr>
          <w:rFonts w:asciiTheme="minorHAnsi" w:hAnsiTheme="minorHAnsi" w:cstheme="minorHAnsi"/>
          <w:sz w:val="22"/>
          <w:szCs w:val="22"/>
        </w:rPr>
        <w:t>нет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112C18">
        <w:rPr>
          <w:rFonts w:asciiTheme="minorHAnsi" w:hAnsiTheme="minorHAnsi" w:cstheme="minorHAnsi"/>
          <w:sz w:val="22"/>
          <w:szCs w:val="22"/>
        </w:rPr>
        <w:t>связи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112C18">
        <w:rPr>
          <w:rFonts w:asciiTheme="minorHAnsi" w:hAnsiTheme="minorHAnsi" w:cstheme="minorHAnsi"/>
          <w:sz w:val="22"/>
          <w:szCs w:val="22"/>
        </w:rPr>
        <w:t>с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112C18">
        <w:rPr>
          <w:rFonts w:asciiTheme="minorHAnsi" w:hAnsiTheme="minorHAnsi" w:cstheme="minorHAnsi"/>
          <w:sz w:val="22"/>
          <w:szCs w:val="22"/>
        </w:rPr>
        <w:t>документом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112C18">
        <w:rPr>
          <w:rFonts w:asciiTheme="minorHAnsi" w:hAnsiTheme="minorHAnsi" w:cstheme="minorHAnsi"/>
          <w:sz w:val="22"/>
          <w:szCs w:val="22"/>
        </w:rPr>
        <w:t>БВ</w:t>
      </w:r>
      <w:r w:rsidRPr="00D35428">
        <w:rPr>
          <w:rFonts w:asciiTheme="minorHAnsi" w:hAnsiTheme="minorHAnsi" w:cstheme="minorHAnsi"/>
          <w:sz w:val="22"/>
          <w:szCs w:val="22"/>
          <w:lang w:val="en-US"/>
        </w:rPr>
        <w:t xml:space="preserve">. </w:t>
      </w:r>
    </w:p>
    <w:p w14:paraId="624191CC" w14:textId="77777777" w:rsidR="00934BBC" w:rsidRPr="00D35428" w:rsidRDefault="00934BBC" w:rsidP="00EF1B85">
      <w:pPr>
        <w:pStyle w:val="a6"/>
        <w:numPr>
          <w:ilvl w:val="0"/>
          <w:numId w:val="28"/>
        </w:numPr>
        <w:spacing w:after="0"/>
        <w:ind w:left="0" w:firstLine="284"/>
        <w:rPr>
          <w:lang w:val="en-US"/>
        </w:rPr>
        <w:sectPr w:rsidR="00934BBC" w:rsidRPr="00D35428" w:rsidSect="009C2C71">
          <w:pgSz w:w="11906" w:h="16838"/>
          <w:pgMar w:top="1134" w:right="851" w:bottom="1134" w:left="1276" w:header="709" w:footer="709" w:gutter="0"/>
          <w:cols w:space="708"/>
          <w:docGrid w:linePitch="360"/>
        </w:sectPr>
      </w:pPr>
    </w:p>
    <w:p w14:paraId="7D01F0E2" w14:textId="78D75539" w:rsidR="004271E0" w:rsidRDefault="004271E0" w:rsidP="00EF1B85">
      <w:pPr>
        <w:pStyle w:val="a6"/>
        <w:numPr>
          <w:ilvl w:val="0"/>
          <w:numId w:val="28"/>
        </w:numPr>
        <w:spacing w:after="0"/>
        <w:ind w:left="0" w:firstLine="284"/>
        <w:rPr>
          <w:rFonts w:cstheme="minorHAnsi"/>
        </w:rPr>
      </w:pPr>
      <w:r>
        <w:lastRenderedPageBreak/>
        <w:t xml:space="preserve">Заголовок отчета содержит </w:t>
      </w:r>
      <w:r>
        <w:rPr>
          <w:rFonts w:cstheme="minorHAnsi"/>
        </w:rPr>
        <w:t>представленные в таблице ниже поля.</w:t>
      </w:r>
    </w:p>
    <w:tbl>
      <w:tblPr>
        <w:tblStyle w:val="a5"/>
        <w:tblW w:w="12900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702"/>
        <w:gridCol w:w="2977"/>
        <w:gridCol w:w="1134"/>
        <w:gridCol w:w="7087"/>
      </w:tblGrid>
      <w:tr w:rsidR="004271E0" w:rsidRPr="00B65016" w14:paraId="30D884B9" w14:textId="77777777" w:rsidTr="003B496E">
        <w:trPr>
          <w:tblHeader/>
        </w:trPr>
        <w:tc>
          <w:tcPr>
            <w:tcW w:w="1702" w:type="dxa"/>
            <w:shd w:val="clear" w:color="auto" w:fill="E7E6E6" w:themeFill="background2"/>
            <w:vAlign w:val="center"/>
          </w:tcPr>
          <w:p w14:paraId="4E830875" w14:textId="77777777" w:rsidR="004271E0" w:rsidRPr="00B65016" w:rsidRDefault="004271E0" w:rsidP="000B650F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Системное имя поля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13E8622C" w14:textId="77777777" w:rsidR="004271E0" w:rsidRPr="00B65016" w:rsidRDefault="004271E0" w:rsidP="000B650F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Наименование поля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14:paraId="550AFA84" w14:textId="77777777" w:rsidR="004271E0" w:rsidRPr="00B65016" w:rsidRDefault="004271E0" w:rsidP="000B650F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Тип данных</w:t>
            </w:r>
          </w:p>
        </w:tc>
        <w:tc>
          <w:tcPr>
            <w:tcW w:w="7087" w:type="dxa"/>
            <w:shd w:val="clear" w:color="auto" w:fill="E7E6E6" w:themeFill="background2"/>
            <w:vAlign w:val="center"/>
          </w:tcPr>
          <w:p w14:paraId="49ADEFE2" w14:textId="77777777" w:rsidR="004271E0" w:rsidRPr="00B65016" w:rsidRDefault="004271E0" w:rsidP="000B650F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Описание</w:t>
            </w:r>
            <w:r>
              <w:rPr>
                <w:rFonts w:eastAsia="Times New Roman" w:cstheme="minorHAnsi"/>
                <w:color w:val="000000"/>
                <w:lang w:eastAsia="ru-RU"/>
              </w:rPr>
              <w:t xml:space="preserve"> (Источник данных)</w:t>
            </w:r>
          </w:p>
        </w:tc>
      </w:tr>
      <w:tr w:rsidR="004271E0" w14:paraId="3BEFBD5E" w14:textId="77777777" w:rsidTr="003B496E">
        <w:tc>
          <w:tcPr>
            <w:tcW w:w="1702" w:type="dxa"/>
          </w:tcPr>
          <w:p w14:paraId="7D687BF4" w14:textId="11CAAA65" w:rsidR="004271E0" w:rsidRPr="00B03605" w:rsidRDefault="004271E0" w:rsidP="00B03605">
            <w:pPr>
              <w:pStyle w:val="a6"/>
              <w:ind w:left="0" w:right="-111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n</w:t>
            </w:r>
            <w:r w:rsidR="00B03605">
              <w:rPr>
                <w:rFonts w:eastAsia="Times New Roman"/>
                <w:color w:val="000000"/>
                <w:sz w:val="20"/>
                <w:szCs w:val="20"/>
                <w:lang w:val="en-US"/>
              </w:rPr>
              <w:t>CountPayDocOut</w:t>
            </w:r>
          </w:p>
        </w:tc>
        <w:tc>
          <w:tcPr>
            <w:tcW w:w="2977" w:type="dxa"/>
          </w:tcPr>
          <w:p w14:paraId="2C683C2C" w14:textId="00BBE465" w:rsidR="004271E0" w:rsidRDefault="004032EB" w:rsidP="000B650F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4032EB">
              <w:rPr>
                <w:rFonts w:eastAsia="Times New Roman"/>
                <w:color w:val="000000"/>
                <w:sz w:val="20"/>
                <w:szCs w:val="20"/>
              </w:rPr>
              <w:t>Количество непривязанных ПП</w:t>
            </w:r>
          </w:p>
        </w:tc>
        <w:tc>
          <w:tcPr>
            <w:tcW w:w="1134" w:type="dxa"/>
          </w:tcPr>
          <w:p w14:paraId="35D939A1" w14:textId="36DB2951" w:rsidR="004271E0" w:rsidRDefault="008B728D" w:rsidP="000B650F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5646D">
              <w:rPr>
                <w:rFonts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7087" w:type="dxa"/>
          </w:tcPr>
          <w:p w14:paraId="2010B4AB" w14:textId="05215273" w:rsidR="004271E0" w:rsidRPr="003570ED" w:rsidRDefault="003570ED" w:rsidP="000B650F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3570ED">
              <w:rPr>
                <w:rFonts w:cstheme="minorHAnsi"/>
                <w:sz w:val="20"/>
                <w:szCs w:val="20"/>
              </w:rPr>
              <w:t xml:space="preserve">Количество записей класса </w:t>
            </w:r>
            <w:r w:rsidRPr="003570ED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3570ED">
              <w:rPr>
                <w:rFonts w:cstheme="minorHAnsi"/>
                <w:sz w:val="20"/>
                <w:szCs w:val="20"/>
              </w:rPr>
              <w:t>_</w:t>
            </w:r>
            <w:r w:rsidRPr="003570ED">
              <w:rPr>
                <w:rFonts w:cstheme="minorHAnsi"/>
                <w:sz w:val="20"/>
                <w:szCs w:val="20"/>
                <w:lang w:val="en-US"/>
              </w:rPr>
              <w:t>OrderBankOut</w:t>
            </w:r>
            <w:r w:rsidRPr="003570ED">
              <w:rPr>
                <w:rFonts w:cstheme="minorHAnsi"/>
                <w:sz w:val="20"/>
                <w:szCs w:val="20"/>
              </w:rPr>
              <w:t>, полученных в п.2.2.</w:t>
            </w:r>
          </w:p>
        </w:tc>
      </w:tr>
      <w:tr w:rsidR="004271E0" w:rsidRPr="00853DCC" w14:paraId="6B2C2234" w14:textId="77777777" w:rsidTr="003B496E">
        <w:tc>
          <w:tcPr>
            <w:tcW w:w="1702" w:type="dxa"/>
          </w:tcPr>
          <w:p w14:paraId="7740904B" w14:textId="26337C54" w:rsidR="004271E0" w:rsidRPr="00134923" w:rsidRDefault="00B03605" w:rsidP="00B03605">
            <w:pPr>
              <w:pStyle w:val="a6"/>
              <w:ind w:left="0" w:right="-111"/>
              <w:rPr>
                <w:rFonts w:cstheme="minorHAnsi"/>
                <w:sz w:val="20"/>
                <w:szCs w:val="20"/>
              </w:rPr>
            </w:pPr>
            <w:r w:rsidRPr="00A17B74">
              <w:rPr>
                <w:rFonts w:eastAsia="Times New Roman"/>
                <w:color w:val="000000"/>
                <w:sz w:val="20"/>
                <w:szCs w:val="20"/>
              </w:rPr>
              <w:t>n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CountPayDocIn</w:t>
            </w:r>
          </w:p>
        </w:tc>
        <w:tc>
          <w:tcPr>
            <w:tcW w:w="2977" w:type="dxa"/>
          </w:tcPr>
          <w:p w14:paraId="02EC8296" w14:textId="7E9B1EEC" w:rsidR="004271E0" w:rsidRPr="00134923" w:rsidRDefault="004032EB" w:rsidP="000B650F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4032EB">
              <w:rPr>
                <w:rFonts w:eastAsia="Times New Roman"/>
                <w:color w:val="000000"/>
                <w:sz w:val="20"/>
                <w:szCs w:val="20"/>
              </w:rPr>
              <w:t xml:space="preserve">Количество непривязанных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В</w:t>
            </w:r>
            <w:r w:rsidRPr="004032EB">
              <w:rPr>
                <w:rFonts w:eastAsia="Times New Roman"/>
                <w:color w:val="000000"/>
                <w:sz w:val="20"/>
                <w:szCs w:val="20"/>
              </w:rPr>
              <w:t>ПП</w:t>
            </w:r>
          </w:p>
        </w:tc>
        <w:tc>
          <w:tcPr>
            <w:tcW w:w="1134" w:type="dxa"/>
          </w:tcPr>
          <w:p w14:paraId="465A795A" w14:textId="1CF4B4B1" w:rsidR="004271E0" w:rsidRPr="00364C41" w:rsidRDefault="008B728D" w:rsidP="000B650F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5646D">
              <w:rPr>
                <w:rFonts w:cstheme="minorHAnsi"/>
                <w:sz w:val="20"/>
                <w:szCs w:val="20"/>
                <w:lang w:val="en-US"/>
              </w:rPr>
              <w:t>ftLargeint</w:t>
            </w:r>
          </w:p>
        </w:tc>
        <w:tc>
          <w:tcPr>
            <w:tcW w:w="7087" w:type="dxa"/>
          </w:tcPr>
          <w:p w14:paraId="292E2AC9" w14:textId="07E2946E" w:rsidR="004271E0" w:rsidRPr="00F17321" w:rsidRDefault="003570ED" w:rsidP="003570ED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3570ED">
              <w:rPr>
                <w:rFonts w:cstheme="minorHAnsi"/>
                <w:sz w:val="20"/>
                <w:szCs w:val="20"/>
              </w:rPr>
              <w:t xml:space="preserve">Количество записей класса </w:t>
            </w:r>
            <w:r w:rsidRPr="003570ED">
              <w:rPr>
                <w:rFonts w:cstheme="minorHAnsi"/>
                <w:sz w:val="20"/>
                <w:szCs w:val="20"/>
                <w:lang w:val="en-US"/>
              </w:rPr>
              <w:t>Pm</w:t>
            </w:r>
            <w:r w:rsidRPr="003570ED">
              <w:rPr>
                <w:rFonts w:cstheme="minorHAnsi"/>
                <w:sz w:val="20"/>
                <w:szCs w:val="20"/>
              </w:rPr>
              <w:t>_</w:t>
            </w:r>
            <w:r w:rsidRPr="003570ED">
              <w:rPr>
                <w:rFonts w:cstheme="minorHAnsi"/>
                <w:sz w:val="20"/>
                <w:szCs w:val="20"/>
                <w:lang w:val="en-US"/>
              </w:rPr>
              <w:t>OrderBank</w:t>
            </w:r>
            <w:r>
              <w:rPr>
                <w:rFonts w:cstheme="minorHAnsi"/>
                <w:sz w:val="20"/>
                <w:szCs w:val="20"/>
                <w:lang w:val="en-US"/>
              </w:rPr>
              <w:t>In</w:t>
            </w:r>
            <w:r w:rsidRPr="003570ED">
              <w:rPr>
                <w:rFonts w:cstheme="minorHAnsi"/>
                <w:sz w:val="20"/>
                <w:szCs w:val="20"/>
              </w:rPr>
              <w:t>, полученных в п.2.2.</w:t>
            </w:r>
          </w:p>
        </w:tc>
      </w:tr>
    </w:tbl>
    <w:p w14:paraId="25089EB3" w14:textId="77777777" w:rsidR="00CC3556" w:rsidRDefault="00CC3556" w:rsidP="00B03838">
      <w:pPr>
        <w:pStyle w:val="a6"/>
        <w:spacing w:after="0"/>
      </w:pPr>
    </w:p>
    <w:p w14:paraId="438B3BF5" w14:textId="0C007453" w:rsidR="00E525F9" w:rsidRDefault="007A0163" w:rsidP="00EF1B85">
      <w:pPr>
        <w:pStyle w:val="a6"/>
        <w:numPr>
          <w:ilvl w:val="0"/>
          <w:numId w:val="28"/>
        </w:numPr>
        <w:spacing w:after="0"/>
        <w:ind w:left="0" w:firstLine="284"/>
      </w:pPr>
      <w:del w:id="818" w:author="Учетная запись Майкрософт" w:date="2025-08-18T09:03:00Z">
        <w:r w:rsidDel="00B408FA">
          <w:delText>Основная таблица</w:delText>
        </w:r>
      </w:del>
      <w:ins w:id="819" w:author="Учетная запись Майкрософт" w:date="2025-08-18T09:03:00Z">
        <w:r w:rsidR="00B408FA">
          <w:t>Список данных</w:t>
        </w:r>
      </w:ins>
      <w:r w:rsidR="00181258">
        <w:t xml:space="preserve"> отчета</w:t>
      </w:r>
      <w:r>
        <w:t xml:space="preserve"> содержит представленные в таблице ниже поля</w:t>
      </w:r>
      <w:r w:rsidR="00CC3556" w:rsidRPr="00CC3556">
        <w:t xml:space="preserve"> </w:t>
      </w:r>
      <w:r w:rsidR="00CC3556">
        <w:t>с источником данных из выборки п.2.2.</w:t>
      </w:r>
    </w:p>
    <w:tbl>
      <w:tblPr>
        <w:tblStyle w:val="a5"/>
        <w:tblW w:w="12758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277"/>
        <w:gridCol w:w="2268"/>
        <w:gridCol w:w="1134"/>
        <w:gridCol w:w="1417"/>
        <w:gridCol w:w="3402"/>
        <w:gridCol w:w="3260"/>
      </w:tblGrid>
      <w:tr w:rsidR="00280C96" w:rsidRPr="00B65016" w14:paraId="5FE5E08A" w14:textId="77777777" w:rsidTr="00CB6D81">
        <w:trPr>
          <w:tblHeader/>
        </w:trPr>
        <w:tc>
          <w:tcPr>
            <w:tcW w:w="1277" w:type="dxa"/>
            <w:shd w:val="clear" w:color="auto" w:fill="E7E6E6" w:themeFill="background2"/>
            <w:vAlign w:val="center"/>
          </w:tcPr>
          <w:p w14:paraId="6811B799" w14:textId="77777777" w:rsidR="00280C96" w:rsidRPr="00B65016" w:rsidRDefault="00280C96" w:rsidP="00280C96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Системное имя поля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0ABD692A" w14:textId="77777777" w:rsidR="00280C96" w:rsidRPr="00B65016" w:rsidRDefault="00280C96" w:rsidP="00280C96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Наименование поля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14:paraId="696124C0" w14:textId="68E77285" w:rsidR="00280C96" w:rsidRPr="00B65016" w:rsidRDefault="00280C96" w:rsidP="00280C96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Тип данных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14:paraId="1F78180C" w14:textId="65EF32BE" w:rsidR="00280C96" w:rsidRPr="00280C96" w:rsidRDefault="00280C96" w:rsidP="00280C96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>
              <w:rPr>
                <w:rFonts w:eastAsia="Times New Roman" w:cstheme="minorHAnsi"/>
                <w:color w:val="000000"/>
                <w:lang w:eastAsia="ru-RU"/>
              </w:rPr>
              <w:t>Вывод по умолч.</w:t>
            </w:r>
          </w:p>
        </w:tc>
        <w:tc>
          <w:tcPr>
            <w:tcW w:w="3402" w:type="dxa"/>
            <w:shd w:val="clear" w:color="auto" w:fill="E7E6E6" w:themeFill="background2"/>
            <w:vAlign w:val="center"/>
          </w:tcPr>
          <w:p w14:paraId="7C345D0D" w14:textId="53E59415" w:rsidR="00280C96" w:rsidRPr="00B65016" w:rsidRDefault="00280C96" w:rsidP="00280C96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Описание</w:t>
            </w:r>
            <w:r>
              <w:rPr>
                <w:rFonts w:eastAsia="Times New Roman" w:cstheme="minorHAnsi"/>
                <w:color w:val="000000"/>
                <w:lang w:eastAsia="ru-RU"/>
              </w:rPr>
              <w:t xml:space="preserve"> (Источник данных) для класса </w:t>
            </w:r>
            <w:r w:rsidRPr="00B55395">
              <w:rPr>
                <w:rFonts w:cstheme="minorHAnsi"/>
                <w:lang w:val="en-US"/>
              </w:rPr>
              <w:t>Pm</w:t>
            </w:r>
            <w:r w:rsidRPr="00B55395">
              <w:rPr>
                <w:rFonts w:cstheme="minorHAnsi"/>
              </w:rPr>
              <w:t>_</w:t>
            </w:r>
            <w:r w:rsidRPr="00B55395">
              <w:rPr>
                <w:rFonts w:cstheme="minorHAnsi"/>
                <w:lang w:val="en-US"/>
              </w:rPr>
              <w:t>OrderBankOut</w:t>
            </w:r>
          </w:p>
        </w:tc>
        <w:tc>
          <w:tcPr>
            <w:tcW w:w="3260" w:type="dxa"/>
            <w:shd w:val="clear" w:color="auto" w:fill="E7E6E6" w:themeFill="background2"/>
            <w:vAlign w:val="center"/>
          </w:tcPr>
          <w:p w14:paraId="5D3F4924" w14:textId="3DA9F415" w:rsidR="00280C96" w:rsidRPr="00B65016" w:rsidRDefault="00280C96" w:rsidP="00280C96">
            <w:pPr>
              <w:contextualSpacing/>
              <w:rPr>
                <w:rFonts w:eastAsia="Times New Roman" w:cstheme="minorHAnsi"/>
                <w:color w:val="000000"/>
                <w:lang w:eastAsia="ru-RU"/>
              </w:rPr>
            </w:pPr>
            <w:r w:rsidRPr="00B65016">
              <w:rPr>
                <w:rFonts w:eastAsia="Times New Roman" w:cstheme="minorHAnsi"/>
                <w:color w:val="000000"/>
                <w:lang w:eastAsia="ru-RU"/>
              </w:rPr>
              <w:t>Описание</w:t>
            </w:r>
            <w:r>
              <w:rPr>
                <w:rFonts w:eastAsia="Times New Roman" w:cstheme="minorHAnsi"/>
                <w:color w:val="000000"/>
                <w:lang w:eastAsia="ru-RU"/>
              </w:rPr>
              <w:t xml:space="preserve"> (Источник данных) для класса </w:t>
            </w:r>
            <w:r w:rsidRPr="00B55395">
              <w:rPr>
                <w:rFonts w:cstheme="minorHAnsi"/>
                <w:lang w:val="en-US"/>
              </w:rPr>
              <w:t>Pm</w:t>
            </w:r>
            <w:r w:rsidRPr="00B55395">
              <w:rPr>
                <w:rFonts w:cstheme="minorHAnsi"/>
              </w:rPr>
              <w:t>_</w:t>
            </w:r>
            <w:r w:rsidRPr="00B55395">
              <w:rPr>
                <w:rFonts w:cstheme="minorHAnsi"/>
                <w:lang w:val="en-US"/>
              </w:rPr>
              <w:t>OrderBankIn</w:t>
            </w:r>
          </w:p>
        </w:tc>
      </w:tr>
      <w:tr w:rsidR="00280C96" w:rsidRPr="00CF126D" w14:paraId="3E44BFD3" w14:textId="77777777" w:rsidTr="00CB6D81">
        <w:tc>
          <w:tcPr>
            <w:tcW w:w="1277" w:type="dxa"/>
          </w:tcPr>
          <w:p w14:paraId="10E3EEA5" w14:textId="6DED3A3D" w:rsidR="00280C96" w:rsidRPr="00A85FBA" w:rsidRDefault="00280C96" w:rsidP="00280C96">
            <w:pPr>
              <w:pStyle w:val="a6"/>
              <w:ind w:left="0" w:right="-111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A85FBA">
              <w:rPr>
                <w:rFonts w:cstheme="minorHAnsi"/>
                <w:sz w:val="20"/>
                <w:szCs w:val="20"/>
                <w:lang w:val="en-US"/>
              </w:rPr>
              <w:t>sCaption</w:t>
            </w:r>
          </w:p>
        </w:tc>
        <w:tc>
          <w:tcPr>
            <w:tcW w:w="2268" w:type="dxa"/>
          </w:tcPr>
          <w:p w14:paraId="1346E19F" w14:textId="6D7E00E7" w:rsidR="00280C96" w:rsidRPr="00A85FBA" w:rsidRDefault="00280C96" w:rsidP="00280C96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A85FBA">
              <w:rPr>
                <w:rFonts w:eastAsia="Times New Roman"/>
                <w:color w:val="000000"/>
                <w:sz w:val="20"/>
                <w:szCs w:val="20"/>
              </w:rPr>
              <w:t>Наименование документа</w:t>
            </w:r>
          </w:p>
        </w:tc>
        <w:tc>
          <w:tcPr>
            <w:tcW w:w="1134" w:type="dxa"/>
          </w:tcPr>
          <w:p w14:paraId="7A225D97" w14:textId="12213F45" w:rsidR="00280C96" w:rsidRPr="00A85FBA" w:rsidRDefault="00280C96" w:rsidP="00280C9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85FBA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1417" w:type="dxa"/>
          </w:tcPr>
          <w:p w14:paraId="214A54A6" w14:textId="60CEAE7F" w:rsidR="00280C96" w:rsidRPr="00CC58C9" w:rsidRDefault="00C41EC9" w:rsidP="00CC58C9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д</w:t>
            </w:r>
            <w:r w:rsidR="00CC58C9">
              <w:rPr>
                <w:rFonts w:cstheme="minorHAnsi"/>
                <w:sz w:val="20"/>
                <w:szCs w:val="20"/>
              </w:rPr>
              <w:t>а</w:t>
            </w:r>
          </w:p>
        </w:tc>
        <w:tc>
          <w:tcPr>
            <w:tcW w:w="3402" w:type="dxa"/>
          </w:tcPr>
          <w:p w14:paraId="6CACE1CC" w14:textId="094F2E2D" w:rsidR="00280C96" w:rsidRPr="00A85FBA" w:rsidRDefault="00280C96" w:rsidP="00280C9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85FBA">
              <w:rPr>
                <w:rFonts w:cstheme="minorHAnsi"/>
                <w:sz w:val="20"/>
                <w:szCs w:val="20"/>
                <w:lang w:val="en-US"/>
              </w:rPr>
              <w:t>Btk_</w:t>
            </w:r>
            <w:r w:rsidRPr="00A85FBA">
              <w:rPr>
                <w:rFonts w:cstheme="minorHAnsi"/>
                <w:sz w:val="20"/>
                <w:szCs w:val="20"/>
              </w:rPr>
              <w:t>С</w:t>
            </w:r>
            <w:r w:rsidRPr="00A85FBA">
              <w:rPr>
                <w:rFonts w:cstheme="minorHAnsi"/>
                <w:sz w:val="20"/>
                <w:szCs w:val="20"/>
                <w:lang w:val="en-US"/>
              </w:rPr>
              <w:t xml:space="preserve">lass.sCaption, </w:t>
            </w:r>
            <w:r w:rsidRPr="00A85FBA">
              <w:rPr>
                <w:rFonts w:cstheme="minorHAnsi"/>
                <w:sz w:val="20"/>
                <w:szCs w:val="20"/>
              </w:rPr>
              <w:t>где</w:t>
            </w:r>
            <w:r w:rsidRPr="00A85FBA">
              <w:rPr>
                <w:rFonts w:cstheme="minorHAnsi"/>
                <w:sz w:val="20"/>
                <w:szCs w:val="20"/>
                <w:lang w:val="en-US"/>
              </w:rPr>
              <w:t xml:space="preserve"> Btk_</w:t>
            </w:r>
            <w:r w:rsidRPr="00A85FBA">
              <w:rPr>
                <w:rFonts w:cstheme="minorHAnsi"/>
                <w:sz w:val="20"/>
                <w:szCs w:val="20"/>
              </w:rPr>
              <w:t>С</w:t>
            </w:r>
            <w:r w:rsidRPr="00A85FBA">
              <w:rPr>
                <w:rFonts w:cstheme="minorHAnsi"/>
                <w:sz w:val="20"/>
                <w:szCs w:val="20"/>
                <w:lang w:val="en-US"/>
              </w:rPr>
              <w:t>lass.sName = Pm_OrderBankOut</w:t>
            </w:r>
            <w:r w:rsidR="00AB2F38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</w:tc>
        <w:tc>
          <w:tcPr>
            <w:tcW w:w="3260" w:type="dxa"/>
          </w:tcPr>
          <w:p w14:paraId="3B9E2D83" w14:textId="3DAB35FC" w:rsidR="00280C96" w:rsidRPr="00A85FBA" w:rsidRDefault="00280C96" w:rsidP="00280C9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85FBA">
              <w:rPr>
                <w:rFonts w:cstheme="minorHAnsi"/>
                <w:sz w:val="20"/>
                <w:szCs w:val="20"/>
                <w:lang w:val="en-US"/>
              </w:rPr>
              <w:t>Btk_</w:t>
            </w:r>
            <w:r w:rsidRPr="00A85FBA">
              <w:rPr>
                <w:rFonts w:cstheme="minorHAnsi"/>
                <w:sz w:val="20"/>
                <w:szCs w:val="20"/>
              </w:rPr>
              <w:t>С</w:t>
            </w:r>
            <w:r w:rsidRPr="00A85FBA">
              <w:rPr>
                <w:rFonts w:cstheme="minorHAnsi"/>
                <w:sz w:val="20"/>
                <w:szCs w:val="20"/>
                <w:lang w:val="en-US"/>
              </w:rPr>
              <w:t xml:space="preserve">lass.sCaption, </w:t>
            </w:r>
            <w:r w:rsidRPr="00A85FBA">
              <w:rPr>
                <w:rFonts w:cstheme="minorHAnsi"/>
                <w:sz w:val="20"/>
                <w:szCs w:val="20"/>
              </w:rPr>
              <w:t>где</w:t>
            </w:r>
            <w:r w:rsidRPr="00A85FBA">
              <w:rPr>
                <w:rFonts w:cstheme="minorHAnsi"/>
                <w:sz w:val="20"/>
                <w:szCs w:val="20"/>
                <w:lang w:val="en-US"/>
              </w:rPr>
              <w:t xml:space="preserve"> Btk_</w:t>
            </w:r>
            <w:r w:rsidRPr="00A85FBA">
              <w:rPr>
                <w:rFonts w:cstheme="minorHAnsi"/>
                <w:sz w:val="20"/>
                <w:szCs w:val="20"/>
              </w:rPr>
              <w:t>С</w:t>
            </w:r>
            <w:r w:rsidRPr="00A85FBA">
              <w:rPr>
                <w:rFonts w:cstheme="minorHAnsi"/>
                <w:sz w:val="20"/>
                <w:szCs w:val="20"/>
                <w:lang w:val="en-US"/>
              </w:rPr>
              <w:t>lass.sName = Pm_OrderBankIn</w:t>
            </w:r>
            <w:r w:rsidR="00AB2F38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</w:tc>
      </w:tr>
      <w:tr w:rsidR="00280C96" w:rsidRPr="00F17321" w14:paraId="768C5B59" w14:textId="77777777" w:rsidTr="00CB6D81">
        <w:tc>
          <w:tcPr>
            <w:tcW w:w="1277" w:type="dxa"/>
          </w:tcPr>
          <w:p w14:paraId="6E7FD532" w14:textId="5E00D553" w:rsidR="00280C96" w:rsidRPr="00A85FBA" w:rsidRDefault="00280C96" w:rsidP="00280C96">
            <w:pPr>
              <w:pStyle w:val="a6"/>
              <w:ind w:left="0" w:right="-111"/>
              <w:rPr>
                <w:rFonts w:cstheme="minorHAnsi"/>
                <w:sz w:val="20"/>
                <w:szCs w:val="20"/>
              </w:rPr>
            </w:pPr>
            <w:r w:rsidRPr="00A85FBA">
              <w:rPr>
                <w:rFonts w:eastAsia="Calibri"/>
                <w:noProof/>
                <w:sz w:val="20"/>
                <w:szCs w:val="20"/>
                <w:lang w:val="en-US"/>
              </w:rPr>
              <w:t>IdObjectType</w:t>
            </w:r>
          </w:p>
        </w:tc>
        <w:tc>
          <w:tcPr>
            <w:tcW w:w="2268" w:type="dxa"/>
          </w:tcPr>
          <w:p w14:paraId="3922CD4F" w14:textId="79DEF358" w:rsidR="00280C96" w:rsidRPr="00A85FBA" w:rsidRDefault="00280C96" w:rsidP="00280C96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A85FBA">
              <w:rPr>
                <w:rFonts w:eastAsia="Times New Roman"/>
                <w:color w:val="000000"/>
                <w:sz w:val="20"/>
                <w:szCs w:val="20"/>
              </w:rPr>
              <w:t>Тип документа</w:t>
            </w:r>
          </w:p>
        </w:tc>
        <w:tc>
          <w:tcPr>
            <w:tcW w:w="1134" w:type="dxa"/>
          </w:tcPr>
          <w:p w14:paraId="664E616B" w14:textId="5D526CC5" w:rsidR="00280C96" w:rsidRPr="00A85FBA" w:rsidRDefault="00737D68" w:rsidP="00280C9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85FBA">
              <w:rPr>
                <w:rFonts w:cstheme="minorHAnsi"/>
                <w:sz w:val="20"/>
                <w:szCs w:val="20"/>
                <w:lang w:val="en-US"/>
              </w:rPr>
              <w:t>ft</w:t>
            </w:r>
            <w:r>
              <w:rPr>
                <w:rFonts w:cstheme="minorHAnsi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417" w:type="dxa"/>
          </w:tcPr>
          <w:p w14:paraId="072B2A24" w14:textId="332BCE90" w:rsidR="00280C96" w:rsidRPr="00CC58C9" w:rsidRDefault="00CC58C9" w:rsidP="00CC58C9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 xml:space="preserve">нет, </w:t>
            </w:r>
            <w:r>
              <w:rPr>
                <w:rFonts w:cstheme="minorHAnsi"/>
                <w:sz w:val="20"/>
                <w:szCs w:val="20"/>
                <w:lang w:val="en-US"/>
              </w:rPr>
              <w:t>HL–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3402" w:type="dxa"/>
          </w:tcPr>
          <w:p w14:paraId="58F96B7D" w14:textId="47401420" w:rsidR="00280C96" w:rsidRPr="00A85FBA" w:rsidRDefault="00280C96" w:rsidP="00280C9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85FBA">
              <w:rPr>
                <w:noProof/>
                <w:sz w:val="20"/>
                <w:szCs w:val="20"/>
                <w:lang w:val="en-US"/>
              </w:rPr>
              <w:t>Pm_OrderBankOut.</w:t>
            </w:r>
            <w:r w:rsidRPr="00A85FBA">
              <w:rPr>
                <w:rFonts w:eastAsia="Calibri"/>
                <w:noProof/>
                <w:sz w:val="20"/>
                <w:szCs w:val="20"/>
                <w:lang w:val="en-US"/>
              </w:rPr>
              <w:t>IdObjectType</w:t>
            </w:r>
          </w:p>
        </w:tc>
        <w:tc>
          <w:tcPr>
            <w:tcW w:w="3260" w:type="dxa"/>
          </w:tcPr>
          <w:p w14:paraId="1DFC63C6" w14:textId="5CAAE77E" w:rsidR="00280C96" w:rsidRPr="00A85FBA" w:rsidRDefault="00280C96" w:rsidP="00280C9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85FBA">
              <w:rPr>
                <w:noProof/>
                <w:sz w:val="20"/>
                <w:szCs w:val="20"/>
                <w:lang w:val="en-US"/>
              </w:rPr>
              <w:t>Pm_OrderBankIn.</w:t>
            </w:r>
            <w:r w:rsidRPr="00A85FBA">
              <w:rPr>
                <w:rFonts w:eastAsia="Calibri"/>
                <w:noProof/>
                <w:sz w:val="20"/>
                <w:szCs w:val="20"/>
                <w:lang w:val="en-US"/>
              </w:rPr>
              <w:t>IdObjectType</w:t>
            </w:r>
          </w:p>
        </w:tc>
      </w:tr>
      <w:tr w:rsidR="00280C96" w:rsidRPr="00F17321" w14:paraId="60FADEC9" w14:textId="77777777" w:rsidTr="00CB6D81">
        <w:tc>
          <w:tcPr>
            <w:tcW w:w="1277" w:type="dxa"/>
          </w:tcPr>
          <w:p w14:paraId="570318EE" w14:textId="66D0EE0E" w:rsidR="00280C96" w:rsidRPr="000215D9" w:rsidRDefault="00EE5454" w:rsidP="00737D68">
            <w:pPr>
              <w:pStyle w:val="a6"/>
              <w:ind w:left="0" w:right="-111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gid</w:t>
            </w:r>
          </w:p>
        </w:tc>
        <w:tc>
          <w:tcPr>
            <w:tcW w:w="2268" w:type="dxa"/>
          </w:tcPr>
          <w:p w14:paraId="2CE04C30" w14:textId="07E3496C" w:rsidR="00280C96" w:rsidRPr="00A85FBA" w:rsidRDefault="00AB2F38" w:rsidP="00280C96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Платежный документ</w:t>
            </w:r>
            <w:r w:rsidR="00280C96" w:rsidRPr="00A85FBA">
              <w:rPr>
                <w:rFonts w:eastAsia="Times New Roman"/>
                <w:color w:val="000000"/>
                <w:sz w:val="20"/>
                <w:szCs w:val="20"/>
              </w:rPr>
              <w:t xml:space="preserve"> Global</w:t>
            </w:r>
          </w:p>
        </w:tc>
        <w:tc>
          <w:tcPr>
            <w:tcW w:w="1134" w:type="dxa"/>
          </w:tcPr>
          <w:p w14:paraId="5404F97B" w14:textId="2914EF79" w:rsidR="00280C96" w:rsidRPr="00737D68" w:rsidRDefault="00A669DD" w:rsidP="00737D6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A85FBA">
              <w:rPr>
                <w:rFonts w:cstheme="minorHAnsi"/>
                <w:sz w:val="20"/>
                <w:szCs w:val="20"/>
                <w:lang w:val="en-US"/>
              </w:rPr>
              <w:t>ft</w:t>
            </w:r>
            <w:r w:rsidR="00737D68">
              <w:rPr>
                <w:rFonts w:cstheme="minorHAnsi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1417" w:type="dxa"/>
          </w:tcPr>
          <w:p w14:paraId="33D78C3A" w14:textId="7F4C76FA" w:rsidR="00280C96" w:rsidRPr="00A85FBA" w:rsidRDefault="009246BB" w:rsidP="00280C96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>Id-</w:t>
            </w:r>
            <w:r>
              <w:rPr>
                <w:rFonts w:cstheme="minorHAnsi"/>
                <w:sz w:val="20"/>
                <w:szCs w:val="20"/>
              </w:rPr>
              <w:t xml:space="preserve">нет, </w:t>
            </w:r>
            <w:r>
              <w:rPr>
                <w:rFonts w:cstheme="minorHAnsi"/>
                <w:sz w:val="20"/>
                <w:szCs w:val="20"/>
                <w:lang w:val="en-US"/>
              </w:rPr>
              <w:t>HL–</w:t>
            </w:r>
            <w:r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3402" w:type="dxa"/>
          </w:tcPr>
          <w:p w14:paraId="6F2B6F26" w14:textId="6370D13C" w:rsidR="00280C96" w:rsidRPr="00A85FBA" w:rsidRDefault="000D5C8B" w:rsidP="00280C9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85FBA">
              <w:rPr>
                <w:noProof/>
                <w:sz w:val="20"/>
                <w:szCs w:val="20"/>
                <w:lang w:val="en-US"/>
              </w:rPr>
              <w:t>Pm</w:t>
            </w:r>
            <w:r w:rsidRPr="000D5C8B">
              <w:rPr>
                <w:noProof/>
                <w:sz w:val="20"/>
                <w:szCs w:val="20"/>
              </w:rPr>
              <w:t>_</w:t>
            </w:r>
            <w:r w:rsidRPr="00A85FBA">
              <w:rPr>
                <w:noProof/>
                <w:sz w:val="20"/>
                <w:szCs w:val="20"/>
                <w:lang w:val="en-US"/>
              </w:rPr>
              <w:t>OrderBankOut</w:t>
            </w:r>
            <w:r w:rsidRPr="000D5C8B">
              <w:rPr>
                <w:noProof/>
                <w:sz w:val="20"/>
                <w:szCs w:val="20"/>
              </w:rPr>
              <w:t>.</w:t>
            </w:r>
            <w:r>
              <w:rPr>
                <w:noProof/>
                <w:sz w:val="20"/>
                <w:szCs w:val="20"/>
                <w:lang w:val="en-US"/>
              </w:rPr>
              <w:t>gid</w:t>
            </w:r>
            <w:r w:rsidRPr="000D5C8B">
              <w:rPr>
                <w:noProof/>
                <w:sz w:val="20"/>
                <w:szCs w:val="20"/>
              </w:rPr>
              <w:t xml:space="preserve">.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Сформировать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 w:rsidRPr="00631F62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– как заголовок экземпляра БО.</w:t>
            </w:r>
          </w:p>
        </w:tc>
        <w:tc>
          <w:tcPr>
            <w:tcW w:w="3260" w:type="dxa"/>
          </w:tcPr>
          <w:p w14:paraId="7053FC17" w14:textId="19969197" w:rsidR="00280C96" w:rsidRPr="00A85FBA" w:rsidRDefault="000D5C8B" w:rsidP="00280C96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A85FBA">
              <w:rPr>
                <w:noProof/>
                <w:sz w:val="20"/>
                <w:szCs w:val="20"/>
                <w:lang w:val="en-US"/>
              </w:rPr>
              <w:t>Pm</w:t>
            </w:r>
            <w:r w:rsidRPr="000D5C8B">
              <w:rPr>
                <w:noProof/>
                <w:sz w:val="20"/>
                <w:szCs w:val="20"/>
              </w:rPr>
              <w:t>_</w:t>
            </w:r>
            <w:r>
              <w:rPr>
                <w:noProof/>
                <w:sz w:val="20"/>
                <w:szCs w:val="20"/>
                <w:lang w:val="en-US"/>
              </w:rPr>
              <w:t>OrderBankIn</w:t>
            </w:r>
            <w:r w:rsidRPr="000D5C8B">
              <w:rPr>
                <w:noProof/>
                <w:sz w:val="20"/>
                <w:szCs w:val="20"/>
              </w:rPr>
              <w:t>.</w:t>
            </w:r>
            <w:r>
              <w:rPr>
                <w:noProof/>
                <w:sz w:val="20"/>
                <w:szCs w:val="20"/>
                <w:lang w:val="en-US"/>
              </w:rPr>
              <w:t>gid</w:t>
            </w:r>
            <w:r w:rsidRPr="000D5C8B">
              <w:rPr>
                <w:noProof/>
                <w:sz w:val="20"/>
                <w:szCs w:val="20"/>
              </w:rPr>
              <w:t xml:space="preserve">. </w:t>
            </w:r>
            <w:r>
              <w:rPr>
                <w:rFonts w:eastAsia="Times New Roman"/>
                <w:color w:val="000000"/>
                <w:sz w:val="20"/>
                <w:szCs w:val="20"/>
              </w:rPr>
              <w:t xml:space="preserve">Сформировать </w:t>
            </w:r>
            <w:r>
              <w:rPr>
                <w:rFonts w:eastAsia="Times New Roman"/>
                <w:color w:val="000000"/>
                <w:sz w:val="20"/>
                <w:szCs w:val="20"/>
                <w:lang w:val="en-US"/>
              </w:rPr>
              <w:t>HL</w:t>
            </w:r>
            <w:r w:rsidRPr="00631F62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– как заголовок экземпляра БО.</w:t>
            </w:r>
          </w:p>
        </w:tc>
      </w:tr>
      <w:tr w:rsidR="00737D68" w:rsidRPr="00F17321" w14:paraId="6DC4BDD5" w14:textId="77777777" w:rsidTr="00CB6D81">
        <w:tc>
          <w:tcPr>
            <w:tcW w:w="1277" w:type="dxa"/>
          </w:tcPr>
          <w:p w14:paraId="5950EC77" w14:textId="0D260C56" w:rsidR="00737D68" w:rsidRPr="008D19E5" w:rsidRDefault="00AB2F38" w:rsidP="00737D68">
            <w:pPr>
              <w:pStyle w:val="a6"/>
              <w:ind w:left="0" w:right="-111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8D19E5">
              <w:rPr>
                <w:rFonts w:eastAsia="Times New Roman"/>
                <w:color w:val="000000"/>
                <w:sz w:val="20"/>
                <w:szCs w:val="20"/>
                <w:lang w:val="en-US"/>
              </w:rPr>
              <w:t>idState</w:t>
            </w:r>
          </w:p>
        </w:tc>
        <w:tc>
          <w:tcPr>
            <w:tcW w:w="2268" w:type="dxa"/>
          </w:tcPr>
          <w:p w14:paraId="108C6A2C" w14:textId="168A2160" w:rsidR="00737D68" w:rsidRPr="008D19E5" w:rsidRDefault="00737D68" w:rsidP="00737D68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8D19E5">
              <w:rPr>
                <w:rFonts w:eastAsia="Times New Roman"/>
                <w:color w:val="000000"/>
                <w:sz w:val="20"/>
                <w:szCs w:val="20"/>
              </w:rPr>
              <w:t>Состояние</w:t>
            </w:r>
          </w:p>
        </w:tc>
        <w:tc>
          <w:tcPr>
            <w:tcW w:w="1134" w:type="dxa"/>
          </w:tcPr>
          <w:p w14:paraId="036C408E" w14:textId="3E23BBA0" w:rsidR="00737D68" w:rsidRPr="008D19E5" w:rsidRDefault="00737D68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1417" w:type="dxa"/>
          </w:tcPr>
          <w:p w14:paraId="75D1E4C3" w14:textId="43852B0A" w:rsidR="00737D68" w:rsidRPr="008D19E5" w:rsidRDefault="00737D68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rFonts w:cstheme="minorHAnsi"/>
                <w:sz w:val="20"/>
                <w:szCs w:val="20"/>
                <w:lang w:val="en-US"/>
              </w:rPr>
              <w:t>Id-</w:t>
            </w:r>
            <w:r w:rsidRPr="008D19E5">
              <w:rPr>
                <w:rFonts w:cstheme="minorHAnsi"/>
                <w:sz w:val="20"/>
                <w:szCs w:val="20"/>
              </w:rPr>
              <w:t xml:space="preserve">нет, </w:t>
            </w:r>
            <w:r w:rsidRPr="008D19E5">
              <w:rPr>
                <w:rFonts w:cstheme="minorHAnsi"/>
                <w:sz w:val="20"/>
                <w:szCs w:val="20"/>
                <w:lang w:val="en-US"/>
              </w:rPr>
              <w:t>HL–</w:t>
            </w:r>
            <w:r w:rsidRPr="008D19E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3402" w:type="dxa"/>
          </w:tcPr>
          <w:p w14:paraId="1041F152" w14:textId="5A43E6DC" w:rsidR="00737D68" w:rsidRPr="008D19E5" w:rsidRDefault="00AB2F38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noProof/>
                <w:sz w:val="20"/>
                <w:szCs w:val="20"/>
                <w:lang w:val="en-US"/>
              </w:rPr>
              <w:t>Pm</w:t>
            </w:r>
            <w:r w:rsidRPr="008D19E5">
              <w:rPr>
                <w:noProof/>
                <w:sz w:val="20"/>
                <w:szCs w:val="20"/>
              </w:rPr>
              <w:t>_</w:t>
            </w:r>
            <w:r w:rsidRPr="008D19E5">
              <w:rPr>
                <w:noProof/>
                <w:sz w:val="20"/>
                <w:szCs w:val="20"/>
                <w:lang w:val="en-US"/>
              </w:rPr>
              <w:t>OrderBankOut</w:t>
            </w:r>
            <w:r w:rsidRPr="008D19E5">
              <w:rPr>
                <w:noProof/>
                <w:sz w:val="20"/>
                <w:szCs w:val="20"/>
              </w:rPr>
              <w:t>.</w:t>
            </w:r>
            <w:r w:rsidRPr="008D19E5">
              <w:rPr>
                <w:noProof/>
                <w:sz w:val="20"/>
                <w:szCs w:val="20"/>
                <w:lang w:val="en-US"/>
              </w:rPr>
              <w:t>idState.</w:t>
            </w:r>
          </w:p>
        </w:tc>
        <w:tc>
          <w:tcPr>
            <w:tcW w:w="3260" w:type="dxa"/>
          </w:tcPr>
          <w:p w14:paraId="4CD3A098" w14:textId="691964BC" w:rsidR="00737D68" w:rsidRPr="008D19E5" w:rsidRDefault="00AB2F38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noProof/>
                <w:sz w:val="20"/>
                <w:szCs w:val="20"/>
                <w:lang w:val="en-US"/>
              </w:rPr>
              <w:t>Pm</w:t>
            </w:r>
            <w:r w:rsidRPr="008D19E5">
              <w:rPr>
                <w:noProof/>
                <w:sz w:val="20"/>
                <w:szCs w:val="20"/>
              </w:rPr>
              <w:t>_</w:t>
            </w:r>
            <w:r w:rsidRPr="008D19E5">
              <w:rPr>
                <w:noProof/>
                <w:sz w:val="20"/>
                <w:szCs w:val="20"/>
                <w:lang w:val="en-US"/>
              </w:rPr>
              <w:t>OrderBankIn</w:t>
            </w:r>
            <w:r w:rsidRPr="008D19E5">
              <w:rPr>
                <w:noProof/>
                <w:sz w:val="20"/>
                <w:szCs w:val="20"/>
              </w:rPr>
              <w:t>.</w:t>
            </w:r>
            <w:r w:rsidRPr="008D19E5">
              <w:rPr>
                <w:noProof/>
                <w:sz w:val="20"/>
                <w:szCs w:val="20"/>
                <w:lang w:val="en-US"/>
              </w:rPr>
              <w:t>idState.</w:t>
            </w:r>
          </w:p>
        </w:tc>
      </w:tr>
      <w:tr w:rsidR="00737D68" w:rsidRPr="00F17321" w14:paraId="23A9A5D7" w14:textId="77777777" w:rsidTr="00CB6D81">
        <w:tc>
          <w:tcPr>
            <w:tcW w:w="1277" w:type="dxa"/>
          </w:tcPr>
          <w:p w14:paraId="624AA710" w14:textId="0B3314AC" w:rsidR="00737D68" w:rsidRPr="008D19E5" w:rsidRDefault="00CC2C9A" w:rsidP="00737D68">
            <w:pPr>
              <w:pStyle w:val="a6"/>
              <w:ind w:left="0" w:right="-111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8D19E5">
              <w:rPr>
                <w:rFonts w:eastAsia="Times New Roman"/>
                <w:color w:val="000000"/>
                <w:sz w:val="20"/>
                <w:szCs w:val="20"/>
                <w:lang w:val="en-US"/>
              </w:rPr>
              <w:t>nSum</w:t>
            </w:r>
          </w:p>
        </w:tc>
        <w:tc>
          <w:tcPr>
            <w:tcW w:w="2268" w:type="dxa"/>
          </w:tcPr>
          <w:p w14:paraId="64F807A6" w14:textId="4C2F154C" w:rsidR="00737D68" w:rsidRPr="008D19E5" w:rsidRDefault="00737D68" w:rsidP="00737D68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8D19E5">
              <w:rPr>
                <w:rFonts w:eastAsia="Times New Roman"/>
                <w:color w:val="000000"/>
                <w:sz w:val="20"/>
                <w:szCs w:val="20"/>
              </w:rPr>
              <w:t>Сумма</w:t>
            </w:r>
          </w:p>
        </w:tc>
        <w:tc>
          <w:tcPr>
            <w:tcW w:w="1134" w:type="dxa"/>
          </w:tcPr>
          <w:p w14:paraId="5E7CF43F" w14:textId="2102925C" w:rsidR="00737D68" w:rsidRPr="008D19E5" w:rsidRDefault="00A8533D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rFonts w:cstheme="minorHAnsi"/>
                <w:sz w:val="20"/>
                <w:szCs w:val="20"/>
                <w:lang w:val="en-US"/>
              </w:rPr>
              <w:t>ftFloat</w:t>
            </w:r>
          </w:p>
        </w:tc>
        <w:tc>
          <w:tcPr>
            <w:tcW w:w="1417" w:type="dxa"/>
          </w:tcPr>
          <w:p w14:paraId="1A4A484B" w14:textId="0BC05D56" w:rsidR="00737D68" w:rsidRPr="008D19E5" w:rsidRDefault="00C41EC9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3402" w:type="dxa"/>
          </w:tcPr>
          <w:p w14:paraId="2EC428AF" w14:textId="0F4DBA24" w:rsidR="00737D68" w:rsidRPr="008D19E5" w:rsidRDefault="00C41EC9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noProof/>
                <w:sz w:val="20"/>
                <w:szCs w:val="20"/>
                <w:lang w:val="en-US"/>
              </w:rPr>
              <w:t>Pm</w:t>
            </w:r>
            <w:r w:rsidRPr="008D19E5">
              <w:rPr>
                <w:noProof/>
                <w:sz w:val="20"/>
                <w:szCs w:val="20"/>
              </w:rPr>
              <w:t>_</w:t>
            </w:r>
            <w:r w:rsidRPr="008D19E5">
              <w:rPr>
                <w:noProof/>
                <w:sz w:val="20"/>
                <w:szCs w:val="20"/>
                <w:lang w:val="en-US"/>
              </w:rPr>
              <w:t>OrderBankOut</w:t>
            </w:r>
            <w:r w:rsidRPr="008D19E5">
              <w:rPr>
                <w:noProof/>
                <w:sz w:val="20"/>
                <w:szCs w:val="20"/>
              </w:rPr>
              <w:t>.</w:t>
            </w:r>
            <w:r w:rsidRPr="008D19E5">
              <w:rPr>
                <w:noProof/>
                <w:sz w:val="20"/>
                <w:szCs w:val="20"/>
                <w:lang w:val="en-US"/>
              </w:rPr>
              <w:t>nSum.</w:t>
            </w:r>
          </w:p>
        </w:tc>
        <w:tc>
          <w:tcPr>
            <w:tcW w:w="3260" w:type="dxa"/>
          </w:tcPr>
          <w:p w14:paraId="36598755" w14:textId="1B9F7939" w:rsidR="00737D68" w:rsidRPr="008D19E5" w:rsidRDefault="00C41EC9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noProof/>
                <w:sz w:val="20"/>
                <w:szCs w:val="20"/>
                <w:lang w:val="en-US"/>
              </w:rPr>
              <w:t>Pm</w:t>
            </w:r>
            <w:r w:rsidRPr="008D19E5">
              <w:rPr>
                <w:noProof/>
                <w:sz w:val="20"/>
                <w:szCs w:val="20"/>
              </w:rPr>
              <w:t>_</w:t>
            </w:r>
            <w:r w:rsidRPr="008D19E5">
              <w:rPr>
                <w:noProof/>
                <w:sz w:val="20"/>
                <w:szCs w:val="20"/>
                <w:lang w:val="en-US"/>
              </w:rPr>
              <w:t>OrderBankIn</w:t>
            </w:r>
            <w:r w:rsidRPr="008D19E5">
              <w:rPr>
                <w:noProof/>
                <w:sz w:val="20"/>
                <w:szCs w:val="20"/>
              </w:rPr>
              <w:t>.</w:t>
            </w:r>
            <w:r w:rsidRPr="008D19E5">
              <w:rPr>
                <w:noProof/>
                <w:sz w:val="20"/>
                <w:szCs w:val="20"/>
                <w:lang w:val="en-US"/>
              </w:rPr>
              <w:t>nSum.</w:t>
            </w:r>
          </w:p>
        </w:tc>
      </w:tr>
      <w:tr w:rsidR="00737D68" w:rsidRPr="00F17321" w14:paraId="62E7BCCA" w14:textId="77777777" w:rsidTr="00CB6D81">
        <w:tc>
          <w:tcPr>
            <w:tcW w:w="1277" w:type="dxa"/>
          </w:tcPr>
          <w:p w14:paraId="596E9365" w14:textId="4EF5622E" w:rsidR="00737D68" w:rsidRPr="008D19E5" w:rsidRDefault="00A7427E" w:rsidP="00737D68">
            <w:pPr>
              <w:pStyle w:val="a6"/>
              <w:ind w:left="0" w:right="-111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8D19E5">
              <w:rPr>
                <w:rFonts w:eastAsia="Times New Roman"/>
                <w:color w:val="000000"/>
                <w:sz w:val="20"/>
                <w:szCs w:val="20"/>
                <w:lang w:val="en-US"/>
              </w:rPr>
              <w:t>sSettlerOut</w:t>
            </w:r>
          </w:p>
        </w:tc>
        <w:tc>
          <w:tcPr>
            <w:tcW w:w="2268" w:type="dxa"/>
          </w:tcPr>
          <w:p w14:paraId="0219603D" w14:textId="4550F201" w:rsidR="00737D68" w:rsidRPr="008D19E5" w:rsidRDefault="00737D68" w:rsidP="00737D68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8D19E5">
              <w:rPr>
                <w:rFonts w:eastAsia="Times New Roman"/>
                <w:color w:val="000000"/>
                <w:sz w:val="20"/>
                <w:szCs w:val="20"/>
              </w:rPr>
              <w:t>Контрагент-плательщик Global</w:t>
            </w:r>
          </w:p>
        </w:tc>
        <w:tc>
          <w:tcPr>
            <w:tcW w:w="1134" w:type="dxa"/>
          </w:tcPr>
          <w:p w14:paraId="4256EF60" w14:textId="4B214CD0" w:rsidR="00737D68" w:rsidRPr="008D19E5" w:rsidRDefault="00A7427E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1417" w:type="dxa"/>
          </w:tcPr>
          <w:p w14:paraId="228DAFC5" w14:textId="609066C2" w:rsidR="00737D68" w:rsidRPr="008D19E5" w:rsidRDefault="00073498" w:rsidP="00737D6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8D19E5">
              <w:rPr>
                <w:rFonts w:cstheme="minorHAnsi"/>
                <w:sz w:val="20"/>
                <w:szCs w:val="20"/>
                <w:lang w:val="en-US"/>
              </w:rPr>
              <w:t>Id-</w:t>
            </w:r>
            <w:r w:rsidRPr="008D19E5">
              <w:rPr>
                <w:rFonts w:cstheme="minorHAnsi"/>
                <w:sz w:val="20"/>
                <w:szCs w:val="20"/>
              </w:rPr>
              <w:t xml:space="preserve">нет, </w:t>
            </w:r>
            <w:r w:rsidRPr="008D19E5">
              <w:rPr>
                <w:rFonts w:cstheme="minorHAnsi"/>
                <w:sz w:val="20"/>
                <w:szCs w:val="20"/>
                <w:lang w:val="en-US"/>
              </w:rPr>
              <w:t>HL–</w:t>
            </w:r>
            <w:r w:rsidRPr="008D19E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3402" w:type="dxa"/>
          </w:tcPr>
          <w:p w14:paraId="309CE778" w14:textId="075E0FD3" w:rsidR="00737D68" w:rsidRPr="008D19E5" w:rsidRDefault="00073498" w:rsidP="00737D6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8D19E5">
              <w:rPr>
                <w:rFonts w:cstheme="minorHAnsi"/>
                <w:sz w:val="20"/>
                <w:szCs w:val="20"/>
              </w:rPr>
              <w:t>Pm_OrderBankOut.sDepOwner</w:t>
            </w:r>
            <w:r w:rsidRPr="008D19E5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</w:tc>
        <w:tc>
          <w:tcPr>
            <w:tcW w:w="3260" w:type="dxa"/>
          </w:tcPr>
          <w:p w14:paraId="0E68BB57" w14:textId="24CDF4C1" w:rsidR="00737D68" w:rsidRPr="008D19E5" w:rsidRDefault="00073498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rFonts w:cstheme="minorHAnsi"/>
                <w:sz w:val="20"/>
                <w:szCs w:val="20"/>
              </w:rPr>
              <w:t>Pm_OrderBankIn.gidSettler.</w:t>
            </w:r>
          </w:p>
        </w:tc>
      </w:tr>
      <w:tr w:rsidR="00737D68" w:rsidRPr="00F17321" w14:paraId="57F653DB" w14:textId="77777777" w:rsidTr="00CB6D81">
        <w:tc>
          <w:tcPr>
            <w:tcW w:w="1277" w:type="dxa"/>
          </w:tcPr>
          <w:p w14:paraId="3A01EE74" w14:textId="37101A5C" w:rsidR="00737D68" w:rsidRPr="008D19E5" w:rsidRDefault="00A7427E" w:rsidP="00737D68">
            <w:pPr>
              <w:pStyle w:val="a6"/>
              <w:ind w:left="0" w:right="-111"/>
              <w:rPr>
                <w:rFonts w:eastAsia="Times New Roman"/>
                <w:color w:val="000000"/>
                <w:sz w:val="20"/>
                <w:szCs w:val="20"/>
              </w:rPr>
            </w:pPr>
            <w:r w:rsidRPr="008D19E5">
              <w:rPr>
                <w:rFonts w:eastAsia="Times New Roman"/>
                <w:color w:val="000000"/>
                <w:sz w:val="20"/>
                <w:szCs w:val="20"/>
                <w:lang w:val="en-US"/>
              </w:rPr>
              <w:t>sSettlerIn</w:t>
            </w:r>
          </w:p>
        </w:tc>
        <w:tc>
          <w:tcPr>
            <w:tcW w:w="2268" w:type="dxa"/>
          </w:tcPr>
          <w:p w14:paraId="77259DBF" w14:textId="4D60F1B2" w:rsidR="00737D68" w:rsidRPr="008D19E5" w:rsidRDefault="00737D68" w:rsidP="00737D68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8D19E5">
              <w:rPr>
                <w:rFonts w:eastAsia="Times New Roman"/>
                <w:color w:val="000000"/>
                <w:sz w:val="20"/>
                <w:szCs w:val="20"/>
              </w:rPr>
              <w:t>Контрагент-получатель Global</w:t>
            </w:r>
          </w:p>
        </w:tc>
        <w:tc>
          <w:tcPr>
            <w:tcW w:w="1134" w:type="dxa"/>
          </w:tcPr>
          <w:p w14:paraId="12484C93" w14:textId="578CAB37" w:rsidR="00737D68" w:rsidRPr="008D19E5" w:rsidRDefault="00A7427E" w:rsidP="00737D6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8D19E5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1417" w:type="dxa"/>
          </w:tcPr>
          <w:p w14:paraId="79219EC5" w14:textId="75F6E52C" w:rsidR="00737D68" w:rsidRPr="008D19E5" w:rsidRDefault="00A7427E" w:rsidP="00737D6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8D19E5">
              <w:rPr>
                <w:rFonts w:cstheme="minorHAnsi"/>
                <w:sz w:val="20"/>
                <w:szCs w:val="20"/>
                <w:lang w:val="en-US"/>
              </w:rPr>
              <w:t>Id-</w:t>
            </w:r>
            <w:r w:rsidRPr="008D19E5">
              <w:rPr>
                <w:rFonts w:cstheme="minorHAnsi"/>
                <w:sz w:val="20"/>
                <w:szCs w:val="20"/>
              </w:rPr>
              <w:t xml:space="preserve">нет, </w:t>
            </w:r>
            <w:r w:rsidRPr="008D19E5">
              <w:rPr>
                <w:rFonts w:cstheme="minorHAnsi"/>
                <w:sz w:val="20"/>
                <w:szCs w:val="20"/>
                <w:lang w:val="en-US"/>
              </w:rPr>
              <w:t>HL–</w:t>
            </w:r>
            <w:r w:rsidRPr="008D19E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3402" w:type="dxa"/>
          </w:tcPr>
          <w:p w14:paraId="19D4EB79" w14:textId="7A7C107B" w:rsidR="00737D68" w:rsidRPr="008D19E5" w:rsidRDefault="008D19E5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noProof/>
                <w:sz w:val="20"/>
                <w:szCs w:val="20"/>
                <w:lang w:val="en-US"/>
              </w:rPr>
              <w:t>Pm_OrderBankOut.sSettler</w:t>
            </w:r>
            <w:r w:rsidR="00BE2DB4">
              <w:rPr>
                <w:noProof/>
                <w:sz w:val="20"/>
                <w:szCs w:val="20"/>
                <w:lang w:val="en-US"/>
              </w:rPr>
              <w:t>.</w:t>
            </w:r>
          </w:p>
        </w:tc>
        <w:tc>
          <w:tcPr>
            <w:tcW w:w="3260" w:type="dxa"/>
          </w:tcPr>
          <w:p w14:paraId="185A36D5" w14:textId="49413624" w:rsidR="00737D68" w:rsidRPr="008D19E5" w:rsidRDefault="008D19E5" w:rsidP="00737D68">
            <w:pPr>
              <w:pStyle w:val="a6"/>
              <w:ind w:left="0"/>
              <w:rPr>
                <w:rFonts w:cstheme="minorHAnsi"/>
                <w:sz w:val="20"/>
                <w:szCs w:val="20"/>
              </w:rPr>
            </w:pPr>
            <w:r w:rsidRPr="008D19E5">
              <w:rPr>
                <w:noProof/>
                <w:sz w:val="20"/>
                <w:szCs w:val="20"/>
                <w:lang w:val="en-US"/>
              </w:rPr>
              <w:t>Pm_OrderBankIn.idDepOwner.</w:t>
            </w:r>
          </w:p>
        </w:tc>
      </w:tr>
      <w:tr w:rsidR="00737D68" w:rsidRPr="00F17321" w14:paraId="37418FFB" w14:textId="77777777" w:rsidTr="00CB6D81">
        <w:tc>
          <w:tcPr>
            <w:tcW w:w="1277" w:type="dxa"/>
          </w:tcPr>
          <w:p w14:paraId="2A592811" w14:textId="77297D8C" w:rsidR="00737D68" w:rsidRPr="00A85FBA" w:rsidRDefault="00BE2DB4" w:rsidP="00737D68">
            <w:pPr>
              <w:pStyle w:val="a6"/>
              <w:ind w:left="0" w:right="-111"/>
              <w:rPr>
                <w:rFonts w:eastAsia="Times New Roman"/>
                <w:color w:val="000000"/>
                <w:sz w:val="20"/>
                <w:szCs w:val="20"/>
              </w:rPr>
            </w:pPr>
            <w:r w:rsidRPr="00BE2DB4">
              <w:rPr>
                <w:rFonts w:cstheme="minorHAnsi"/>
                <w:sz w:val="20"/>
                <w:szCs w:val="20"/>
              </w:rPr>
              <w:t>idContract</w:t>
            </w:r>
          </w:p>
        </w:tc>
        <w:tc>
          <w:tcPr>
            <w:tcW w:w="2268" w:type="dxa"/>
          </w:tcPr>
          <w:p w14:paraId="3962D4D7" w14:textId="1B2511A2" w:rsidR="00737D68" w:rsidRPr="00A85FBA" w:rsidRDefault="00737D68" w:rsidP="00737D68">
            <w:pPr>
              <w:contextualSpacing/>
              <w:rPr>
                <w:rFonts w:eastAsia="Times New Roman"/>
                <w:color w:val="000000"/>
                <w:sz w:val="20"/>
                <w:szCs w:val="20"/>
              </w:rPr>
            </w:pPr>
            <w:r w:rsidRPr="00A85FBA">
              <w:rPr>
                <w:rFonts w:eastAsia="Times New Roman"/>
                <w:color w:val="000000"/>
                <w:sz w:val="20"/>
                <w:szCs w:val="20"/>
              </w:rPr>
              <w:t>Договор</w:t>
            </w:r>
          </w:p>
        </w:tc>
        <w:tc>
          <w:tcPr>
            <w:tcW w:w="1134" w:type="dxa"/>
          </w:tcPr>
          <w:p w14:paraId="0BE91731" w14:textId="2C7DAF7B" w:rsidR="00737D68" w:rsidRPr="00A85FBA" w:rsidRDefault="00BE2DB4" w:rsidP="00737D6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8D19E5">
              <w:rPr>
                <w:rFonts w:cstheme="minorHAnsi"/>
                <w:sz w:val="20"/>
                <w:szCs w:val="20"/>
                <w:lang w:val="en-US"/>
              </w:rPr>
              <w:t>ftString</w:t>
            </w:r>
          </w:p>
        </w:tc>
        <w:tc>
          <w:tcPr>
            <w:tcW w:w="1417" w:type="dxa"/>
          </w:tcPr>
          <w:p w14:paraId="1F8C0C95" w14:textId="35D872A0" w:rsidR="00737D68" w:rsidRPr="00A85FBA" w:rsidRDefault="00BE2DB4" w:rsidP="00737D6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8D19E5">
              <w:rPr>
                <w:rFonts w:cstheme="minorHAnsi"/>
                <w:sz w:val="20"/>
                <w:szCs w:val="20"/>
                <w:lang w:val="en-US"/>
              </w:rPr>
              <w:t>Id-</w:t>
            </w:r>
            <w:r w:rsidRPr="008D19E5">
              <w:rPr>
                <w:rFonts w:cstheme="minorHAnsi"/>
                <w:sz w:val="20"/>
                <w:szCs w:val="20"/>
              </w:rPr>
              <w:t xml:space="preserve">нет, </w:t>
            </w:r>
            <w:r w:rsidRPr="008D19E5">
              <w:rPr>
                <w:rFonts w:cstheme="minorHAnsi"/>
                <w:sz w:val="20"/>
                <w:szCs w:val="20"/>
                <w:lang w:val="en-US"/>
              </w:rPr>
              <w:t>HL–</w:t>
            </w:r>
            <w:r w:rsidRPr="008D19E5">
              <w:rPr>
                <w:rFonts w:cstheme="minorHAnsi"/>
                <w:sz w:val="20"/>
                <w:szCs w:val="20"/>
              </w:rPr>
              <w:t>да</w:t>
            </w:r>
          </w:p>
        </w:tc>
        <w:tc>
          <w:tcPr>
            <w:tcW w:w="3402" w:type="dxa"/>
          </w:tcPr>
          <w:p w14:paraId="5ACB66C0" w14:textId="04912736" w:rsidR="00737D68" w:rsidRPr="00BE2DB4" w:rsidRDefault="00BE2DB4" w:rsidP="00737D6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 w:rsidRPr="00BE2DB4">
              <w:rPr>
                <w:rFonts w:cstheme="minorHAnsi"/>
                <w:sz w:val="20"/>
                <w:szCs w:val="20"/>
              </w:rPr>
              <w:t>Pm_OrderBankOut.idContract</w:t>
            </w:r>
            <w:r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</w:tc>
        <w:tc>
          <w:tcPr>
            <w:tcW w:w="3260" w:type="dxa"/>
          </w:tcPr>
          <w:p w14:paraId="4831BD8C" w14:textId="4F9A0514" w:rsidR="00737D68" w:rsidRPr="00BE2DB4" w:rsidRDefault="00BE2DB4" w:rsidP="00737D68">
            <w:pPr>
              <w:pStyle w:val="a6"/>
              <w:ind w:left="0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</w:rPr>
              <w:t>Pm_OrderBank</w:t>
            </w:r>
            <w:r>
              <w:rPr>
                <w:rFonts w:cstheme="minorHAnsi"/>
                <w:sz w:val="20"/>
                <w:szCs w:val="20"/>
                <w:lang w:val="en-US"/>
              </w:rPr>
              <w:t>In</w:t>
            </w:r>
            <w:r w:rsidRPr="00BE2DB4">
              <w:rPr>
                <w:rFonts w:cstheme="minorHAnsi"/>
                <w:sz w:val="20"/>
                <w:szCs w:val="20"/>
              </w:rPr>
              <w:t>.idContract</w:t>
            </w:r>
            <w:r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</w:tc>
      </w:tr>
    </w:tbl>
    <w:p w14:paraId="238A5F0C" w14:textId="77777777" w:rsidR="00A82336" w:rsidRDefault="00A82336" w:rsidP="00413E83"/>
    <w:p w14:paraId="1E7DA386" w14:textId="7AEB0F01" w:rsidR="00BF4C2C" w:rsidRPr="00BF4C2C" w:rsidRDefault="009E79A3" w:rsidP="00413E83">
      <w:r w:rsidRPr="009E79A3">
        <w:t xml:space="preserve">Для работы </w:t>
      </w:r>
      <w:del w:id="820" w:author="Учетная запись Майкрософт" w:date="2025-08-18T09:03:00Z">
        <w:r w:rsidRPr="009E79A3" w:rsidDel="00B408FA">
          <w:delText>с основной таблицей</w:delText>
        </w:r>
      </w:del>
      <w:ins w:id="821" w:author="Учетная запись Майкрософт" w:date="2025-08-18T09:03:00Z">
        <w:r w:rsidR="00B408FA">
          <w:t>со списком данных</w:t>
        </w:r>
      </w:ins>
      <w:r w:rsidRPr="009E79A3">
        <w:t xml:space="preserve"> должен доступен весь стандартный функционал ИС Global, предназначенный для работы со списком данных из класса, вызываемый нажатием правой кнопки мыши в интерфейсе. </w:t>
      </w:r>
    </w:p>
    <w:p w14:paraId="54B74E47" w14:textId="419FD640" w:rsidR="00FC1B6F" w:rsidRDefault="00FC1B6F" w:rsidP="00413E83">
      <w:pPr>
        <w:rPr>
          <w:highlight w:val="yellow"/>
        </w:rPr>
      </w:pPr>
    </w:p>
    <w:p w14:paraId="2BEB34EF" w14:textId="795A8CF0" w:rsidR="0015617D" w:rsidRDefault="0015617D" w:rsidP="00413E83">
      <w:pPr>
        <w:rPr>
          <w:highlight w:val="yellow"/>
        </w:rPr>
      </w:pPr>
    </w:p>
    <w:p w14:paraId="21DDC468" w14:textId="53C48EF0" w:rsidR="0015617D" w:rsidRDefault="0015617D" w:rsidP="00413E83">
      <w:pPr>
        <w:rPr>
          <w:highlight w:val="yellow"/>
        </w:rPr>
      </w:pPr>
    </w:p>
    <w:p w14:paraId="36AC8021" w14:textId="12BC3DE5" w:rsidR="0015617D" w:rsidRDefault="0015617D" w:rsidP="00413E83">
      <w:pPr>
        <w:rPr>
          <w:highlight w:val="yellow"/>
        </w:rPr>
      </w:pPr>
    </w:p>
    <w:p w14:paraId="5A9F2DBE" w14:textId="27AAAAAA" w:rsidR="0015617D" w:rsidRDefault="0015617D" w:rsidP="00413E83">
      <w:pPr>
        <w:rPr>
          <w:highlight w:val="yellow"/>
        </w:rPr>
      </w:pPr>
    </w:p>
    <w:p w14:paraId="59621106" w14:textId="22340825" w:rsidR="0015617D" w:rsidRDefault="0015617D" w:rsidP="00413E83">
      <w:pPr>
        <w:rPr>
          <w:highlight w:val="yellow"/>
        </w:rPr>
      </w:pPr>
    </w:p>
    <w:p w14:paraId="2C186925" w14:textId="77777777" w:rsidR="00934BBC" w:rsidRDefault="00934BBC" w:rsidP="00413E83">
      <w:pPr>
        <w:rPr>
          <w:highlight w:val="yellow"/>
        </w:rPr>
        <w:sectPr w:rsidR="00934BBC" w:rsidSect="00934BBC">
          <w:pgSz w:w="16838" w:h="11906" w:orient="landscape"/>
          <w:pgMar w:top="1276" w:right="1134" w:bottom="851" w:left="1134" w:header="709" w:footer="709" w:gutter="0"/>
          <w:cols w:space="708"/>
          <w:docGrid w:linePitch="360"/>
        </w:sectPr>
      </w:pPr>
    </w:p>
    <w:p w14:paraId="566DE680" w14:textId="0A46384A" w:rsidR="00D06B42" w:rsidRPr="007E362F" w:rsidRDefault="002E10DF" w:rsidP="000F30B1">
      <w:pPr>
        <w:pStyle w:val="1"/>
        <w:numPr>
          <w:ilvl w:val="0"/>
          <w:numId w:val="38"/>
        </w:numPr>
        <w:spacing w:before="0"/>
        <w:contextualSpacing/>
        <w:rPr>
          <w:rFonts w:asciiTheme="minorHAnsi" w:hAnsiTheme="minorHAnsi" w:cstheme="minorHAnsi"/>
          <w:b/>
          <w:color w:val="auto"/>
          <w:sz w:val="24"/>
          <w:szCs w:val="24"/>
        </w:rPr>
        <w:pPrChange w:id="822" w:author="Учетная запись Майкрософт" w:date="2025-08-22T16:58:00Z">
          <w:pPr>
            <w:pStyle w:val="1"/>
            <w:numPr>
              <w:numId w:val="9"/>
            </w:numPr>
            <w:spacing w:before="0"/>
            <w:ind w:left="345" w:hanging="360"/>
            <w:contextualSpacing/>
          </w:pPr>
        </w:pPrChange>
      </w:pPr>
      <w:bookmarkStart w:id="823" w:name="_Toc205374571"/>
      <w:r w:rsidRPr="007E362F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Разработк</w:t>
      </w:r>
      <w:r w:rsidR="00F8134F">
        <w:rPr>
          <w:rFonts w:asciiTheme="minorHAnsi" w:hAnsiTheme="minorHAnsi" w:cstheme="minorHAnsi"/>
          <w:b/>
          <w:color w:val="auto"/>
          <w:sz w:val="24"/>
          <w:szCs w:val="24"/>
        </w:rPr>
        <w:t>а дискретного доступа к выписке</w:t>
      </w:r>
      <w:r w:rsidRPr="007E362F">
        <w:rPr>
          <w:rFonts w:asciiTheme="minorHAnsi" w:hAnsiTheme="minorHAnsi" w:cstheme="minorHAnsi"/>
          <w:b/>
          <w:color w:val="auto"/>
          <w:sz w:val="24"/>
          <w:szCs w:val="24"/>
        </w:rPr>
        <w:t xml:space="preserve"> в зависимости от валюты</w:t>
      </w:r>
      <w:r w:rsidR="00F91A74">
        <w:rPr>
          <w:rFonts w:asciiTheme="minorHAnsi" w:hAnsiTheme="minorHAnsi" w:cstheme="minorHAnsi"/>
          <w:b/>
          <w:color w:val="auto"/>
          <w:sz w:val="24"/>
          <w:szCs w:val="24"/>
        </w:rPr>
        <w:t xml:space="preserve"> расчетного счета организации</w:t>
      </w:r>
      <w:r w:rsidR="00FE6205">
        <w:rPr>
          <w:rFonts w:asciiTheme="minorHAnsi" w:hAnsiTheme="minorHAnsi" w:cstheme="minorHAnsi"/>
          <w:b/>
          <w:color w:val="auto"/>
          <w:sz w:val="24"/>
          <w:szCs w:val="24"/>
        </w:rPr>
        <w:t xml:space="preserve"> - </w:t>
      </w:r>
      <w:r w:rsidR="00FE6205" w:rsidRPr="00F679E2">
        <w:rPr>
          <w:rFonts w:asciiTheme="minorHAnsi" w:hAnsiTheme="minorHAnsi" w:cstheme="minorHAnsi"/>
          <w:b/>
          <w:color w:val="auto"/>
          <w:sz w:val="24"/>
          <w:szCs w:val="24"/>
        </w:rPr>
        <w:t>ЧТЗ № ХХХ п.6.</w:t>
      </w:r>
      <w:r w:rsidR="00FE6205">
        <w:rPr>
          <w:rFonts w:asciiTheme="minorHAnsi" w:hAnsiTheme="minorHAnsi" w:cstheme="minorHAnsi"/>
          <w:b/>
          <w:color w:val="auto"/>
          <w:sz w:val="24"/>
          <w:szCs w:val="24"/>
        </w:rPr>
        <w:t>1</w:t>
      </w:r>
      <w:bookmarkEnd w:id="82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4855"/>
        <w:gridCol w:w="1260"/>
        <w:gridCol w:w="1817"/>
      </w:tblGrid>
      <w:tr w:rsidR="00C63AF5" w:rsidRPr="00945540" w14:paraId="3A01E05A" w14:textId="77777777" w:rsidTr="00D13E15">
        <w:tc>
          <w:tcPr>
            <w:tcW w:w="1413" w:type="dxa"/>
          </w:tcPr>
          <w:p w14:paraId="51309C8F" w14:textId="77777777" w:rsidR="00C63AF5" w:rsidRPr="00945540" w:rsidRDefault="00C63AF5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ЧТЗ</w:t>
            </w:r>
          </w:p>
        </w:tc>
        <w:tc>
          <w:tcPr>
            <w:tcW w:w="4855" w:type="dxa"/>
          </w:tcPr>
          <w:p w14:paraId="50F2EE8B" w14:textId="77777777" w:rsidR="00C63AF5" w:rsidRPr="00945540" w:rsidRDefault="00C63AF5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Задача</w:t>
            </w:r>
          </w:p>
        </w:tc>
        <w:tc>
          <w:tcPr>
            <w:tcW w:w="1260" w:type="dxa"/>
          </w:tcPr>
          <w:p w14:paraId="12B6271C" w14:textId="77777777" w:rsidR="00C63AF5" w:rsidRPr="00945540" w:rsidRDefault="00C63AF5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 xml:space="preserve">ДП на </w:t>
            </w:r>
            <w:r w:rsidRPr="00945540">
              <w:rPr>
                <w:rFonts w:cstheme="minorHAnsi"/>
                <w:lang w:val="en-US"/>
              </w:rPr>
              <w:t>SD</w:t>
            </w:r>
          </w:p>
        </w:tc>
        <w:tc>
          <w:tcPr>
            <w:tcW w:w="1817" w:type="dxa"/>
          </w:tcPr>
          <w:p w14:paraId="71072420" w14:textId="77777777" w:rsidR="00C63AF5" w:rsidRPr="00945540" w:rsidRDefault="00C63AF5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Описание</w:t>
            </w:r>
          </w:p>
        </w:tc>
      </w:tr>
      <w:tr w:rsidR="00C63AF5" w:rsidRPr="00945540" w14:paraId="4C2A3322" w14:textId="77777777" w:rsidTr="00D13E15">
        <w:tc>
          <w:tcPr>
            <w:tcW w:w="1413" w:type="dxa"/>
          </w:tcPr>
          <w:p w14:paraId="7508B8EE" w14:textId="77777777" w:rsidR="00C63AF5" w:rsidRPr="004F5C60" w:rsidRDefault="00C63AF5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</w:rPr>
              <w:t>№ ХХХ</w:t>
            </w:r>
          </w:p>
        </w:tc>
        <w:tc>
          <w:tcPr>
            <w:tcW w:w="4855" w:type="dxa"/>
          </w:tcPr>
          <w:p w14:paraId="6AAB734D" w14:textId="77777777" w:rsidR="00C63AF5" w:rsidRPr="00AD10EA" w:rsidRDefault="00C63AF5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  <w:lang w:val="en-US"/>
              </w:rPr>
              <w:t>https</w:t>
            </w:r>
            <w:r w:rsidRPr="00AD10EA">
              <w:rPr>
                <w:rFonts w:cstheme="minorHAnsi"/>
              </w:rPr>
              <w:t>://</w:t>
            </w:r>
            <w:r w:rsidRPr="00945540">
              <w:rPr>
                <w:rFonts w:cstheme="minorHAnsi"/>
                <w:lang w:val="en-US"/>
              </w:rPr>
              <w:t>yt</w:t>
            </w:r>
            <w:r w:rsidRPr="00AD10EA">
              <w:rPr>
                <w:rFonts w:cstheme="minorHAnsi"/>
              </w:rPr>
              <w:t>.</w:t>
            </w:r>
            <w:r w:rsidRPr="00945540">
              <w:rPr>
                <w:rFonts w:cstheme="minorHAnsi"/>
                <w:lang w:val="en-US"/>
              </w:rPr>
              <w:t>surgutneftegas</w:t>
            </w:r>
            <w:r w:rsidRPr="00AD10EA">
              <w:rPr>
                <w:rFonts w:cstheme="minorHAnsi"/>
              </w:rPr>
              <w:t>.</w:t>
            </w:r>
            <w:r w:rsidRPr="00945540">
              <w:rPr>
                <w:rFonts w:cstheme="minorHAnsi"/>
                <w:lang w:val="en-US"/>
              </w:rPr>
              <w:t>ru</w:t>
            </w:r>
            <w:r w:rsidRPr="00AD10EA">
              <w:rPr>
                <w:rFonts w:cstheme="minorHAnsi"/>
              </w:rPr>
              <w:t>:4443/</w:t>
            </w:r>
            <w:r w:rsidRPr="00945540">
              <w:rPr>
                <w:rFonts w:cstheme="minorHAnsi"/>
                <w:lang w:val="en-US"/>
              </w:rPr>
              <w:t>issue</w:t>
            </w:r>
            <w:r w:rsidRPr="00AD10EA">
              <w:rPr>
                <w:rFonts w:cstheme="minorHAnsi"/>
              </w:rPr>
              <w:t>/</w:t>
            </w:r>
            <w:r w:rsidRPr="00945540">
              <w:rPr>
                <w:rFonts w:cstheme="minorHAnsi"/>
                <w:lang w:val="en-US"/>
              </w:rPr>
              <w:t>TR</w:t>
            </w:r>
            <w:r w:rsidRPr="00AD10EA">
              <w:rPr>
                <w:rFonts w:cstheme="minorHAnsi"/>
              </w:rPr>
              <w:t>-742</w:t>
            </w:r>
          </w:p>
        </w:tc>
        <w:tc>
          <w:tcPr>
            <w:tcW w:w="1260" w:type="dxa"/>
          </w:tcPr>
          <w:p w14:paraId="4E734017" w14:textId="77777777" w:rsidR="00C63AF5" w:rsidRPr="00945540" w:rsidRDefault="00C63AF5" w:rsidP="00D13E15">
            <w:pPr>
              <w:rPr>
                <w:rFonts w:cstheme="minorHAnsi"/>
              </w:rPr>
            </w:pPr>
            <w:r w:rsidRPr="00945540">
              <w:rPr>
                <w:rFonts w:cstheme="minorHAnsi"/>
                <w:highlight w:val="yellow"/>
              </w:rPr>
              <w:t>ХХХ</w:t>
            </w:r>
            <w:r w:rsidRPr="00945540">
              <w:rPr>
                <w:rFonts w:cstheme="minorHAnsi"/>
              </w:rPr>
              <w:t>D</w:t>
            </w:r>
          </w:p>
        </w:tc>
        <w:tc>
          <w:tcPr>
            <w:tcW w:w="1817" w:type="dxa"/>
          </w:tcPr>
          <w:p w14:paraId="366E9A82" w14:textId="464ADFC4" w:rsidR="00C63AF5" w:rsidRPr="00945540" w:rsidRDefault="002E10DF" w:rsidP="002E10DF">
            <w:pPr>
              <w:rPr>
                <w:rFonts w:cstheme="minorHAnsi"/>
              </w:rPr>
            </w:pPr>
            <w:r w:rsidRPr="002E10DF">
              <w:rPr>
                <w:rFonts w:cstheme="minorHAnsi"/>
              </w:rPr>
              <w:t>Разработк</w:t>
            </w:r>
            <w:r w:rsidR="00F8134F">
              <w:rPr>
                <w:rFonts w:cstheme="minorHAnsi"/>
              </w:rPr>
              <w:t>а дискретного доступа к выписке</w:t>
            </w:r>
            <w:r w:rsidRPr="002E10DF">
              <w:rPr>
                <w:rFonts w:cstheme="minorHAnsi"/>
              </w:rPr>
              <w:t xml:space="preserve"> в зависимости от валюты</w:t>
            </w:r>
            <w:r w:rsidR="00F91A74">
              <w:rPr>
                <w:rFonts w:cstheme="minorHAnsi"/>
              </w:rPr>
              <w:t xml:space="preserve"> расчетного счета организации</w:t>
            </w:r>
          </w:p>
        </w:tc>
      </w:tr>
    </w:tbl>
    <w:p w14:paraId="09F88B40" w14:textId="77777777" w:rsidR="002E10DF" w:rsidRDefault="002E10DF" w:rsidP="002E10DF">
      <w:pPr>
        <w:spacing w:after="0"/>
        <w:contextualSpacing/>
      </w:pPr>
    </w:p>
    <w:p w14:paraId="1F02DF4F" w14:textId="77777777" w:rsidR="002E10DF" w:rsidRPr="00750D48" w:rsidRDefault="002E10DF" w:rsidP="002E10DF">
      <w:pPr>
        <w:spacing w:after="0"/>
        <w:contextualSpacing/>
      </w:pPr>
      <w:commentRangeStart w:id="824"/>
      <w:r w:rsidRPr="00750D48">
        <w:t>Разработка</w:t>
      </w:r>
      <w:commentRangeEnd w:id="824"/>
      <w:r w:rsidR="00421025">
        <w:rPr>
          <w:rStyle w:val="ad"/>
        </w:rPr>
        <w:commentReference w:id="824"/>
      </w:r>
      <w:r w:rsidRPr="00750D48">
        <w:t xml:space="preserve"> дискретного доступа к списку банковских выписок</w:t>
      </w:r>
      <w:r w:rsidR="00560DD6" w:rsidRPr="00750D48">
        <w:t xml:space="preserve"> необходима для ограничения</w:t>
      </w:r>
      <w:r w:rsidRPr="00750D48">
        <w:t xml:space="preserve"> </w:t>
      </w:r>
      <w:r w:rsidR="00560DD6" w:rsidRPr="00750D48">
        <w:t>доступа специалистам Финансового Управления СНГ</w:t>
      </w:r>
      <w:r w:rsidR="00DD0488" w:rsidRPr="00750D48">
        <w:t xml:space="preserve"> к просмотру и обработке выписки в завис</w:t>
      </w:r>
      <w:r w:rsidR="003477A7" w:rsidRPr="00750D48">
        <w:t>имости от валю</w:t>
      </w:r>
      <w:r w:rsidR="00DD0488" w:rsidRPr="00750D48">
        <w:t>ты.</w:t>
      </w:r>
    </w:p>
    <w:p w14:paraId="4C3D90FF" w14:textId="49C1F644" w:rsidR="003477A7" w:rsidRPr="00750D48" w:rsidRDefault="003477A7" w:rsidP="002E10DF">
      <w:pPr>
        <w:spacing w:after="0"/>
        <w:contextualSpacing/>
      </w:pPr>
      <w:r w:rsidRPr="00750D48">
        <w:t xml:space="preserve">Для реализации разграничения доступа к списку банковских выписок </w:t>
      </w:r>
      <w:r w:rsidRPr="00C02E1E">
        <w:rPr>
          <w:highlight w:val="yellow"/>
        </w:rPr>
        <w:t xml:space="preserve">(ТЗ «Разработка интерфейса «Список банковских выписок»» – ЧТЗ № ХХХ п.6.3.1, ДП </w:t>
      </w:r>
      <w:r w:rsidRPr="00C02E1E">
        <w:rPr>
          <w:highlight w:val="yellow"/>
          <w:lang w:val="en-US"/>
        </w:rPr>
        <w:t>XX</w:t>
      </w:r>
      <w:r w:rsidRPr="00750D48">
        <w:rPr>
          <w:highlight w:val="yellow"/>
          <w:lang w:val="en-US"/>
        </w:rPr>
        <w:t>XD</w:t>
      </w:r>
      <w:r w:rsidRPr="00750D48">
        <w:t xml:space="preserve">) необходимо </w:t>
      </w:r>
      <w:r w:rsidR="00E92CD6" w:rsidRPr="00750D48">
        <w:t xml:space="preserve">для администрируемого объекта </w:t>
      </w:r>
      <w:r w:rsidR="00E92CD6" w:rsidRPr="00750D48">
        <w:rPr>
          <w:rFonts w:cstheme="minorHAnsi"/>
          <w:bCs/>
        </w:rPr>
        <w:t xml:space="preserve">Pm_ClientBankStatement добавить дискретное ограничение для атрибута </w:t>
      </w:r>
      <w:r w:rsidR="00E92CD6" w:rsidRPr="00750D48">
        <w:rPr>
          <w:rFonts w:cstheme="minorHAnsi"/>
          <w:bCs/>
          <w:lang w:val="en-US"/>
        </w:rPr>
        <w:t>id</w:t>
      </w:r>
      <w:r w:rsidR="00D463A2">
        <w:rPr>
          <w:rFonts w:cstheme="minorHAnsi"/>
          <w:bCs/>
          <w:lang w:val="en-US"/>
        </w:rPr>
        <w:t>SelfBankAcc</w:t>
      </w:r>
      <w:r w:rsidR="00E92CD6" w:rsidRPr="00750D48">
        <w:rPr>
          <w:rFonts w:cstheme="minorHAnsi"/>
          <w:bCs/>
        </w:rPr>
        <w:t>.</w:t>
      </w:r>
      <w:r w:rsidR="0068082D" w:rsidRPr="00750D48">
        <w:rPr>
          <w:rFonts w:cstheme="minorHAnsi"/>
          <w:bCs/>
        </w:rPr>
        <w:t xml:space="preserve"> Доступ к списку банковских выписок должен быть в случае, если валют</w:t>
      </w:r>
      <w:r w:rsidR="0013379F">
        <w:rPr>
          <w:rFonts w:cstheme="minorHAnsi"/>
          <w:bCs/>
        </w:rPr>
        <w:t>а</w:t>
      </w:r>
      <w:r w:rsidR="00D463A2">
        <w:rPr>
          <w:rFonts w:cstheme="minorHAnsi"/>
          <w:bCs/>
        </w:rPr>
        <w:t xml:space="preserve"> счета</w:t>
      </w:r>
      <w:r w:rsidR="0068082D" w:rsidRPr="00750D48">
        <w:rPr>
          <w:rFonts w:cstheme="minorHAnsi"/>
          <w:bCs/>
        </w:rPr>
        <w:t xml:space="preserve"> </w:t>
      </w:r>
      <w:r w:rsidR="00D463A2">
        <w:rPr>
          <w:rFonts w:cstheme="minorHAnsi"/>
          <w:bCs/>
          <w:lang w:val="en-US"/>
        </w:rPr>
        <w:t>Bs</w:t>
      </w:r>
      <w:r w:rsidR="00D463A2" w:rsidRPr="00D463A2">
        <w:rPr>
          <w:rFonts w:cstheme="minorHAnsi"/>
          <w:bCs/>
        </w:rPr>
        <w:t>_</w:t>
      </w:r>
      <w:r w:rsidR="00D463A2">
        <w:rPr>
          <w:rFonts w:cstheme="minorHAnsi"/>
          <w:bCs/>
          <w:lang w:val="en-US"/>
        </w:rPr>
        <w:t>BankAcc</w:t>
      </w:r>
      <w:r w:rsidR="0068082D" w:rsidRPr="00750D48">
        <w:rPr>
          <w:rFonts w:cstheme="minorHAnsi"/>
          <w:bCs/>
        </w:rPr>
        <w:t>.</w:t>
      </w:r>
      <w:r w:rsidR="0068082D" w:rsidRPr="00750D48">
        <w:rPr>
          <w:rFonts w:cstheme="minorHAnsi"/>
          <w:bCs/>
          <w:lang w:val="en-US"/>
        </w:rPr>
        <w:t>idCurr</w:t>
      </w:r>
      <w:r w:rsidR="00D463A2">
        <w:rPr>
          <w:rFonts w:cstheme="minorHAnsi"/>
          <w:bCs/>
        </w:rPr>
        <w:t>, где Pm_ClientBankStatement.</w:t>
      </w:r>
      <w:r w:rsidR="00D463A2" w:rsidRPr="00750D48">
        <w:rPr>
          <w:rFonts w:cstheme="minorHAnsi"/>
          <w:bCs/>
          <w:lang w:val="en-US"/>
        </w:rPr>
        <w:t>id</w:t>
      </w:r>
      <w:r w:rsidR="00D463A2">
        <w:rPr>
          <w:rFonts w:cstheme="minorHAnsi"/>
          <w:bCs/>
          <w:lang w:val="en-US"/>
        </w:rPr>
        <w:t>SelfBankAcc</w:t>
      </w:r>
      <w:r w:rsidR="00D463A2">
        <w:rPr>
          <w:rFonts w:cstheme="minorHAnsi"/>
          <w:bCs/>
        </w:rPr>
        <w:t xml:space="preserve"> = </w:t>
      </w:r>
      <w:r w:rsidR="00D463A2">
        <w:rPr>
          <w:rFonts w:cstheme="minorHAnsi"/>
          <w:bCs/>
          <w:lang w:val="en-US"/>
        </w:rPr>
        <w:t>Bs</w:t>
      </w:r>
      <w:r w:rsidR="00D463A2" w:rsidRPr="00D463A2">
        <w:rPr>
          <w:rFonts w:cstheme="minorHAnsi"/>
          <w:bCs/>
        </w:rPr>
        <w:t>_</w:t>
      </w:r>
      <w:r w:rsidR="00D463A2">
        <w:rPr>
          <w:rFonts w:cstheme="minorHAnsi"/>
          <w:bCs/>
          <w:lang w:val="en-US"/>
        </w:rPr>
        <w:t>BankAcc</w:t>
      </w:r>
      <w:r w:rsidR="00D463A2" w:rsidRPr="00750D48">
        <w:rPr>
          <w:rFonts w:cstheme="minorHAnsi"/>
          <w:bCs/>
        </w:rPr>
        <w:t>.</w:t>
      </w:r>
      <w:r w:rsidR="00D463A2">
        <w:rPr>
          <w:rFonts w:cstheme="minorHAnsi"/>
          <w:bCs/>
          <w:lang w:val="en-US"/>
        </w:rPr>
        <w:t>id</w:t>
      </w:r>
      <w:r w:rsidR="00D463A2">
        <w:rPr>
          <w:rFonts w:cstheme="minorHAnsi"/>
          <w:bCs/>
        </w:rPr>
        <w:t>,</w:t>
      </w:r>
      <w:r w:rsidR="00D463A2" w:rsidRPr="00D463A2">
        <w:rPr>
          <w:rFonts w:cstheme="minorHAnsi"/>
          <w:bCs/>
        </w:rPr>
        <w:t xml:space="preserve"> </w:t>
      </w:r>
      <w:r w:rsidR="0068082D" w:rsidRPr="00750D48">
        <w:rPr>
          <w:rFonts w:cstheme="minorHAnsi"/>
          <w:bCs/>
        </w:rPr>
        <w:t>соответствует валюте</w:t>
      </w:r>
      <w:r w:rsidR="005D0EF1">
        <w:rPr>
          <w:rFonts w:cstheme="minorHAnsi"/>
          <w:bCs/>
        </w:rPr>
        <w:t xml:space="preserve"> в</w:t>
      </w:r>
      <w:r w:rsidR="0068082D" w:rsidRPr="00750D48">
        <w:rPr>
          <w:rFonts w:cstheme="minorHAnsi"/>
          <w:bCs/>
        </w:rPr>
        <w:t xml:space="preserve"> роли с дискретным доступом.</w:t>
      </w:r>
    </w:p>
    <w:p w14:paraId="70F0626C" w14:textId="6CAC9140" w:rsidR="00BF3185" w:rsidRDefault="0068082D" w:rsidP="002E10DF">
      <w:pPr>
        <w:spacing w:after="0"/>
        <w:contextualSpacing/>
        <w:rPr>
          <w:ins w:id="825" w:author="Учетная запись Майкрософт" w:date="2025-08-18T16:20:00Z"/>
        </w:rPr>
      </w:pPr>
      <w:r w:rsidRPr="00750D48">
        <w:t xml:space="preserve">Дополнительно необходимо заблокировать возможность открытия </w:t>
      </w:r>
      <w:r w:rsidR="008415D6" w:rsidRPr="00750D48">
        <w:t>выписок (</w:t>
      </w:r>
      <w:r w:rsidR="000B09C7">
        <w:rPr>
          <w:rFonts w:cstheme="minorHAnsi"/>
          <w:bCs/>
        </w:rPr>
        <w:t>Pm_ClientBankStatement</w:t>
      </w:r>
      <w:r w:rsidR="008415D6" w:rsidRPr="00750D48">
        <w:t xml:space="preserve">) </w:t>
      </w:r>
      <w:r w:rsidRPr="00750D48">
        <w:t>с недоступной для роли валютой</w:t>
      </w:r>
      <w:r w:rsidR="00750D48" w:rsidRPr="00750D48">
        <w:t xml:space="preserve"> </w:t>
      </w:r>
      <w:r w:rsidR="000B09C7">
        <w:t xml:space="preserve">(создать </w:t>
      </w:r>
      <w:r w:rsidR="00750D48" w:rsidRPr="00750D48">
        <w:t>ск</w:t>
      </w:r>
      <w:r w:rsidRPr="00750D48">
        <w:t>рипт проверок по объектному</w:t>
      </w:r>
      <w:r w:rsidR="000B09C7">
        <w:t xml:space="preserve"> кэшу)</w:t>
      </w:r>
      <w:r w:rsidR="00750D48" w:rsidRPr="00750D48">
        <w:t>.</w:t>
      </w:r>
      <w:r w:rsidR="00814390">
        <w:t xml:space="preserve"> Это необходимо, чтобы нельзя было открыть выписку/документ выписки с недоступной валютой из другого меню</w:t>
      </w:r>
      <w:r w:rsidR="007655BD">
        <w:t>, например, ЦОПД</w:t>
      </w:r>
      <w:r w:rsidR="00814390">
        <w:t>.</w:t>
      </w:r>
    </w:p>
    <w:p w14:paraId="520ADE81" w14:textId="77777777" w:rsidR="00530D1D" w:rsidRDefault="00530D1D" w:rsidP="002E10DF">
      <w:pPr>
        <w:spacing w:after="0"/>
        <w:contextualSpacing/>
        <w:rPr>
          <w:ins w:id="826" w:author="Учетная запись Майкрософт" w:date="2025-08-18T16:20:00Z"/>
        </w:rPr>
      </w:pPr>
    </w:p>
    <w:p w14:paraId="0606E50A" w14:textId="75A73034" w:rsidR="00530D1D" w:rsidRPr="00D13E15" w:rsidDel="00530D1D" w:rsidRDefault="00530D1D" w:rsidP="002E10DF">
      <w:pPr>
        <w:spacing w:after="0"/>
        <w:contextualSpacing/>
        <w:rPr>
          <w:del w:id="827" w:author="Учетная запись Майкрософт" w:date="2025-08-18T16:22:00Z"/>
        </w:rPr>
      </w:pPr>
    </w:p>
    <w:p w14:paraId="50FCB6A1" w14:textId="29F13001" w:rsidR="002D50BD" w:rsidRPr="00750D48" w:rsidDel="00530D1D" w:rsidRDefault="002D50BD" w:rsidP="002E10DF">
      <w:pPr>
        <w:spacing w:after="0"/>
        <w:contextualSpacing/>
        <w:rPr>
          <w:del w:id="828" w:author="Учетная запись Майкрософт" w:date="2025-08-18T16:22:00Z"/>
        </w:rPr>
      </w:pPr>
    </w:p>
    <w:p w14:paraId="0764EAE8" w14:textId="58212BD6" w:rsidR="00C57F02" w:rsidRPr="007E362F" w:rsidRDefault="00C57F02" w:rsidP="000F30B1">
      <w:pPr>
        <w:pStyle w:val="1"/>
        <w:numPr>
          <w:ilvl w:val="0"/>
          <w:numId w:val="38"/>
        </w:numPr>
        <w:spacing w:before="0"/>
        <w:ind w:left="357" w:hanging="357"/>
        <w:contextualSpacing/>
        <w:rPr>
          <w:rFonts w:asciiTheme="minorHAnsi" w:hAnsiTheme="minorHAnsi" w:cstheme="minorHAnsi"/>
          <w:b/>
          <w:color w:val="auto"/>
          <w:sz w:val="24"/>
          <w:szCs w:val="24"/>
        </w:rPr>
        <w:pPrChange w:id="829" w:author="Учетная запись Майкрософт" w:date="2025-08-22T16:58:00Z">
          <w:pPr>
            <w:pStyle w:val="1"/>
            <w:numPr>
              <w:numId w:val="9"/>
            </w:numPr>
            <w:spacing w:before="0"/>
            <w:ind w:left="357" w:hanging="357"/>
            <w:contextualSpacing/>
          </w:pPr>
        </w:pPrChange>
      </w:pPr>
      <w:bookmarkStart w:id="830" w:name="_Toc205374572"/>
      <w:r>
        <w:rPr>
          <w:rFonts w:asciiTheme="minorHAnsi" w:hAnsiTheme="minorHAnsi" w:cstheme="minorHAnsi"/>
          <w:b/>
          <w:color w:val="auto"/>
          <w:sz w:val="24"/>
          <w:szCs w:val="24"/>
        </w:rPr>
        <w:t>Приложени</w:t>
      </w:r>
      <w:r w:rsidR="002432B8">
        <w:rPr>
          <w:rFonts w:asciiTheme="minorHAnsi" w:hAnsiTheme="minorHAnsi" w:cstheme="minorHAnsi"/>
          <w:b/>
          <w:color w:val="auto"/>
          <w:sz w:val="24"/>
          <w:szCs w:val="24"/>
        </w:rPr>
        <w:t>е</w:t>
      </w:r>
      <w:bookmarkEnd w:id="830"/>
    </w:p>
    <w:p w14:paraId="09F71FD3" w14:textId="11D5DCB8" w:rsidR="00BF3185" w:rsidRPr="00BF3185" w:rsidRDefault="00C57F02" w:rsidP="002E10DF">
      <w:pPr>
        <w:spacing w:after="0"/>
        <w:contextualSpacing/>
      </w:pPr>
      <w:r>
        <w:t>В приложении 1 содержится макет интерфейса обработки банковской выписки.</w:t>
      </w:r>
      <w:r w:rsidR="00AD10EA" w:rsidRPr="00BF3185">
        <w:t xml:space="preserve"> </w:t>
      </w:r>
    </w:p>
    <w:p w14:paraId="688C9341" w14:textId="6A12F6A0" w:rsidR="00496D0B" w:rsidRPr="00496D0B" w:rsidRDefault="00CA2F69" w:rsidP="002E10DF">
      <w:pPr>
        <w:spacing w:after="0"/>
        <w:contextualSpacing/>
      </w:pPr>
      <w:r>
        <w:object w:dxaOrig="1520" w:dyaOrig="987" w14:anchorId="748C41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8.75pt" o:ole="">
            <v:imagedata r:id="rId23" o:title=""/>
          </v:shape>
          <o:OLEObject Type="Embed" ProgID="Excel.Sheet.12" ShapeID="_x0000_i1025" DrawAspect="Icon" ObjectID="_1817387151" r:id="rId24"/>
        </w:object>
      </w:r>
    </w:p>
    <w:p w14:paraId="73FA07E4" w14:textId="0CF3DA61" w:rsidR="00496D0B" w:rsidRPr="00496D0B" w:rsidRDefault="00496D0B" w:rsidP="00496D0B"/>
    <w:p w14:paraId="5A0DA984" w14:textId="77777777" w:rsidR="00496D0B" w:rsidRPr="00496D0B" w:rsidRDefault="00496D0B" w:rsidP="00496D0B"/>
    <w:p w14:paraId="32054D6A" w14:textId="77777777" w:rsidR="00496D0B" w:rsidRDefault="00496D0B"/>
    <w:sectPr w:rsidR="00496D0B" w:rsidSect="009C2C71">
      <w:pgSz w:w="11906" w:h="16838"/>
      <w:pgMar w:top="1134" w:right="851" w:bottom="1134" w:left="1276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2" w:author="Дмитрий" w:date="2025-08-14T12:06:00Z" w:initials="Д">
    <w:p w14:paraId="00664B92" w14:textId="77777777" w:rsidR="00D77BB0" w:rsidRDefault="00D77BB0">
      <w:pPr>
        <w:pStyle w:val="ae"/>
      </w:pPr>
      <w:r>
        <w:rPr>
          <w:rStyle w:val="ad"/>
        </w:rPr>
        <w:annotationRef/>
      </w:r>
      <w:r>
        <w:t xml:space="preserve">Дополнить ДП логикой, которая должна выполняться для нового состояния. Добавление состояния без описания логики работы с ним неинформативно. </w:t>
      </w:r>
    </w:p>
    <w:p w14:paraId="6418D7F6" w14:textId="77777777" w:rsidR="00D77BB0" w:rsidRDefault="00D77BB0">
      <w:pPr>
        <w:pStyle w:val="ae"/>
      </w:pPr>
    </w:p>
    <w:p w14:paraId="05A2A3CB" w14:textId="6F6DD888" w:rsidR="00D77BB0" w:rsidRDefault="00D77BB0">
      <w:pPr>
        <w:pStyle w:val="ae"/>
      </w:pPr>
      <w:r>
        <w:t xml:space="preserve">ДП должен содержать </w:t>
      </w:r>
      <w:r w:rsidRPr="00B820FC">
        <w:t>атомарное</w:t>
      </w:r>
      <w:r>
        <w:t xml:space="preserve"> описание разрабатываемой функции, по задачам можно разделять разработку более детально здесь и далее. </w:t>
      </w:r>
    </w:p>
  </w:comment>
  <w:comment w:id="123" w:author="Учетная запись Майкрософт" w:date="2025-08-15T20:07:00Z" w:initials="УзМ">
    <w:p w14:paraId="786C5FF5" w14:textId="13905381" w:rsidR="00D77BB0" w:rsidRDefault="00D77BB0">
      <w:pPr>
        <w:pStyle w:val="ae"/>
      </w:pPr>
      <w:r>
        <w:rPr>
          <w:rStyle w:val="ad"/>
        </w:rPr>
        <w:annotationRef/>
      </w:r>
      <w:r w:rsidRPr="005C1735">
        <w:rPr>
          <w:highlight w:val="cyan"/>
        </w:rPr>
        <w:t>П.1 + п.7 + п.9</w:t>
      </w:r>
    </w:p>
  </w:comment>
  <w:comment w:id="125" w:author="Дмитрий" w:date="2025-08-14T13:07:00Z" w:initials="Д">
    <w:p w14:paraId="7298CBCA" w14:textId="1F9D42F6" w:rsidR="00D77BB0" w:rsidRDefault="00D77BB0">
      <w:pPr>
        <w:pStyle w:val="ae"/>
      </w:pPr>
      <w:r>
        <w:rPr>
          <w:rStyle w:val="ad"/>
        </w:rPr>
        <w:annotationRef/>
      </w:r>
      <w:r>
        <w:t>Предлагаю в существующем списке БВ (</w:t>
      </w:r>
      <w:r w:rsidRPr="00E77A2A">
        <w:t>Pm_ClientBankStatementAvi</w:t>
      </w:r>
      <w:r>
        <w:t xml:space="preserve">) так же добавить фильтр по состоянию. Так же сейчас почему-то не работает операция с детализацией – </w:t>
      </w:r>
      <w:proofErr w:type="gramStart"/>
      <w:r>
        <w:t>написать</w:t>
      </w:r>
      <w:proofErr w:type="gramEnd"/>
      <w:r>
        <w:t xml:space="preserve"> чтобы было исправлено в объеме этих работ.</w:t>
      </w:r>
    </w:p>
  </w:comment>
  <w:comment w:id="126" w:author="Учетная запись Майкрософт" w:date="2025-08-15T14:38:00Z" w:initials="УзМ">
    <w:p w14:paraId="0BE130E9" w14:textId="62B20F62" w:rsidR="00D77BB0" w:rsidRDefault="00D77BB0">
      <w:pPr>
        <w:pStyle w:val="ae"/>
      </w:pPr>
      <w:r>
        <w:rPr>
          <w:rStyle w:val="ad"/>
        </w:rPr>
        <w:annotationRef/>
      </w:r>
      <w:r>
        <w:t xml:space="preserve">Мы делаем отдельный интерфейс, который будет вызываться по отдельному пункту меню. Имеющийся в системе список БВ не трогаем. </w:t>
      </w:r>
      <w:r w:rsidRPr="00ED0BCC">
        <w:rPr>
          <w:highlight w:val="cyan"/>
        </w:rPr>
        <w:t>Отразить в тексте</w:t>
      </w:r>
      <w:r>
        <w:t xml:space="preserve"> </w:t>
      </w:r>
      <w:r w:rsidRPr="00ED0BCC">
        <w:rPr>
          <w:highlight w:val="cyan"/>
        </w:rPr>
        <w:t>правки в сущ списке</w:t>
      </w:r>
    </w:p>
  </w:comment>
  <w:comment w:id="127" w:author="Дмитрий" w:date="2025-08-14T13:08:00Z" w:initials="Д">
    <w:p w14:paraId="47B80438" w14:textId="77777777" w:rsidR="00D77BB0" w:rsidRDefault="00D77BB0">
      <w:pPr>
        <w:pStyle w:val="ae"/>
      </w:pPr>
      <w:r>
        <w:rPr>
          <w:rStyle w:val="ad"/>
        </w:rPr>
        <w:annotationRef/>
      </w:r>
      <w:r>
        <w:t>Верно понимаю, что список БВ мы не трогаем, делаем «рядом» новый интерфейс?</w:t>
      </w:r>
    </w:p>
    <w:p w14:paraId="3EED3AF4" w14:textId="77777777" w:rsidR="00D77BB0" w:rsidRDefault="00D77BB0">
      <w:pPr>
        <w:pStyle w:val="ae"/>
      </w:pPr>
    </w:p>
    <w:p w14:paraId="75A81D15" w14:textId="040D5257" w:rsidR="00D77BB0" w:rsidRDefault="00D77BB0">
      <w:pPr>
        <w:pStyle w:val="ae"/>
      </w:pPr>
      <w:r w:rsidRPr="00DD083F">
        <w:rPr>
          <w:highlight w:val="yellow"/>
        </w:rPr>
        <w:t>обсудить</w:t>
      </w:r>
    </w:p>
  </w:comment>
  <w:comment w:id="128" w:author="Учетная запись Майкрософт" w:date="2025-08-15T12:45:00Z" w:initials="УзМ">
    <w:p w14:paraId="46075BFD" w14:textId="04554A1C" w:rsidR="00D77BB0" w:rsidRDefault="00D77BB0">
      <w:pPr>
        <w:pStyle w:val="ae"/>
      </w:pPr>
      <w:r>
        <w:rPr>
          <w:rStyle w:val="ad"/>
        </w:rPr>
        <w:annotationRef/>
      </w:r>
      <w:r>
        <w:t>Да, делаем новый пункт меню</w:t>
      </w:r>
    </w:p>
  </w:comment>
  <w:comment w:id="130" w:author="Дмитрий" w:date="2025-08-14T12:11:00Z" w:initials="Д">
    <w:p w14:paraId="6D6717DB" w14:textId="210B35E4" w:rsidR="00D77BB0" w:rsidRDefault="00D77BB0">
      <w:pPr>
        <w:pStyle w:val="ae"/>
      </w:pPr>
      <w:r>
        <w:rPr>
          <w:rStyle w:val="ad"/>
        </w:rPr>
        <w:annotationRef/>
      </w:r>
      <w:r>
        <w:rPr>
          <w:rStyle w:val="ad"/>
        </w:rPr>
        <w:t>Базово «Обработка банковской выписки», проектно «Обработка банковской выписки ОТП ФУ»</w:t>
      </w:r>
    </w:p>
  </w:comment>
  <w:comment w:id="131" w:author="Учетная запись Майкрософт" w:date="2025-08-15T12:46:00Z" w:initials="УзМ">
    <w:p w14:paraId="5708D968" w14:textId="6691A41A" w:rsidR="00D77BB0" w:rsidRDefault="00D77BB0">
      <w:pPr>
        <w:pStyle w:val="ae"/>
      </w:pPr>
      <w:r>
        <w:rPr>
          <w:rStyle w:val="ad"/>
        </w:rPr>
        <w:annotationRef/>
      </w:r>
      <w:r>
        <w:t>Сделала</w:t>
      </w:r>
    </w:p>
  </w:comment>
  <w:comment w:id="132" w:author="Дмитрий" w:date="2025-08-14T12:18:00Z" w:initials="Д">
    <w:p w14:paraId="153AABAD" w14:textId="793E3D5F" w:rsidR="00D77BB0" w:rsidRDefault="00D77BB0">
      <w:pPr>
        <w:pStyle w:val="ae"/>
      </w:pPr>
      <w:r>
        <w:rPr>
          <w:rStyle w:val="ad"/>
        </w:rPr>
        <w:annotationRef/>
      </w:r>
      <w:r>
        <w:t>Предлагаю по умолчанию заполнять датами из рабочего периода с / по (ниже)</w:t>
      </w:r>
    </w:p>
  </w:comment>
  <w:comment w:id="133" w:author="Учетная запись Майкрософт" w:date="2025-08-15T12:46:00Z" w:initials="УзМ">
    <w:p w14:paraId="2576F050" w14:textId="37A3853E" w:rsidR="00D77BB0" w:rsidRDefault="00D77BB0">
      <w:pPr>
        <w:pStyle w:val="ae"/>
      </w:pPr>
      <w:r>
        <w:rPr>
          <w:rStyle w:val="ad"/>
        </w:rPr>
        <w:annotationRef/>
      </w:r>
      <w:r>
        <w:t>Сделала</w:t>
      </w:r>
    </w:p>
  </w:comment>
  <w:comment w:id="138" w:author="Дмитрий" w:date="2025-08-14T12:19:00Z" w:initials="Д">
    <w:p w14:paraId="09C1B5AA" w14:textId="77777777" w:rsidR="00D77BB0" w:rsidRDefault="00D77BB0">
      <w:pPr>
        <w:pStyle w:val="ae"/>
        <w:rPr>
          <w:rStyle w:val="ad"/>
        </w:rPr>
      </w:pPr>
      <w:r>
        <w:rPr>
          <w:rStyle w:val="ad"/>
        </w:rPr>
        <w:annotationRef/>
      </w:r>
      <w:r>
        <w:rPr>
          <w:rStyle w:val="ad"/>
        </w:rPr>
        <w:t xml:space="preserve">А что, если организация не задана? </w:t>
      </w:r>
    </w:p>
    <w:p w14:paraId="37C4CA32" w14:textId="6DB311E0" w:rsidR="00D77BB0" w:rsidRDefault="00D77BB0">
      <w:pPr>
        <w:pStyle w:val="ae"/>
        <w:rPr>
          <w:rStyle w:val="ad"/>
        </w:rPr>
      </w:pPr>
      <w:r>
        <w:rPr>
          <w:rStyle w:val="ad"/>
        </w:rPr>
        <w:t xml:space="preserve">Не задан расчетный счет для организации? </w:t>
      </w:r>
    </w:p>
    <w:p w14:paraId="645B9F00" w14:textId="77777777" w:rsidR="00D77BB0" w:rsidRDefault="00D77BB0" w:rsidP="008C7E75">
      <w:pPr>
        <w:pStyle w:val="ae"/>
      </w:pPr>
      <w:r>
        <w:rPr>
          <w:rStyle w:val="ad"/>
        </w:rPr>
        <w:t xml:space="preserve">Выбор из модального окна или в выпадающем </w:t>
      </w:r>
      <w:proofErr w:type="gramStart"/>
      <w:r>
        <w:rPr>
          <w:rStyle w:val="ad"/>
        </w:rPr>
        <w:t>списке ?</w:t>
      </w:r>
      <w:proofErr w:type="gramEnd"/>
      <w:r>
        <w:rPr>
          <w:rStyle w:val="ad"/>
        </w:rPr>
        <w:t xml:space="preserve"> (на макете выпадающий список)</w:t>
      </w:r>
    </w:p>
    <w:p w14:paraId="369ADA3C" w14:textId="77777777" w:rsidR="00D77BB0" w:rsidRDefault="00D77BB0">
      <w:pPr>
        <w:pStyle w:val="ae"/>
        <w:rPr>
          <w:rStyle w:val="ad"/>
        </w:rPr>
      </w:pPr>
    </w:p>
    <w:p w14:paraId="7EF57A75" w14:textId="659D9A05" w:rsidR="00D77BB0" w:rsidRDefault="00D77BB0">
      <w:pPr>
        <w:pStyle w:val="ae"/>
        <w:rPr>
          <w:rStyle w:val="ad"/>
        </w:rPr>
      </w:pPr>
      <w:r>
        <w:rPr>
          <w:rStyle w:val="ad"/>
        </w:rPr>
        <w:t xml:space="preserve">Предлагаю не усложнять ограничением по организации здесь и далее. </w:t>
      </w:r>
    </w:p>
    <w:p w14:paraId="1BD3E71A" w14:textId="2B558259" w:rsidR="00D77BB0" w:rsidRDefault="00D77BB0">
      <w:pPr>
        <w:pStyle w:val="ae"/>
        <w:rPr>
          <w:rStyle w:val="ad"/>
        </w:rPr>
      </w:pPr>
    </w:p>
    <w:p w14:paraId="0A766920" w14:textId="1BBF41E2" w:rsidR="00D77BB0" w:rsidRPr="008C7E75" w:rsidRDefault="00D77BB0">
      <w:pPr>
        <w:pStyle w:val="ae"/>
        <w:rPr>
          <w:rStyle w:val="ad"/>
        </w:rPr>
      </w:pPr>
      <w:r>
        <w:rPr>
          <w:rStyle w:val="ad"/>
        </w:rPr>
        <w:t xml:space="preserve">Верно понимаю, что фильтр по валюте в </w:t>
      </w:r>
      <w:r w:rsidRPr="003252DE">
        <w:rPr>
          <w:rFonts w:cstheme="minorHAnsi"/>
          <w:sz w:val="22"/>
          <w:szCs w:val="22"/>
          <w:lang w:val="en-US"/>
        </w:rPr>
        <w:t>Bs</w:t>
      </w:r>
      <w:r w:rsidRPr="00DB0BC4">
        <w:rPr>
          <w:rFonts w:cstheme="minorHAnsi"/>
          <w:sz w:val="22"/>
          <w:szCs w:val="22"/>
        </w:rPr>
        <w:t>_</w:t>
      </w:r>
      <w:r w:rsidRPr="00DB0BC4">
        <w:rPr>
          <w:rFonts w:cstheme="minorHAnsi"/>
          <w:sz w:val="22"/>
          <w:szCs w:val="22"/>
          <w:lang w:val="en-US"/>
        </w:rPr>
        <w:t>BankAcc</w:t>
      </w:r>
      <w:r>
        <w:rPr>
          <w:rFonts w:cstheme="minorHAnsi"/>
          <w:sz w:val="22"/>
          <w:szCs w:val="22"/>
        </w:rPr>
        <w:t xml:space="preserve"> установленным в БВ? Если да, то предлагаю так и описать</w:t>
      </w:r>
    </w:p>
    <w:p w14:paraId="6806D5CA" w14:textId="0693E978" w:rsidR="00D77BB0" w:rsidRDefault="00D77BB0">
      <w:pPr>
        <w:pStyle w:val="ae"/>
        <w:rPr>
          <w:rStyle w:val="ad"/>
        </w:rPr>
      </w:pPr>
    </w:p>
    <w:p w14:paraId="261B914F" w14:textId="77777777" w:rsidR="00D77BB0" w:rsidRDefault="00D77BB0">
      <w:pPr>
        <w:pStyle w:val="ae"/>
      </w:pPr>
    </w:p>
    <w:p w14:paraId="63C5572E" w14:textId="436F276A" w:rsidR="00D77BB0" w:rsidRPr="00DF5C2B" w:rsidRDefault="00D77BB0">
      <w:pPr>
        <w:pStyle w:val="ae"/>
        <w:rPr>
          <w:sz w:val="16"/>
          <w:szCs w:val="16"/>
        </w:rPr>
      </w:pPr>
      <w:r w:rsidRPr="00DF5C2B">
        <w:rPr>
          <w:highlight w:val="yellow"/>
        </w:rPr>
        <w:t>Прояснить зачем нужен этот фильтр</w:t>
      </w:r>
    </w:p>
  </w:comment>
  <w:comment w:id="139" w:author="Учетная запись Майкрософт" w:date="2025-08-15T12:47:00Z" w:initials="УзМ">
    <w:p w14:paraId="77977134" w14:textId="77777777" w:rsidR="00D77BB0" w:rsidRDefault="00D77BB0" w:rsidP="00834CB9">
      <w:pPr>
        <w:pStyle w:val="ae"/>
      </w:pPr>
      <w:r>
        <w:rPr>
          <w:rStyle w:val="ad"/>
        </w:rPr>
        <w:annotationRef/>
      </w:r>
    </w:p>
    <w:p w14:paraId="72348242" w14:textId="2D3D2010" w:rsidR="00D77BB0" w:rsidRDefault="00D77BB0" w:rsidP="00834CB9">
      <w:pPr>
        <w:pStyle w:val="ae"/>
      </w:pPr>
      <w:r>
        <w:t>Описание поправила.</w:t>
      </w:r>
    </w:p>
    <w:p w14:paraId="4DAC2214" w14:textId="439C5089" w:rsidR="00D77BB0" w:rsidRDefault="00D77BB0">
      <w:pPr>
        <w:pStyle w:val="ae"/>
      </w:pPr>
      <w:r>
        <w:t>Этот фильтр нужен для специалистов ФинУпр. С разными валютами работают разные специалисты. Руководители групп, у которых есть доступ ко всем валютам, должны иметь возможность отфильтровать список БВ по валюте</w:t>
      </w:r>
    </w:p>
    <w:p w14:paraId="22E04A17" w14:textId="4A514EE2" w:rsidR="00D77BB0" w:rsidRDefault="00D77BB0">
      <w:pPr>
        <w:pStyle w:val="ae"/>
      </w:pPr>
      <w:r w:rsidRPr="005C1735">
        <w:rPr>
          <w:highlight w:val="cyan"/>
        </w:rPr>
        <w:t>Вывести справочник валют. Уточнить в СНГ ограничения по нему</w:t>
      </w:r>
    </w:p>
  </w:comment>
  <w:comment w:id="140" w:author="Учетная запись Майкрософт" w:date="2025-08-18T18:59:00Z" w:initials="УзМ">
    <w:p w14:paraId="1486E8C8" w14:textId="7FC4FD21" w:rsidR="00D77BB0" w:rsidRDefault="00D77BB0">
      <w:pPr>
        <w:pStyle w:val="ae"/>
      </w:pPr>
      <w:r>
        <w:rPr>
          <w:rStyle w:val="ad"/>
        </w:rPr>
        <w:annotationRef/>
      </w:r>
      <w:r>
        <w:t>Сделала</w:t>
      </w:r>
    </w:p>
  </w:comment>
  <w:comment w:id="160" w:author="Дмитрий" w:date="2025-08-14T12:20:00Z" w:initials="Д">
    <w:p w14:paraId="3196FBFB" w14:textId="7550B410" w:rsidR="00D77BB0" w:rsidRDefault="00D77BB0">
      <w:pPr>
        <w:pStyle w:val="ae"/>
      </w:pPr>
      <w:r>
        <w:rPr>
          <w:rStyle w:val="ad"/>
        </w:rPr>
        <w:annotationRef/>
      </w:r>
      <w:r>
        <w:t xml:space="preserve">По умолчанию – заполняется из организации </w:t>
      </w:r>
      <w:r>
        <w:rPr>
          <w:rFonts w:ascii="Tahoma" w:hAnsi="Tahoma" w:cs="Tahoma"/>
          <w:color w:val="000000"/>
          <w:sz w:val="16"/>
          <w:szCs w:val="16"/>
          <w:shd w:val="clear" w:color="auto" w:fill="FFFFFF"/>
        </w:rPr>
        <w:t>IDGLOBALDEPOWNER</w:t>
      </w:r>
    </w:p>
  </w:comment>
  <w:comment w:id="161" w:author="Учетная запись Майкрософт" w:date="2025-08-15T12:53:00Z" w:initials="УзМ">
    <w:p w14:paraId="5F2B6805" w14:textId="635233F5" w:rsidR="00D77BB0" w:rsidRDefault="00D77BB0">
      <w:pPr>
        <w:pStyle w:val="ae"/>
      </w:pPr>
      <w:r>
        <w:rPr>
          <w:rStyle w:val="ad"/>
        </w:rPr>
        <w:annotationRef/>
      </w:r>
      <w:r>
        <w:t>Поправила</w:t>
      </w:r>
    </w:p>
  </w:comment>
  <w:comment w:id="162" w:author="Дмитрий" w:date="2025-08-14T12:25:00Z" w:initials="Д">
    <w:p w14:paraId="36014B1F" w14:textId="7528F4CB" w:rsidR="00D77BB0" w:rsidRDefault="00D77BB0">
      <w:pPr>
        <w:pStyle w:val="ae"/>
        <w:rPr>
          <w:rStyle w:val="ad"/>
        </w:rPr>
      </w:pPr>
      <w:r>
        <w:rPr>
          <w:rStyle w:val="ad"/>
        </w:rPr>
        <w:annotationRef/>
      </w:r>
      <w:r>
        <w:rPr>
          <w:rStyle w:val="ad"/>
        </w:rPr>
        <w:t xml:space="preserve">Верно понимаю, что фильтр по банку в </w:t>
      </w:r>
      <w:r w:rsidRPr="003252DE">
        <w:rPr>
          <w:rFonts w:cstheme="minorHAnsi"/>
          <w:sz w:val="22"/>
          <w:szCs w:val="22"/>
          <w:lang w:val="en-US"/>
        </w:rPr>
        <w:t>Bs</w:t>
      </w:r>
      <w:r w:rsidRPr="00DB0BC4">
        <w:rPr>
          <w:rFonts w:cstheme="minorHAnsi"/>
          <w:sz w:val="22"/>
          <w:szCs w:val="22"/>
        </w:rPr>
        <w:t>_</w:t>
      </w:r>
      <w:r w:rsidRPr="00DB0BC4">
        <w:rPr>
          <w:rFonts w:cstheme="minorHAnsi"/>
          <w:sz w:val="22"/>
          <w:szCs w:val="22"/>
          <w:lang w:val="en-US"/>
        </w:rPr>
        <w:t>BankAcc</w:t>
      </w:r>
      <w:r>
        <w:rPr>
          <w:rFonts w:cstheme="minorHAnsi"/>
          <w:sz w:val="22"/>
          <w:szCs w:val="22"/>
        </w:rPr>
        <w:t xml:space="preserve"> установленным в БВ?</w:t>
      </w:r>
    </w:p>
    <w:p w14:paraId="25D97462" w14:textId="20D7F85A" w:rsidR="00D77BB0" w:rsidRPr="008C7E75" w:rsidRDefault="00D77BB0" w:rsidP="008C7E75">
      <w:pPr>
        <w:pStyle w:val="ae"/>
        <w:rPr>
          <w:rStyle w:val="ad"/>
        </w:rPr>
      </w:pPr>
      <w:r>
        <w:rPr>
          <w:rFonts w:cstheme="minorHAnsi"/>
          <w:sz w:val="22"/>
          <w:szCs w:val="22"/>
        </w:rPr>
        <w:t>Если да, то предлагаю так и описать</w:t>
      </w:r>
    </w:p>
    <w:p w14:paraId="1AE54E82" w14:textId="66961464" w:rsidR="00D77BB0" w:rsidRDefault="00D77BB0">
      <w:pPr>
        <w:pStyle w:val="ae"/>
      </w:pPr>
    </w:p>
  </w:comment>
  <w:comment w:id="163" w:author="Учетная запись Майкрософт" w:date="2025-08-15T12:53:00Z" w:initials="УзМ">
    <w:p w14:paraId="4493051E" w14:textId="63E2C8F8" w:rsidR="00D77BB0" w:rsidRDefault="00D77BB0">
      <w:pPr>
        <w:pStyle w:val="ae"/>
      </w:pPr>
      <w:r>
        <w:rPr>
          <w:rStyle w:val="ad"/>
        </w:rPr>
        <w:annotationRef/>
      </w:r>
      <w:r>
        <w:t>Поправила (не так.</w:t>
      </w:r>
    </w:p>
    <w:p w14:paraId="3FEC3610" w14:textId="6927D577" w:rsidR="00D77BB0" w:rsidRPr="00B57E59" w:rsidRDefault="00D77BB0">
      <w:pPr>
        <w:pStyle w:val="ae"/>
      </w:pPr>
      <w:r w:rsidRPr="005C1735">
        <w:rPr>
          <w:highlight w:val="cyan"/>
        </w:rPr>
        <w:t>Вывести справочник банков без ограничений. Уточнить в СНГ ограничения, если они нужны</w:t>
      </w:r>
    </w:p>
  </w:comment>
  <w:comment w:id="182" w:author="Дмитрий" w:date="2025-08-14T13:01:00Z" w:initials="Д">
    <w:p w14:paraId="511CE1BD" w14:textId="77777777" w:rsidR="00D77BB0" w:rsidRDefault="00D77BB0">
      <w:pPr>
        <w:pStyle w:val="ae"/>
        <w:rPr>
          <w:rStyle w:val="ad"/>
        </w:rPr>
      </w:pPr>
      <w:r>
        <w:rPr>
          <w:rStyle w:val="ad"/>
        </w:rPr>
        <w:annotationRef/>
      </w:r>
      <w:r>
        <w:rPr>
          <w:rStyle w:val="ad"/>
        </w:rPr>
        <w:t xml:space="preserve">Не очень </w:t>
      </w:r>
      <w:proofErr w:type="gramStart"/>
      <w:r>
        <w:rPr>
          <w:rStyle w:val="ad"/>
        </w:rPr>
        <w:t>понятно</w:t>
      </w:r>
      <w:proofErr w:type="gramEnd"/>
      <w:r>
        <w:rPr>
          <w:rStyle w:val="ad"/>
        </w:rPr>
        <w:t xml:space="preserve"> что имеется ввиду</w:t>
      </w:r>
    </w:p>
    <w:p w14:paraId="7A0CDB23" w14:textId="77777777" w:rsidR="00D77BB0" w:rsidRDefault="00D77BB0">
      <w:pPr>
        <w:pStyle w:val="ae"/>
        <w:rPr>
          <w:rStyle w:val="ad"/>
        </w:rPr>
      </w:pPr>
    </w:p>
    <w:p w14:paraId="2F98245B" w14:textId="78F5598F" w:rsidR="00D77BB0" w:rsidRPr="00F92787" w:rsidRDefault="00D77BB0">
      <w:pPr>
        <w:pStyle w:val="ae"/>
      </w:pPr>
      <w:r w:rsidRPr="00F92787">
        <w:rPr>
          <w:rStyle w:val="ad"/>
          <w:highlight w:val="yellow"/>
        </w:rPr>
        <w:t>прояснить</w:t>
      </w:r>
    </w:p>
  </w:comment>
  <w:comment w:id="183" w:author="Учетная запись Майкрософт" w:date="2025-08-15T13:01:00Z" w:initials="УзМ">
    <w:p w14:paraId="635755F6" w14:textId="5593D74D" w:rsidR="00D77BB0" w:rsidRDefault="00D77BB0">
      <w:pPr>
        <w:pStyle w:val="ae"/>
      </w:pPr>
      <w:r>
        <w:rPr>
          <w:rStyle w:val="ad"/>
        </w:rPr>
        <w:annotationRef/>
      </w:r>
      <w:r>
        <w:t>Поправила</w:t>
      </w:r>
    </w:p>
  </w:comment>
  <w:comment w:id="192" w:author="Дмитрий" w:date="2025-08-14T13:16:00Z" w:initials="Д">
    <w:p w14:paraId="5B95C6E7" w14:textId="21ADD1EF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rPr>
          <w:rStyle w:val="ad"/>
        </w:rPr>
        <w:t>верно</w:t>
      </w:r>
      <w:proofErr w:type="gramEnd"/>
      <w:r>
        <w:rPr>
          <w:rStyle w:val="ad"/>
        </w:rPr>
        <w:t xml:space="preserve"> понимаю, что речь о новой выборке и отображении для класса </w:t>
      </w:r>
      <w:r w:rsidRPr="00D91854">
        <w:rPr>
          <w:rFonts w:cstheme="minorHAnsi"/>
          <w:lang w:val="en-US"/>
        </w:rPr>
        <w:t>Pm</w:t>
      </w:r>
      <w:r w:rsidRPr="00501A5F">
        <w:rPr>
          <w:rFonts w:cstheme="minorHAnsi"/>
        </w:rPr>
        <w:t>_</w:t>
      </w:r>
      <w:r w:rsidRPr="00D91854">
        <w:rPr>
          <w:rFonts w:cstheme="minorHAnsi"/>
          <w:lang w:val="en-US"/>
        </w:rPr>
        <w:t>ClientBankStatement</w:t>
      </w:r>
      <w:r>
        <w:rPr>
          <w:rStyle w:val="ad"/>
        </w:rPr>
        <w:t>?</w:t>
      </w:r>
    </w:p>
  </w:comment>
  <w:comment w:id="193" w:author="Учетная запись Майкрософт" w:date="2025-08-15T13:01:00Z" w:initials="УзМ">
    <w:p w14:paraId="2C6A2576" w14:textId="68B65340" w:rsidR="00D77BB0" w:rsidRDefault="00D77BB0">
      <w:pPr>
        <w:pStyle w:val="ae"/>
      </w:pPr>
      <w:r>
        <w:rPr>
          <w:rStyle w:val="ad"/>
        </w:rPr>
        <w:annotationRef/>
      </w:r>
      <w:r w:rsidRPr="00CC416B">
        <w:t>Да</w:t>
      </w:r>
    </w:p>
  </w:comment>
  <w:comment w:id="196" w:author="Дмитрий" w:date="2025-08-14T13:02:00Z" w:initials="Д">
    <w:p w14:paraId="7EE71272" w14:textId="37B2B6B3" w:rsidR="00D77BB0" w:rsidRPr="00F92787" w:rsidRDefault="00D77BB0">
      <w:pPr>
        <w:pStyle w:val="ae"/>
      </w:pPr>
      <w:r>
        <w:rPr>
          <w:rStyle w:val="ad"/>
        </w:rPr>
        <w:annotationRef/>
      </w:r>
      <w:proofErr w:type="gramStart"/>
      <w:r>
        <w:t>что</w:t>
      </w:r>
      <w:proofErr w:type="gramEnd"/>
      <w:r>
        <w:t xml:space="preserve"> подразумевается под группировкой по банку? Она должна быть по умолчанию и никак не сбрасываться (закладывается в коде при подобной постановке). Как вариант, использовать признак на панели фильтрации для группировки по банку (пример – приложение Упр Ден Ср </w:t>
      </w:r>
      <w:r w:rsidRPr="00F92787">
        <w:t xml:space="preserve">-&gt; </w:t>
      </w:r>
      <w:r>
        <w:t xml:space="preserve">Налоги </w:t>
      </w:r>
      <w:r w:rsidRPr="00F92787">
        <w:t xml:space="preserve">-&gt; </w:t>
      </w:r>
      <w:r>
        <w:t>опер учет, закладка «Оперативный учет с сальдо» - режим формирования.</w:t>
      </w:r>
    </w:p>
  </w:comment>
  <w:comment w:id="197" w:author="Учетная запись Майкрософт" w:date="2025-08-18T18:20:00Z" w:initials="УзМ">
    <w:p w14:paraId="71F414FF" w14:textId="2B314091" w:rsidR="00D77BB0" w:rsidRDefault="00D77BB0">
      <w:pPr>
        <w:pStyle w:val="ae"/>
      </w:pPr>
      <w:r>
        <w:rPr>
          <w:rStyle w:val="ad"/>
        </w:rPr>
        <w:annotationRef/>
      </w:r>
      <w:r w:rsidRPr="00205EF5">
        <w:rPr>
          <w:highlight w:val="cyan"/>
        </w:rPr>
        <w:t>Добавила</w:t>
      </w:r>
    </w:p>
  </w:comment>
  <w:comment w:id="220" w:author="Дмитрий" w:date="2025-08-14T13:05:00Z" w:initials="Д">
    <w:p w14:paraId="501ACCC3" w14:textId="3BA87288" w:rsidR="00D77BB0" w:rsidRPr="00DF57D5" w:rsidRDefault="00D77BB0">
      <w:pPr>
        <w:pStyle w:val="ae"/>
      </w:pPr>
      <w:r>
        <w:rPr>
          <w:rStyle w:val="ad"/>
        </w:rPr>
        <w:annotationRef/>
      </w:r>
      <w:r>
        <w:t xml:space="preserve">Не увидел, чтобы был вывод мнемокодов, обязательно нужно возвращать вместе с </w:t>
      </w:r>
      <w:r>
        <w:rPr>
          <w:lang w:val="en-US"/>
        </w:rPr>
        <w:t>HL</w:t>
      </w:r>
      <w:r w:rsidRPr="00DF57D5">
        <w:t xml:space="preserve"> </w:t>
      </w:r>
      <w:r>
        <w:t>в отображениях</w:t>
      </w:r>
    </w:p>
  </w:comment>
  <w:comment w:id="221" w:author="Учетная запись Майкрософт" w:date="2025-08-15T13:55:00Z" w:initials="УзМ">
    <w:p w14:paraId="172B9D20" w14:textId="5A434E59" w:rsidR="00D77BB0" w:rsidRDefault="00D77BB0">
      <w:pPr>
        <w:pStyle w:val="ae"/>
      </w:pPr>
      <w:r>
        <w:rPr>
          <w:rStyle w:val="ad"/>
        </w:rPr>
        <w:annotationRef/>
      </w:r>
      <w:r w:rsidRPr="00CC416B">
        <w:rPr>
          <w:highlight w:val="cyan"/>
        </w:rPr>
        <w:t>Добав</w:t>
      </w:r>
      <w:r>
        <w:rPr>
          <w:highlight w:val="cyan"/>
        </w:rPr>
        <w:t>ила</w:t>
      </w:r>
      <w:r w:rsidRPr="00CC416B">
        <w:rPr>
          <w:highlight w:val="cyan"/>
        </w:rPr>
        <w:t>. Обсудить для каких полей</w:t>
      </w:r>
    </w:p>
    <w:p w14:paraId="41C470D5" w14:textId="77777777" w:rsidR="00D77BB0" w:rsidRPr="004C6164" w:rsidRDefault="00D77BB0">
      <w:pPr>
        <w:pStyle w:val="ae"/>
      </w:pPr>
    </w:p>
  </w:comment>
  <w:comment w:id="240" w:author="Дмитрий" w:date="2025-08-14T13:24:00Z" w:initials="Д">
    <w:p w14:paraId="077EFCE6" w14:textId="249165B7" w:rsidR="00D77BB0" w:rsidRDefault="00D77BB0">
      <w:pPr>
        <w:pStyle w:val="ae"/>
      </w:pPr>
      <w:r>
        <w:rPr>
          <w:rStyle w:val="ad"/>
        </w:rPr>
        <w:annotationRef/>
      </w:r>
      <w:r w:rsidRPr="00AC6466">
        <w:rPr>
          <w:highlight w:val="yellow"/>
        </w:rPr>
        <w:t>Проговорить</w:t>
      </w:r>
    </w:p>
    <w:p w14:paraId="58FDB74F" w14:textId="77777777" w:rsidR="00D77BB0" w:rsidRDefault="00D77BB0">
      <w:pPr>
        <w:pStyle w:val="ae"/>
      </w:pPr>
    </w:p>
    <w:p w14:paraId="0339CACF" w14:textId="4FB01AAD" w:rsidR="00D77BB0" w:rsidRDefault="00D77BB0">
      <w:pPr>
        <w:pStyle w:val="ae"/>
      </w:pPr>
      <w:r>
        <w:t xml:space="preserve">Как относится к списку БВ </w:t>
      </w:r>
      <w:r w:rsidRPr="00C0065F">
        <w:t>Pm_ClientBankStatement#List</w:t>
      </w:r>
    </w:p>
  </w:comment>
  <w:comment w:id="241" w:author="Учетная запись Майкрософт" w:date="2025-08-15T13:57:00Z" w:initials="УзМ">
    <w:p w14:paraId="472A2CA3" w14:textId="429454DB" w:rsidR="00D77BB0" w:rsidRDefault="00D77BB0">
      <w:pPr>
        <w:pStyle w:val="ae"/>
      </w:pPr>
      <w:r>
        <w:rPr>
          <w:rStyle w:val="ad"/>
        </w:rPr>
        <w:annotationRef/>
      </w:r>
      <w:r>
        <w:t xml:space="preserve">Это будет новый список БВ. </w:t>
      </w:r>
    </w:p>
    <w:p w14:paraId="00881AC4" w14:textId="738EE99F" w:rsidR="00D77BB0" w:rsidRDefault="00D77BB0">
      <w:pPr>
        <w:pStyle w:val="ae"/>
      </w:pPr>
      <w:r w:rsidRPr="00F66562">
        <w:rPr>
          <w:highlight w:val="cyan"/>
        </w:rPr>
        <w:t>Надо из стандар</w:t>
      </w:r>
      <w:r>
        <w:rPr>
          <w:highlight w:val="cyan"/>
        </w:rPr>
        <w:t>т</w:t>
      </w:r>
      <w:r w:rsidRPr="00F66562">
        <w:rPr>
          <w:highlight w:val="cyan"/>
        </w:rPr>
        <w:t>ного списка БВ перейти к интерфейсу обработки бв (или по кнопке/</w:t>
      </w:r>
      <w:proofErr w:type="gramStart"/>
      <w:r w:rsidRPr="00F66562">
        <w:rPr>
          <w:highlight w:val="cyan"/>
        </w:rPr>
        <w:t>… )</w:t>
      </w:r>
      <w:proofErr w:type="gramEnd"/>
      <w:r>
        <w:t xml:space="preserve">. </w:t>
      </w:r>
      <w:r w:rsidRPr="005B46E6">
        <w:rPr>
          <w:highlight w:val="cyan"/>
        </w:rPr>
        <w:t>Согласовать предложение с СНГ</w:t>
      </w:r>
    </w:p>
  </w:comment>
  <w:comment w:id="243" w:author="Дмитрий" w:date="2025-08-14T13:25:00Z" w:initials="Д">
    <w:p w14:paraId="6F9235CE" w14:textId="0A7F7EE7" w:rsidR="00D77BB0" w:rsidRDefault="00D77BB0">
      <w:pPr>
        <w:pStyle w:val="ae"/>
      </w:pPr>
      <w:r>
        <w:rPr>
          <w:rStyle w:val="ad"/>
        </w:rPr>
        <w:annotationRef/>
      </w:r>
      <w:r>
        <w:t xml:space="preserve">Одна операция должна быть на горизонтальном тул баре </w:t>
      </w:r>
    </w:p>
    <w:p w14:paraId="113BE5DF" w14:textId="77777777" w:rsidR="00D77BB0" w:rsidRDefault="00D77BB0">
      <w:pPr>
        <w:pStyle w:val="ae"/>
      </w:pPr>
    </w:p>
    <w:p w14:paraId="2F07556E" w14:textId="77777777" w:rsidR="00D77BB0" w:rsidRDefault="00D77BB0">
      <w:pPr>
        <w:pStyle w:val="ae"/>
      </w:pPr>
      <w:r>
        <w:t>Другая на вертикальном (работа по мультиселлекту)</w:t>
      </w:r>
    </w:p>
    <w:p w14:paraId="0C5F5CEA" w14:textId="77777777" w:rsidR="00D77BB0" w:rsidRDefault="00D77BB0">
      <w:pPr>
        <w:pStyle w:val="ae"/>
      </w:pPr>
    </w:p>
    <w:p w14:paraId="5FBC34D6" w14:textId="4D5F628F" w:rsidR="00D77BB0" w:rsidRDefault="00D77BB0">
      <w:pPr>
        <w:pStyle w:val="ae"/>
      </w:pPr>
      <w:r w:rsidRPr="009C1FEC">
        <w:rPr>
          <w:highlight w:val="yellow"/>
        </w:rPr>
        <w:t>проговорить</w:t>
      </w:r>
    </w:p>
  </w:comment>
  <w:comment w:id="244" w:author="Учетная запись Майкрософт" w:date="2025-08-15T13:59:00Z" w:initials="УзМ">
    <w:p w14:paraId="4B2D124A" w14:textId="5C6209CE" w:rsidR="00D77BB0" w:rsidRDefault="00D77BB0">
      <w:pPr>
        <w:pStyle w:val="ae"/>
      </w:pPr>
      <w:r>
        <w:rPr>
          <w:rStyle w:val="ad"/>
        </w:rPr>
        <w:annotationRef/>
      </w:r>
      <w:r>
        <w:t>Предлагаю Интерпретацию БВ – горизонтальный тул бар</w:t>
      </w:r>
    </w:p>
    <w:p w14:paraId="52B48361" w14:textId="60E18F5D" w:rsidR="00D77BB0" w:rsidRDefault="00D77BB0">
      <w:pPr>
        <w:pStyle w:val="ae"/>
      </w:pPr>
      <w:r>
        <w:t>Интерпретация док. БВ – вертикальный.</w:t>
      </w:r>
    </w:p>
    <w:p w14:paraId="4845D6C6" w14:textId="42362257" w:rsidR="00D77BB0" w:rsidRDefault="00D77BB0">
      <w:pPr>
        <w:pStyle w:val="ae"/>
      </w:pPr>
      <w:r>
        <w:t>По тексту разделила</w:t>
      </w:r>
    </w:p>
  </w:comment>
  <w:comment w:id="245" w:author="Дмитрий" w:date="2025-08-14T13:26:00Z" w:initials="Д">
    <w:p w14:paraId="7A7FB932" w14:textId="2E88F357" w:rsidR="00D77BB0" w:rsidRDefault="00D77BB0">
      <w:pPr>
        <w:pStyle w:val="ae"/>
      </w:pPr>
      <w:r>
        <w:rPr>
          <w:rStyle w:val="ad"/>
        </w:rPr>
        <w:annotationRef/>
      </w:r>
      <w:r>
        <w:rPr>
          <w:rStyle w:val="ad"/>
        </w:rPr>
        <w:t xml:space="preserve">Сделать чтобы детализация так же работала в </w:t>
      </w:r>
      <w:r w:rsidRPr="009C1FEC">
        <w:rPr>
          <w:rStyle w:val="ad"/>
        </w:rPr>
        <w:t>Pm_ClientBankStatement#List</w:t>
      </w:r>
    </w:p>
  </w:comment>
  <w:comment w:id="246" w:author="Учетная запись Майкрософт" w:date="2025-08-15T14:01:00Z" w:initials="УзМ">
    <w:p w14:paraId="381F05FE" w14:textId="4A632F38" w:rsidR="00D77BB0" w:rsidRDefault="00D77BB0">
      <w:pPr>
        <w:pStyle w:val="ae"/>
      </w:pPr>
      <w:r>
        <w:rPr>
          <w:rStyle w:val="ad"/>
        </w:rPr>
        <w:annotationRef/>
      </w:r>
      <w:r w:rsidRPr="00F66562">
        <w:rPr>
          <w:highlight w:val="cyan"/>
        </w:rPr>
        <w:t>Это новый интерфейс. Стандарт не трогаем</w:t>
      </w:r>
    </w:p>
  </w:comment>
  <w:comment w:id="247" w:author="Дмитрий" w:date="2025-08-14T13:30:00Z" w:initials="Д">
    <w:p w14:paraId="10CBC758" w14:textId="77777777" w:rsidR="00D77BB0" w:rsidRDefault="00D77BB0">
      <w:pPr>
        <w:pStyle w:val="ae"/>
      </w:pPr>
      <w:r>
        <w:rPr>
          <w:rStyle w:val="ad"/>
        </w:rPr>
        <w:annotationRef/>
      </w:r>
      <w:r>
        <w:t>Вынести на вертикальный тулбар (по мультиселлекту)</w:t>
      </w:r>
    </w:p>
    <w:p w14:paraId="678EACA9" w14:textId="77777777" w:rsidR="00D77BB0" w:rsidRDefault="00D77BB0">
      <w:pPr>
        <w:pStyle w:val="ae"/>
      </w:pPr>
    </w:p>
    <w:p w14:paraId="0C134B18" w14:textId="79328B89" w:rsidR="00D77BB0" w:rsidRDefault="00D77BB0">
      <w:pPr>
        <w:pStyle w:val="ae"/>
      </w:pPr>
      <w:r w:rsidRPr="008E7455">
        <w:rPr>
          <w:highlight w:val="yellow"/>
        </w:rPr>
        <w:t>проговорить</w:t>
      </w:r>
    </w:p>
  </w:comment>
  <w:comment w:id="248" w:author="Учетная запись Майкрософт" w:date="2025-08-15T14:01:00Z" w:initials="УзМ">
    <w:p w14:paraId="1C0F5A10" w14:textId="049A4B7B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ок</w:t>
      </w:r>
      <w:proofErr w:type="gramEnd"/>
      <w:r>
        <w:t>. По описанию он в верхнем</w:t>
      </w:r>
    </w:p>
  </w:comment>
  <w:comment w:id="249" w:author="Дмитрий" w:date="2025-08-14T13:31:00Z" w:initials="Д">
    <w:p w14:paraId="77FD419C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вынести</w:t>
      </w:r>
      <w:proofErr w:type="gramEnd"/>
      <w:r>
        <w:t xml:space="preserve"> на вертикальный тулбар (по мультиселлекту)</w:t>
      </w:r>
    </w:p>
    <w:p w14:paraId="0B01918F" w14:textId="77777777" w:rsidR="00D77BB0" w:rsidRDefault="00D77BB0">
      <w:pPr>
        <w:pStyle w:val="ae"/>
      </w:pPr>
    </w:p>
    <w:p w14:paraId="4D525EA7" w14:textId="5639C236" w:rsidR="00D77BB0" w:rsidRDefault="00D77BB0">
      <w:pPr>
        <w:pStyle w:val="ae"/>
      </w:pPr>
      <w:r w:rsidRPr="00C07E6A">
        <w:rPr>
          <w:rStyle w:val="ad"/>
          <w:highlight w:val="yellow"/>
        </w:rPr>
        <w:t>проговорить</w:t>
      </w:r>
    </w:p>
  </w:comment>
  <w:comment w:id="250" w:author="Учетная запись Майкрософт" w:date="2025-08-15T14:01:00Z" w:initials="УзМ">
    <w:p w14:paraId="7F19734A" w14:textId="75B030B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ок</w:t>
      </w:r>
      <w:proofErr w:type="gramEnd"/>
      <w:r>
        <w:t>. По описанию он в верхнем</w:t>
      </w:r>
    </w:p>
  </w:comment>
  <w:comment w:id="251" w:author="Дмитрий" w:date="2025-08-14T13:32:00Z" w:initials="Д">
    <w:p w14:paraId="6DA98C46" w14:textId="77777777" w:rsidR="00D77BB0" w:rsidRDefault="00D77BB0">
      <w:pPr>
        <w:pStyle w:val="ae"/>
        <w:rPr>
          <w:rStyle w:val="ad"/>
        </w:rPr>
      </w:pPr>
      <w:r>
        <w:rPr>
          <w:rStyle w:val="ad"/>
        </w:rPr>
        <w:annotationRef/>
      </w:r>
      <w:proofErr w:type="gramStart"/>
      <w:r>
        <w:rPr>
          <w:rStyle w:val="ad"/>
        </w:rPr>
        <w:t>вынести</w:t>
      </w:r>
      <w:proofErr w:type="gramEnd"/>
      <w:r>
        <w:rPr>
          <w:rStyle w:val="ad"/>
        </w:rPr>
        <w:t xml:space="preserve"> на вертикальный тулбар. Работает по выделенной позиции?</w:t>
      </w:r>
    </w:p>
    <w:p w14:paraId="2965F139" w14:textId="77777777" w:rsidR="00D77BB0" w:rsidRDefault="00D77BB0">
      <w:pPr>
        <w:pStyle w:val="ae"/>
        <w:rPr>
          <w:rStyle w:val="ad"/>
        </w:rPr>
      </w:pPr>
    </w:p>
    <w:p w14:paraId="611540C4" w14:textId="4894063B" w:rsidR="00D77BB0" w:rsidRDefault="00D77BB0">
      <w:pPr>
        <w:pStyle w:val="ae"/>
      </w:pPr>
      <w:r w:rsidRPr="00C07E6A">
        <w:rPr>
          <w:rStyle w:val="ad"/>
          <w:highlight w:val="yellow"/>
        </w:rPr>
        <w:t>проговорить</w:t>
      </w:r>
    </w:p>
  </w:comment>
  <w:comment w:id="252" w:author="Учетная запись Майкрософт" w:date="2025-08-15T14:01:00Z" w:initials="УзМ">
    <w:p w14:paraId="73817C0C" w14:textId="4414125A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ок</w:t>
      </w:r>
      <w:proofErr w:type="gramEnd"/>
      <w:r>
        <w:t>. По описанию он в верхнем</w:t>
      </w:r>
    </w:p>
  </w:comment>
  <w:comment w:id="281" w:author="Дмитрий" w:date="2025-08-14T13:34:00Z" w:initials="Д">
    <w:p w14:paraId="6AD275FE" w14:textId="5F52B567" w:rsidR="00D77BB0" w:rsidRDefault="00D77BB0">
      <w:pPr>
        <w:pStyle w:val="ae"/>
      </w:pPr>
      <w:r>
        <w:rPr>
          <w:rStyle w:val="ad"/>
        </w:rPr>
        <w:annotationRef/>
      </w:r>
      <w:proofErr w:type="gramStart"/>
      <w:r w:rsidRPr="0013015B">
        <w:rPr>
          <w:highlight w:val="yellow"/>
        </w:rPr>
        <w:t>вернуться</w:t>
      </w:r>
      <w:proofErr w:type="gramEnd"/>
    </w:p>
  </w:comment>
  <w:comment w:id="282" w:author="Учетная запись Майкрософт" w:date="2025-08-15T14:04:00Z" w:initials="УзМ">
    <w:p w14:paraId="5E5222ED" w14:textId="6806A389" w:rsidR="00D77BB0" w:rsidRDefault="00D77BB0">
      <w:pPr>
        <w:pStyle w:val="ae"/>
      </w:pPr>
      <w:r>
        <w:rPr>
          <w:rStyle w:val="ad"/>
        </w:rPr>
        <w:annotationRef/>
      </w:r>
      <w:r>
        <w:t xml:space="preserve">Имеется ввиду описать алгоритм возврата в </w:t>
      </w:r>
      <w:r w:rsidRPr="00801E81">
        <w:rPr>
          <w:rFonts w:cstheme="minorHAnsi"/>
        </w:rPr>
        <w:t>состояние БВ (</w:t>
      </w:r>
      <w:r w:rsidRPr="00801E81">
        <w:rPr>
          <w:rFonts w:cstheme="minorHAnsi"/>
          <w:lang w:val="en-US"/>
        </w:rPr>
        <w:t>Pm</w:t>
      </w:r>
      <w:r w:rsidRPr="00801E81">
        <w:rPr>
          <w:rFonts w:cstheme="minorHAnsi"/>
        </w:rPr>
        <w:t>_</w:t>
      </w:r>
      <w:r w:rsidRPr="00801E81">
        <w:rPr>
          <w:rFonts w:cstheme="minorHAnsi"/>
          <w:lang w:val="en-US"/>
        </w:rPr>
        <w:t>ClientBankStatement</w:t>
      </w:r>
      <w:r w:rsidRPr="00801E81">
        <w:rPr>
          <w:rFonts w:cstheme="minorHAnsi"/>
        </w:rPr>
        <w:t>.</w:t>
      </w:r>
      <w:r w:rsidRPr="00801E81">
        <w:rPr>
          <w:rFonts w:cstheme="minorHAnsi"/>
          <w:lang w:val="en-US"/>
        </w:rPr>
        <w:t>idState</w:t>
      </w:r>
      <w:r>
        <w:rPr>
          <w:rFonts w:cstheme="minorHAnsi"/>
          <w:lang w:val="en-US"/>
        </w:rPr>
        <w:t>MC</w:t>
      </w:r>
      <w:r w:rsidRPr="00801E81">
        <w:rPr>
          <w:rFonts w:cstheme="minorHAnsi"/>
        </w:rPr>
        <w:t xml:space="preserve">) </w:t>
      </w:r>
      <w:r>
        <w:rPr>
          <w:rFonts w:cstheme="minorHAnsi"/>
        </w:rPr>
        <w:t>=</w:t>
      </w:r>
      <w:r w:rsidRPr="00801E81">
        <w:rPr>
          <w:rFonts w:cstheme="minorHAnsi"/>
        </w:rPr>
        <w:t xml:space="preserve"> </w:t>
      </w:r>
      <w:r>
        <w:rPr>
          <w:rFonts w:cstheme="minorHAnsi"/>
        </w:rPr>
        <w:t>200 (</w:t>
      </w:r>
      <w:r w:rsidRPr="00801E81">
        <w:rPr>
          <w:rFonts w:cstheme="minorHAnsi"/>
        </w:rPr>
        <w:t>«Итоговая»</w:t>
      </w:r>
      <w:r>
        <w:rPr>
          <w:rFonts w:cstheme="minorHAnsi"/>
        </w:rPr>
        <w:t>)?</w:t>
      </w:r>
      <w:r>
        <w:t xml:space="preserve">  Описано в п.7</w:t>
      </w:r>
    </w:p>
  </w:comment>
  <w:comment w:id="283" w:author="Дмитрий" w:date="2025-08-14T17:59:00Z" w:initials="Д">
    <w:p w14:paraId="15308373" w14:textId="77777777" w:rsidR="00D77BB0" w:rsidRDefault="00D77BB0" w:rsidP="002863B2">
      <w:pPr>
        <w:pStyle w:val="ae"/>
      </w:pPr>
      <w:r>
        <w:rPr>
          <w:rStyle w:val="ad"/>
        </w:rPr>
        <w:annotationRef/>
      </w:r>
      <w:r>
        <w:t xml:space="preserve">Предлагаю описать в виде табилцы с переходами состояний, для каждого из конечных состояний описать возможность выполнения тех или иных операций. </w:t>
      </w:r>
      <w:proofErr w:type="gramStart"/>
      <w:r>
        <w:t>Там где</w:t>
      </w:r>
      <w:proofErr w:type="gramEnd"/>
      <w:r>
        <w:t xml:space="preserve"> выполняется отдельно описанная логика так же обозначить ссылку.</w:t>
      </w:r>
    </w:p>
    <w:p w14:paraId="012F947E" w14:textId="77777777" w:rsidR="00D77BB0" w:rsidRDefault="00D77BB0" w:rsidP="002863B2">
      <w:pPr>
        <w:pStyle w:val="ae"/>
      </w:pPr>
    </w:p>
    <w:p w14:paraId="196064B7" w14:textId="77777777" w:rsidR="00D77BB0" w:rsidRDefault="00D77BB0" w:rsidP="002863B2">
      <w:pPr>
        <w:pStyle w:val="ae"/>
      </w:pPr>
    </w:p>
    <w:p w14:paraId="22048A23" w14:textId="77777777" w:rsidR="00D77BB0" w:rsidRDefault="00D77BB0" w:rsidP="002863B2">
      <w:pPr>
        <w:pStyle w:val="ae"/>
      </w:pPr>
      <w:r>
        <w:t>Если реализовывать ровно так, как написано, то:</w:t>
      </w:r>
    </w:p>
    <w:p w14:paraId="233434E6" w14:textId="77777777" w:rsidR="00D77BB0" w:rsidRDefault="00D77BB0" w:rsidP="002863B2">
      <w:pPr>
        <w:pStyle w:val="ae"/>
      </w:pPr>
    </w:p>
    <w:p w14:paraId="24DE2506" w14:textId="77777777" w:rsidR="00D77BB0" w:rsidRDefault="00D77BB0" w:rsidP="002863B2">
      <w:pPr>
        <w:pStyle w:val="ae"/>
      </w:pPr>
      <w:r>
        <w:t>Во всех состояниях не 250, 200 не сможем работать</w:t>
      </w:r>
    </w:p>
    <w:p w14:paraId="793F219E" w14:textId="77777777" w:rsidR="00D77BB0" w:rsidRDefault="00D77BB0" w:rsidP="002863B2">
      <w:pPr>
        <w:pStyle w:val="ae"/>
      </w:pPr>
    </w:p>
    <w:p w14:paraId="05F9A912" w14:textId="77777777" w:rsidR="00D77BB0" w:rsidRDefault="00D77BB0" w:rsidP="002863B2">
      <w:pPr>
        <w:pStyle w:val="ae"/>
      </w:pPr>
      <w:proofErr w:type="gramStart"/>
      <w:r w:rsidRPr="00DD2406">
        <w:rPr>
          <w:highlight w:val="yellow"/>
        </w:rPr>
        <w:t>обсудить</w:t>
      </w:r>
      <w:proofErr w:type="gramEnd"/>
    </w:p>
  </w:comment>
  <w:comment w:id="284" w:author="Дмитрий" w:date="2025-08-14T17:22:00Z" w:initials="Д">
    <w:p w14:paraId="761B531D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а</w:t>
      </w:r>
      <w:proofErr w:type="gramEnd"/>
      <w:r>
        <w:t xml:space="preserve"> в самой банковской выписке можно? </w:t>
      </w:r>
    </w:p>
    <w:p w14:paraId="030C2E1F" w14:textId="25F7A71C" w:rsidR="00D77BB0" w:rsidRPr="00AF5E1A" w:rsidRDefault="00D77BB0">
      <w:pPr>
        <w:pStyle w:val="ae"/>
      </w:pPr>
      <w:r>
        <w:t xml:space="preserve">Необходимо реализовывать логику напрямую на объекте, не локально на уровне </w:t>
      </w:r>
      <w:r>
        <w:rPr>
          <w:lang w:val="en-US"/>
        </w:rPr>
        <w:t>API</w:t>
      </w:r>
      <w:r>
        <w:t xml:space="preserve"> здесь и далее</w:t>
      </w:r>
    </w:p>
  </w:comment>
  <w:comment w:id="285" w:author="Учетная запись Майкрософт" w:date="2025-08-15T14:05:00Z" w:initials="УзМ">
    <w:p w14:paraId="4350FD24" w14:textId="08D90BD6" w:rsidR="00D77BB0" w:rsidRDefault="00D77BB0">
      <w:pPr>
        <w:pStyle w:val="ae"/>
      </w:pPr>
      <w:r>
        <w:rPr>
          <w:rStyle w:val="ad"/>
        </w:rPr>
        <w:annotationRef/>
      </w:r>
      <w:r w:rsidRPr="00CC416B">
        <w:rPr>
          <w:highlight w:val="cyan"/>
        </w:rPr>
        <w:t>Нужны пояснения</w:t>
      </w:r>
      <w:r>
        <w:t>. Расписать зависимости доступности функций и состояний для БВ и док БВ по отдельности.</w:t>
      </w:r>
    </w:p>
    <w:p w14:paraId="09A7D95A" w14:textId="3DC39A03" w:rsidR="00D77BB0" w:rsidRDefault="00D77BB0">
      <w:pPr>
        <w:pStyle w:val="ae"/>
      </w:pPr>
      <w:r>
        <w:t>Вместо п.3 таблицу</w:t>
      </w:r>
    </w:p>
  </w:comment>
  <w:comment w:id="314" w:author="Дмитрий" w:date="2025-08-14T21:21:00Z" w:initials="Д">
    <w:p w14:paraId="779ECB07" w14:textId="77777777" w:rsidR="00D77BB0" w:rsidRDefault="00D77BB0">
      <w:pPr>
        <w:pStyle w:val="ae"/>
        <w:rPr>
          <w:rStyle w:val="ad"/>
        </w:rPr>
      </w:pPr>
      <w:r>
        <w:rPr>
          <w:rStyle w:val="ad"/>
        </w:rPr>
        <w:annotationRef/>
      </w:r>
      <w:proofErr w:type="gramStart"/>
      <w:r>
        <w:rPr>
          <w:rStyle w:val="ad"/>
        </w:rPr>
        <w:t>не</w:t>
      </w:r>
      <w:proofErr w:type="gramEnd"/>
      <w:r>
        <w:rPr>
          <w:rStyle w:val="ad"/>
        </w:rPr>
        <w:t xml:space="preserve"> очень понял почему так называется? </w:t>
      </w:r>
    </w:p>
    <w:p w14:paraId="1DF7B9D5" w14:textId="77777777" w:rsidR="00D77BB0" w:rsidRDefault="00D77BB0">
      <w:pPr>
        <w:pStyle w:val="ae"/>
        <w:rPr>
          <w:rStyle w:val="ad"/>
        </w:rPr>
      </w:pPr>
    </w:p>
    <w:p w14:paraId="12FA412B" w14:textId="72803B61" w:rsidR="00D77BB0" w:rsidRDefault="00D77BB0">
      <w:pPr>
        <w:pStyle w:val="ae"/>
      </w:pPr>
      <w:r w:rsidRPr="00226A04">
        <w:rPr>
          <w:rStyle w:val="ad"/>
          <w:highlight w:val="yellow"/>
        </w:rPr>
        <w:t>обсудить</w:t>
      </w:r>
    </w:p>
  </w:comment>
  <w:comment w:id="315" w:author="Учетная запись Майкрософт" w:date="2025-08-15T14:06:00Z" w:initials="УзМ">
    <w:p w14:paraId="1C980FB4" w14:textId="2501737F" w:rsidR="00D77BB0" w:rsidRDefault="00D77BB0">
      <w:pPr>
        <w:pStyle w:val="ae"/>
      </w:pPr>
      <w:r>
        <w:rPr>
          <w:rStyle w:val="ad"/>
        </w:rPr>
        <w:annotationRef/>
      </w:r>
      <w:r w:rsidRPr="00C776CA">
        <w:rPr>
          <w:rFonts w:cstheme="minorHAnsi"/>
          <w:sz w:val="22"/>
          <w:szCs w:val="22"/>
        </w:rPr>
        <w:t>«Интерпретировать документ выписки»</w:t>
      </w:r>
    </w:p>
  </w:comment>
  <w:comment w:id="328" w:author="Дмитрий" w:date="2025-08-14T21:23:00Z" w:initials="Д">
    <w:p w14:paraId="658352CB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привести</w:t>
      </w:r>
      <w:proofErr w:type="gramEnd"/>
      <w:r>
        <w:t xml:space="preserve"> техническое наименование</w:t>
      </w:r>
    </w:p>
    <w:p w14:paraId="6A948053" w14:textId="6990E0AB" w:rsidR="00D77BB0" w:rsidRDefault="00D77BB0">
      <w:pPr>
        <w:pStyle w:val="ae"/>
      </w:pPr>
      <w:r>
        <w:t xml:space="preserve">в частности, это </w:t>
      </w:r>
      <w:r w:rsidRPr="00226A04">
        <w:t>Pm_CBStatementDocOverrideAvi.List_idClientBankStatement</w:t>
      </w:r>
    </w:p>
  </w:comment>
  <w:comment w:id="329" w:author="Учетная запись Майкрософт" w:date="2025-08-15T14:06:00Z" w:initials="УзМ">
    <w:p w14:paraId="05315A66" w14:textId="125D9ABD" w:rsidR="00D77BB0" w:rsidRDefault="00D77BB0">
      <w:pPr>
        <w:pStyle w:val="ae"/>
      </w:pPr>
      <w:r>
        <w:rPr>
          <w:rStyle w:val="ad"/>
        </w:rPr>
        <w:annotationRef/>
      </w:r>
      <w:r>
        <w:t>Сделала</w:t>
      </w:r>
    </w:p>
  </w:comment>
  <w:comment w:id="347" w:author="Дмитрий" w:date="2025-08-14T21:25:00Z" w:initials="Д">
    <w:p w14:paraId="2709A308" w14:textId="1BC366AB" w:rsidR="00D77BB0" w:rsidRDefault="00D77BB0">
      <w:pPr>
        <w:pStyle w:val="ae"/>
        <w:rPr>
          <w:rStyle w:val="ad"/>
        </w:rPr>
      </w:pPr>
      <w:r>
        <w:rPr>
          <w:rStyle w:val="ad"/>
        </w:rPr>
        <w:annotationRef/>
      </w:r>
      <w:proofErr w:type="gramStart"/>
      <w:r>
        <w:rPr>
          <w:rStyle w:val="ad"/>
        </w:rPr>
        <w:t>как</w:t>
      </w:r>
      <w:proofErr w:type="gramEnd"/>
      <w:r>
        <w:rPr>
          <w:rStyle w:val="ad"/>
        </w:rPr>
        <w:t xml:space="preserve"> отличать будем интерпритированные от неинтерпритированных? Интерпретированные и подтвержденные от неподтвержденных со стороны специалиста ФУ?</w:t>
      </w:r>
    </w:p>
    <w:p w14:paraId="324668CB" w14:textId="522EEFD6" w:rsidR="00D77BB0" w:rsidRDefault="00D77BB0">
      <w:pPr>
        <w:pStyle w:val="ae"/>
        <w:rPr>
          <w:rStyle w:val="ad"/>
        </w:rPr>
      </w:pPr>
    </w:p>
    <w:p w14:paraId="6DB3D881" w14:textId="5A2B2EF6" w:rsidR="00D77BB0" w:rsidRPr="00DB037C" w:rsidRDefault="00D77BB0">
      <w:pPr>
        <w:pStyle w:val="ae"/>
        <w:rPr>
          <w:rStyle w:val="ad"/>
        </w:rPr>
      </w:pPr>
      <w:r>
        <w:rPr>
          <w:rStyle w:val="ad"/>
        </w:rPr>
        <w:t xml:space="preserve">Насколько понимаю из текста ТЗ результат работы интерпретации – связь индикатора с </w:t>
      </w:r>
      <w:r>
        <w:rPr>
          <w:rStyle w:val="ad"/>
          <w:lang w:val="en-US"/>
        </w:rPr>
        <w:t>serror</w:t>
      </w:r>
    </w:p>
    <w:p w14:paraId="62BDAD0B" w14:textId="77777777" w:rsidR="00D77BB0" w:rsidRDefault="00D77BB0">
      <w:pPr>
        <w:pStyle w:val="ae"/>
        <w:rPr>
          <w:rStyle w:val="ad"/>
        </w:rPr>
      </w:pPr>
    </w:p>
    <w:p w14:paraId="7607F71B" w14:textId="3F1F60F8" w:rsidR="00D77BB0" w:rsidRDefault="00D77BB0">
      <w:pPr>
        <w:pStyle w:val="ae"/>
      </w:pPr>
      <w:r w:rsidRPr="00226A04">
        <w:rPr>
          <w:rStyle w:val="ad"/>
          <w:highlight w:val="yellow"/>
        </w:rPr>
        <w:t>обсудить</w:t>
      </w:r>
    </w:p>
  </w:comment>
  <w:comment w:id="348" w:author="Учетная запись Майкрософт" w:date="2025-08-15T14:09:00Z" w:initials="УзМ">
    <w:p w14:paraId="1D8E9DF0" w14:textId="7504A133" w:rsidR="00D77BB0" w:rsidRPr="00DC25E7" w:rsidRDefault="00D77BB0">
      <w:pPr>
        <w:pStyle w:val="ae"/>
      </w:pPr>
      <w:r>
        <w:rPr>
          <w:rStyle w:val="ad"/>
        </w:rPr>
        <w:annotationRef/>
      </w:r>
      <w:r>
        <w:t xml:space="preserve">По итогу Интерпретации будет установлен </w:t>
      </w:r>
      <w:r>
        <w:rPr>
          <w:lang w:val="en-US"/>
        </w:rPr>
        <w:t>bProcessed</w:t>
      </w:r>
      <w:r>
        <w:t xml:space="preserve"> (он не отражается в списке), специалист ФинУпр обозначает свою обработку сменой состояния на «Обработано ФинУпр».</w:t>
      </w:r>
    </w:p>
  </w:comment>
  <w:comment w:id="349" w:author="Дмитрий" w:date="2025-08-14T21:26:00Z" w:initials="Д">
    <w:p w14:paraId="6EF31275" w14:textId="77777777" w:rsidR="00D77BB0" w:rsidRDefault="00D77BB0">
      <w:pPr>
        <w:pStyle w:val="ae"/>
        <w:rPr>
          <w:rStyle w:val="ad"/>
        </w:rPr>
      </w:pPr>
      <w:proofErr w:type="gramStart"/>
      <w:r>
        <w:rPr>
          <w:rStyle w:val="ad"/>
        </w:rPr>
        <w:t>насколько</w:t>
      </w:r>
      <w:proofErr w:type="gramEnd"/>
      <w:r>
        <w:rPr>
          <w:rStyle w:val="ad"/>
        </w:rPr>
        <w:t xml:space="preserve"> понимаю, в интерфейс должны выбирать данные по документам банковской выписки. Если это так, то правильно писать «выборка с отображением в списке» данных их классов по условию …</w:t>
      </w:r>
    </w:p>
    <w:p w14:paraId="2A765006" w14:textId="62F596F7" w:rsidR="00D77BB0" w:rsidRDefault="00D77BB0">
      <w:pPr>
        <w:pStyle w:val="ae"/>
      </w:pPr>
    </w:p>
  </w:comment>
  <w:comment w:id="350" w:author="Учетная запись Майкрософт" w:date="2025-08-15T14:15:00Z" w:initials="УзМ">
    <w:p w14:paraId="236453A9" w14:textId="0427C8DA" w:rsidR="00D77BB0" w:rsidRDefault="00D77BB0">
      <w:pPr>
        <w:pStyle w:val="ae"/>
      </w:pPr>
      <w:r>
        <w:rPr>
          <w:rStyle w:val="ad"/>
        </w:rPr>
        <w:annotationRef/>
      </w:r>
      <w:r>
        <w:t>Сделала</w:t>
      </w:r>
    </w:p>
  </w:comment>
  <w:comment w:id="359" w:author="Дмитрий" w:date="2025-08-14T21:30:00Z" w:initials="Д">
    <w:p w14:paraId="02AD5F65" w14:textId="133A8F3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тут</w:t>
      </w:r>
      <w:proofErr w:type="gramEnd"/>
      <w:r>
        <w:t xml:space="preserve"> оши</w:t>
      </w:r>
    </w:p>
  </w:comment>
  <w:comment w:id="360" w:author="Учетная запись Майкрософт" w:date="2025-08-15T14:17:00Z" w:initials="УзМ">
    <w:p w14:paraId="05510B3F" w14:textId="70FD46B3" w:rsidR="00D77BB0" w:rsidRDefault="00D77BB0">
      <w:pPr>
        <w:pStyle w:val="ae"/>
      </w:pPr>
      <w:r>
        <w:rPr>
          <w:rStyle w:val="ad"/>
        </w:rPr>
        <w:annotationRef/>
      </w:r>
      <w:r w:rsidRPr="00523BA5">
        <w:rPr>
          <w:highlight w:val="cyan"/>
        </w:rPr>
        <w:t>Какая?</w:t>
      </w:r>
    </w:p>
  </w:comment>
  <w:comment w:id="370" w:author="Дмитрий" w:date="2025-08-14T21:34:00Z" w:initials="Д">
    <w:p w14:paraId="22FD6A9B" w14:textId="77777777" w:rsidR="00D77BB0" w:rsidRDefault="00D77BB0" w:rsidP="00475EF7">
      <w:pPr>
        <w:pStyle w:val="ae"/>
      </w:pPr>
      <w:r>
        <w:rPr>
          <w:rStyle w:val="ad"/>
        </w:rPr>
        <w:annotationRef/>
      </w:r>
      <w:proofErr w:type="gramStart"/>
      <w:r>
        <w:t>проектный</w:t>
      </w:r>
      <w:proofErr w:type="gramEnd"/>
      <w:r>
        <w:t xml:space="preserve"> атрибут, в базе нет</w:t>
      </w:r>
    </w:p>
  </w:comment>
  <w:comment w:id="371" w:author="Учетная запись Майкрософт" w:date="2025-08-15T14:25:00Z" w:initials="УзМ">
    <w:p w14:paraId="6EEF92EC" w14:textId="1D31F891" w:rsidR="00D77BB0" w:rsidRDefault="00D77BB0" w:rsidP="00475EF7">
      <w:pPr>
        <w:pStyle w:val="ae"/>
      </w:pPr>
      <w:r>
        <w:rPr>
          <w:rStyle w:val="ad"/>
        </w:rPr>
        <w:annotationRef/>
      </w:r>
      <w:r w:rsidRPr="00523BA5">
        <w:rPr>
          <w:highlight w:val="cyan"/>
        </w:rPr>
        <w:t>Как это отразить в ТЗ?</w:t>
      </w:r>
    </w:p>
    <w:p w14:paraId="7AE145E0" w14:textId="74924F95" w:rsidR="00D77BB0" w:rsidRDefault="00D77BB0" w:rsidP="00475EF7">
      <w:pPr>
        <w:pStyle w:val="ae"/>
      </w:pPr>
      <w:r>
        <w:t>Куратор по напр и ЦФУ – проектно:</w:t>
      </w:r>
    </w:p>
  </w:comment>
  <w:comment w:id="374" w:author="Дмитрий" w:date="2025-08-14T21:36:00Z" w:initials="Д">
    <w:p w14:paraId="159FC358" w14:textId="4D740F79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какого</w:t>
      </w:r>
      <w:proofErr w:type="gramEnd"/>
      <w:r>
        <w:t xml:space="preserve"> экрана?</w:t>
      </w:r>
    </w:p>
  </w:comment>
  <w:comment w:id="375" w:author="Учетная запись Майкрософт" w:date="2025-08-15T10:27:00Z" w:initials="УзМ">
    <w:p w14:paraId="00D1D4B1" w14:textId="6CA7237C" w:rsidR="00D77BB0" w:rsidRDefault="00D77BB0">
      <w:pPr>
        <w:pStyle w:val="ae"/>
      </w:pPr>
      <w:r>
        <w:rPr>
          <w:rStyle w:val="ad"/>
        </w:rPr>
        <w:annotationRef/>
      </w:r>
      <w:r>
        <w:t>Поправила</w:t>
      </w:r>
    </w:p>
  </w:comment>
  <w:comment w:id="376" w:author="Дмитрий" w:date="2025-08-14T21:36:00Z" w:initials="Д">
    <w:p w14:paraId="3283ACB8" w14:textId="77777777" w:rsidR="00D77BB0" w:rsidRDefault="00D77BB0">
      <w:pPr>
        <w:pStyle w:val="ae"/>
      </w:pPr>
      <w:r>
        <w:rPr>
          <w:rStyle w:val="ad"/>
        </w:rPr>
        <w:annotationRef/>
      </w:r>
      <w:r>
        <w:t>Проектные аналитики</w:t>
      </w:r>
    </w:p>
    <w:p w14:paraId="29E7CAB4" w14:textId="4043F33F" w:rsidR="00D77BB0" w:rsidRDefault="00D77BB0">
      <w:pPr>
        <w:pStyle w:val="ae"/>
      </w:pPr>
      <w:r>
        <w:t>В базе нет</w:t>
      </w:r>
    </w:p>
  </w:comment>
  <w:comment w:id="377" w:author="Учетная запись Майкрософт" w:date="2025-08-18T18:57:00Z" w:initials="УзМ">
    <w:p w14:paraId="0B81B0B7" w14:textId="430BBD6B" w:rsidR="00D77BB0" w:rsidRDefault="00D77BB0">
      <w:pPr>
        <w:pStyle w:val="ae"/>
      </w:pPr>
      <w:r>
        <w:rPr>
          <w:rStyle w:val="ad"/>
        </w:rPr>
        <w:annotationRef/>
      </w:r>
      <w:r w:rsidRPr="00D5513C">
        <w:rPr>
          <w:highlight w:val="cyan"/>
        </w:rPr>
        <w:t>Поправила.</w:t>
      </w:r>
      <w:r>
        <w:t xml:space="preserve"> </w:t>
      </w:r>
    </w:p>
  </w:comment>
  <w:comment w:id="383" w:author="Дмитрий" w:date="2025-08-14T21:38:00Z" w:initials="Д">
    <w:p w14:paraId="39843EC1" w14:textId="77777777" w:rsidR="00D77BB0" w:rsidRDefault="00D77BB0">
      <w:pPr>
        <w:pStyle w:val="ae"/>
      </w:pPr>
      <w:r>
        <w:rPr>
          <w:rStyle w:val="ad"/>
        </w:rPr>
        <w:annotationRef/>
      </w:r>
      <w:r>
        <w:t>Должны быть описаны в этом ТЗ</w:t>
      </w:r>
    </w:p>
    <w:p w14:paraId="37BB3262" w14:textId="77777777" w:rsidR="00D77BB0" w:rsidRDefault="00D77BB0">
      <w:pPr>
        <w:pStyle w:val="ae"/>
      </w:pPr>
    </w:p>
    <w:p w14:paraId="09D7A13D" w14:textId="216B4094" w:rsidR="00D77BB0" w:rsidRDefault="00D77BB0">
      <w:pPr>
        <w:pStyle w:val="ae"/>
      </w:pPr>
      <w:r>
        <w:t>Иначе не выстроить логику работы с состояниями</w:t>
      </w:r>
    </w:p>
  </w:comment>
  <w:comment w:id="384" w:author="Учетная запись Майкрософт" w:date="2025-08-18T19:02:00Z" w:initials="УзМ">
    <w:p w14:paraId="361624D2" w14:textId="42BB0987" w:rsidR="00D77BB0" w:rsidRDefault="00D77BB0">
      <w:pPr>
        <w:pStyle w:val="ae"/>
      </w:pPr>
      <w:r>
        <w:rPr>
          <w:rStyle w:val="ad"/>
        </w:rPr>
        <w:annotationRef/>
      </w:r>
      <w:r>
        <w:t>Описано в п.7</w:t>
      </w:r>
    </w:p>
  </w:comment>
  <w:comment w:id="385" w:author="Дмитрий" w:date="2025-08-15T00:09:00Z" w:initials="Д">
    <w:p w14:paraId="1F945438" w14:textId="77777777" w:rsidR="00D77BB0" w:rsidRDefault="00D77BB0" w:rsidP="00475EF7">
      <w:pPr>
        <w:pStyle w:val="ae"/>
      </w:pPr>
      <w:r>
        <w:rPr>
          <w:rStyle w:val="ad"/>
        </w:rPr>
        <w:annotationRef/>
      </w:r>
      <w:r>
        <w:t>Подразумеваю, что выборка по исх пп / вх ПП по кол-ву документов должна быть в зависимости от дирекшн в документе БВ.</w:t>
      </w:r>
    </w:p>
    <w:p w14:paraId="186F9E25" w14:textId="77777777" w:rsidR="00D77BB0" w:rsidRDefault="00D77BB0" w:rsidP="00475EF7">
      <w:pPr>
        <w:pStyle w:val="ae"/>
      </w:pPr>
    </w:p>
    <w:p w14:paraId="0D12B4F5" w14:textId="77777777" w:rsidR="00D77BB0" w:rsidRDefault="00D77BB0" w:rsidP="00475EF7">
      <w:pPr>
        <w:pStyle w:val="ae"/>
      </w:pPr>
      <w:proofErr w:type="gramStart"/>
      <w:r w:rsidRPr="009A51DF">
        <w:rPr>
          <w:highlight w:val="yellow"/>
        </w:rPr>
        <w:t>проговорить</w:t>
      </w:r>
      <w:proofErr w:type="gramEnd"/>
    </w:p>
    <w:p w14:paraId="21B4C15F" w14:textId="77777777" w:rsidR="00D77BB0" w:rsidRDefault="00D77BB0" w:rsidP="00475EF7">
      <w:pPr>
        <w:pStyle w:val="ae"/>
      </w:pPr>
    </w:p>
    <w:p w14:paraId="2E6B0CFD" w14:textId="77777777" w:rsidR="00D77BB0" w:rsidRDefault="00D77BB0" w:rsidP="00475EF7">
      <w:pPr>
        <w:pStyle w:val="ae"/>
      </w:pPr>
    </w:p>
  </w:comment>
  <w:comment w:id="386" w:author="Учетная запись Майкрософт" w:date="2025-08-15T16:14:00Z" w:initials="УзМ">
    <w:p w14:paraId="5BDE1795" w14:textId="77777777" w:rsidR="00D77BB0" w:rsidRDefault="00D77BB0" w:rsidP="00475EF7">
      <w:pPr>
        <w:pStyle w:val="ae"/>
      </w:pPr>
      <w:r>
        <w:rPr>
          <w:rStyle w:val="ad"/>
        </w:rPr>
        <w:annotationRef/>
      </w:r>
      <w:r>
        <w:t>Направление при выборе учтено</w:t>
      </w:r>
    </w:p>
  </w:comment>
  <w:comment w:id="397" w:author="Дмитрий" w:date="2025-08-15T00:18:00Z" w:initials="Д">
    <w:p w14:paraId="4EC3281A" w14:textId="61E024AD" w:rsidR="00D77BB0" w:rsidRPr="00ED72E7" w:rsidRDefault="00D77BB0">
      <w:pPr>
        <w:pStyle w:val="ae"/>
      </w:pPr>
      <w:r>
        <w:rPr>
          <w:rStyle w:val="ad"/>
        </w:rPr>
        <w:annotationRef/>
      </w:r>
      <w:proofErr w:type="gramStart"/>
      <w:r>
        <w:t>дополнить</w:t>
      </w:r>
      <w:proofErr w:type="gramEnd"/>
      <w:r>
        <w:t xml:space="preserve"> условием на «не аннулированные» по </w:t>
      </w:r>
      <w:r>
        <w:rPr>
          <w:lang w:val="en-US"/>
        </w:rPr>
        <w:t>idstate</w:t>
      </w:r>
      <w:r w:rsidRPr="00ED72E7">
        <w:t xml:space="preserve"> </w:t>
      </w:r>
      <w:r>
        <w:t xml:space="preserve">для </w:t>
      </w:r>
      <w:r>
        <w:rPr>
          <w:lang w:val="en-US"/>
        </w:rPr>
        <w:t>orderbank</w:t>
      </w:r>
      <w:r w:rsidRPr="00ED72E7">
        <w:t>*</w:t>
      </w:r>
    </w:p>
  </w:comment>
  <w:comment w:id="398" w:author="Учетная запись Майкрософт" w:date="2025-08-15T16:14:00Z" w:initials="УзМ">
    <w:p w14:paraId="6D7686FF" w14:textId="4248080D" w:rsidR="00D77BB0" w:rsidRPr="00D35428" w:rsidRDefault="00D77BB0">
      <w:pPr>
        <w:pStyle w:val="ae"/>
      </w:pPr>
      <w:r>
        <w:rPr>
          <w:rStyle w:val="ad"/>
        </w:rPr>
        <w:annotationRef/>
      </w:r>
      <w:r w:rsidRPr="00D35428">
        <w:t>Сделано</w:t>
      </w:r>
    </w:p>
    <w:p w14:paraId="042D643F" w14:textId="77777777" w:rsidR="00D77BB0" w:rsidRDefault="00D77BB0" w:rsidP="004C6164">
      <w:pPr>
        <w:pStyle w:val="a8"/>
        <w:spacing w:before="240" w:beforeAutospacing="0" w:after="240" w:afterAutospacing="0" w:line="330" w:lineRule="atLeast"/>
        <w:rPr>
          <w:rStyle w:val="af5"/>
        </w:rPr>
      </w:pPr>
      <w:r>
        <w:t>Pm_</w:t>
      </w:r>
      <w:proofErr w:type="gramStart"/>
      <w:r>
        <w:t>OrderBankIn.idState &gt;</w:t>
      </w:r>
      <w:proofErr w:type="gramEnd"/>
      <w:r>
        <w:t>= 100 // </w:t>
      </w:r>
      <w:r>
        <w:rPr>
          <w:rStyle w:val="af5"/>
        </w:rPr>
        <w:t>не аннулирован</w:t>
      </w:r>
    </w:p>
    <w:p w14:paraId="06018A90" w14:textId="77777777" w:rsidR="00D77BB0" w:rsidRDefault="00D77BB0">
      <w:pPr>
        <w:pStyle w:val="ae"/>
      </w:pPr>
    </w:p>
  </w:comment>
  <w:comment w:id="399" w:author="Дмитрий" w:date="2025-08-15T00:13:00Z" w:initials="Д">
    <w:p w14:paraId="76823A98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не</w:t>
      </w:r>
      <w:proofErr w:type="gramEnd"/>
      <w:r>
        <w:t xml:space="preserve"> очень понял, как это должно работать</w:t>
      </w:r>
    </w:p>
    <w:p w14:paraId="3CFCFE76" w14:textId="77777777" w:rsidR="00D77BB0" w:rsidRDefault="00D77BB0">
      <w:pPr>
        <w:pStyle w:val="ae"/>
      </w:pPr>
    </w:p>
    <w:p w14:paraId="22C3B4C7" w14:textId="1CB08A6A" w:rsidR="00D77BB0" w:rsidRDefault="00D77BB0">
      <w:pPr>
        <w:pStyle w:val="ae"/>
      </w:pPr>
      <w:r w:rsidRPr="0066694E">
        <w:rPr>
          <w:highlight w:val="yellow"/>
        </w:rPr>
        <w:t>проговорить</w:t>
      </w:r>
    </w:p>
  </w:comment>
  <w:comment w:id="400" w:author="Учетная запись Майкрософт" w:date="2025-08-15T16:23:00Z" w:initials="УзМ">
    <w:p w14:paraId="02B3AF1D" w14:textId="10F217C9" w:rsidR="00D77BB0" w:rsidRDefault="00D77BB0">
      <w:pPr>
        <w:pStyle w:val="ae"/>
      </w:pPr>
      <w:r>
        <w:rPr>
          <w:rStyle w:val="ad"/>
        </w:rPr>
        <w:annotationRef/>
      </w:r>
      <w:r>
        <w:t>При нажатии на кнопку выводить перечень непривязанных платежных документов по КА и др. условиям (возможно связали не с тем платежным документом)</w:t>
      </w:r>
    </w:p>
  </w:comment>
  <w:comment w:id="401" w:author="Учетная запись Майкрософт" w:date="2025-08-19T10:20:00Z" w:initials="УзМ">
    <w:p w14:paraId="1F0D3625" w14:textId="1CFCDE7B" w:rsidR="00D77BB0" w:rsidRDefault="00D77BB0">
      <w:pPr>
        <w:pStyle w:val="ae"/>
      </w:pPr>
      <w:r>
        <w:rPr>
          <w:rStyle w:val="ad"/>
        </w:rPr>
        <w:annotationRef/>
      </w:r>
      <w:r w:rsidRPr="00744EAA">
        <w:rPr>
          <w:highlight w:val="cyan"/>
        </w:rPr>
        <w:t>Сделать раскрытие количества непривязанных по кнопке в вертикальном тул баре. Выбор ПП/ВПП не делается – только для просмотра. Список реализовать под назначением. Согласовать с СНГ</w:t>
      </w:r>
    </w:p>
    <w:p w14:paraId="654F8C4D" w14:textId="77777777" w:rsidR="00D77BB0" w:rsidRDefault="00D77BB0">
      <w:pPr>
        <w:pStyle w:val="ae"/>
      </w:pPr>
    </w:p>
    <w:p w14:paraId="56C2DA18" w14:textId="77777777" w:rsidR="00D77BB0" w:rsidRDefault="00D77BB0">
      <w:pPr>
        <w:pStyle w:val="ae"/>
      </w:pPr>
    </w:p>
  </w:comment>
  <w:comment w:id="403" w:author="Дмитрий" w:date="2025-08-15T00:11:00Z" w:initials="Д">
    <w:p w14:paraId="2BCDB760" w14:textId="77777777" w:rsidR="00D77BB0" w:rsidRDefault="00D77BB0">
      <w:pPr>
        <w:pStyle w:val="ae"/>
      </w:pPr>
      <w:r>
        <w:rPr>
          <w:rStyle w:val="ad"/>
        </w:rPr>
        <w:annotationRef/>
      </w:r>
      <w:r>
        <w:t xml:space="preserve">Непонятно, что это должно значить? </w:t>
      </w:r>
    </w:p>
    <w:p w14:paraId="49086205" w14:textId="77777777" w:rsidR="00D77BB0" w:rsidRDefault="00D77BB0">
      <w:pPr>
        <w:pStyle w:val="ae"/>
      </w:pPr>
    </w:p>
    <w:p w14:paraId="6F622D73" w14:textId="485C2089" w:rsidR="00D77BB0" w:rsidRDefault="00D77BB0">
      <w:pPr>
        <w:pStyle w:val="ae"/>
      </w:pPr>
      <w:r w:rsidRPr="004501DE">
        <w:rPr>
          <w:highlight w:val="yellow"/>
        </w:rPr>
        <w:t>проговорить</w:t>
      </w:r>
    </w:p>
  </w:comment>
  <w:comment w:id="404" w:author="Учетная запись Майкрософт" w:date="2025-08-15T16:25:00Z" w:initials="УзМ">
    <w:p w14:paraId="328737E9" w14:textId="34B37CAC" w:rsidR="00D77BB0" w:rsidRDefault="00D77BB0">
      <w:pPr>
        <w:pStyle w:val="ae"/>
      </w:pPr>
      <w:r>
        <w:rPr>
          <w:rStyle w:val="ad"/>
        </w:rPr>
        <w:annotationRef/>
      </w:r>
      <w:r>
        <w:t>«Заполните контрагента в документе выписки!».</w:t>
      </w:r>
    </w:p>
  </w:comment>
  <w:comment w:id="415" w:author="Дмитрий" w:date="2025-08-15T00:21:00Z" w:initials="Д">
    <w:p w14:paraId="09A7C882" w14:textId="77777777" w:rsidR="00D77BB0" w:rsidRDefault="00D77BB0" w:rsidP="00475EF7">
      <w:pPr>
        <w:pStyle w:val="ae"/>
      </w:pPr>
      <w:r>
        <w:rPr>
          <w:rStyle w:val="ad"/>
        </w:rPr>
        <w:annotationRef/>
      </w:r>
      <w:proofErr w:type="gramStart"/>
      <w:r>
        <w:t>верно</w:t>
      </w:r>
      <w:proofErr w:type="gramEnd"/>
      <w:r>
        <w:t xml:space="preserve"> понимаю, что тут выполняется переопределение типа объекта для возвратов по исходящей оплате?  Если та, то выборка данных в отчет не то событие</w:t>
      </w:r>
    </w:p>
    <w:p w14:paraId="04C3D31C" w14:textId="77777777" w:rsidR="00D77BB0" w:rsidRDefault="00D77BB0" w:rsidP="00475EF7">
      <w:pPr>
        <w:pStyle w:val="ae"/>
      </w:pPr>
    </w:p>
    <w:p w14:paraId="67868F45" w14:textId="77777777" w:rsidR="00D77BB0" w:rsidRDefault="00D77BB0" w:rsidP="00475EF7">
      <w:pPr>
        <w:pStyle w:val="ae"/>
      </w:pPr>
      <w:proofErr w:type="gramStart"/>
      <w:r w:rsidRPr="0043068F">
        <w:rPr>
          <w:highlight w:val="yellow"/>
        </w:rPr>
        <w:t>проговорить</w:t>
      </w:r>
      <w:proofErr w:type="gramEnd"/>
    </w:p>
  </w:comment>
  <w:comment w:id="416" w:author="Учетная запись Майкрософт" w:date="2025-08-15T10:40:00Z" w:initials="УзМ">
    <w:p w14:paraId="30332974" w14:textId="77777777" w:rsidR="00D77BB0" w:rsidRDefault="00D77BB0" w:rsidP="00475EF7">
      <w:pPr>
        <w:pStyle w:val="ae"/>
      </w:pPr>
      <w:r>
        <w:rPr>
          <w:rStyle w:val="ad"/>
        </w:rPr>
        <w:annotationRef/>
      </w:r>
      <w:r>
        <w:t xml:space="preserve">Здесь происходить переопределение ПП, если ПП программно неправильно выбрано/не найдено. По кнопке (3 точки) пользователю для выбора формируется список ПП (если КА не пусто). И только после выбора пользователем нужного ПП происходит смена типа ВПП из настроечной таблицы. </w:t>
      </w:r>
      <w:r w:rsidRPr="009A3E0E">
        <w:rPr>
          <w:highlight w:val="yellow"/>
        </w:rPr>
        <w:t>(</w:t>
      </w:r>
      <w:proofErr w:type="gramStart"/>
      <w:r w:rsidRPr="009A3E0E">
        <w:rPr>
          <w:highlight w:val="yellow"/>
        </w:rPr>
        <w:t>тип</w:t>
      </w:r>
      <w:proofErr w:type="gramEnd"/>
      <w:r w:rsidRPr="009A3E0E">
        <w:rPr>
          <w:highlight w:val="yellow"/>
        </w:rPr>
        <w:t xml:space="preserve"> ВПП меняется по алгоритму возврата , т.е. в созданном ВПП будет сразу поменян тип)</w:t>
      </w:r>
    </w:p>
  </w:comment>
  <w:comment w:id="417" w:author="Учетная запись Майкрософт" w:date="2025-08-19T10:29:00Z" w:initials="УзМ">
    <w:p w14:paraId="263967C7" w14:textId="51997A94" w:rsidR="00D77BB0" w:rsidRDefault="00D77BB0">
      <w:pPr>
        <w:pStyle w:val="ae"/>
      </w:pPr>
      <w:r>
        <w:rPr>
          <w:rStyle w:val="ad"/>
        </w:rPr>
        <w:annotationRef/>
      </w:r>
      <w:r>
        <w:t xml:space="preserve">При нажатии на </w:t>
      </w:r>
      <w:proofErr w:type="gramStart"/>
      <w:r>
        <w:t>крестик  -</w:t>
      </w:r>
      <w:proofErr w:type="gramEnd"/>
      <w:r>
        <w:t xml:space="preserve"> сохранить, следовательно после удалить ссылку в ПП на док БВ. </w:t>
      </w:r>
    </w:p>
    <w:p w14:paraId="514E92D3" w14:textId="52EA7F1C" w:rsidR="00D77BB0" w:rsidRDefault="00D77BB0">
      <w:pPr>
        <w:pStyle w:val="ae"/>
      </w:pPr>
      <w:r>
        <w:t>Далее из списка по 3 точкам выбираем другой ПП, следовательно в детализации отразятся позиции нового ПП.</w:t>
      </w:r>
    </w:p>
  </w:comment>
  <w:comment w:id="418" w:author="Дмитрий" w:date="2025-08-15T00:24:00Z" w:initials="Д">
    <w:p w14:paraId="295C309A" w14:textId="77777777" w:rsidR="00D77BB0" w:rsidRDefault="00D77BB0" w:rsidP="00C921F0">
      <w:pPr>
        <w:pStyle w:val="ae"/>
      </w:pPr>
      <w:r>
        <w:rPr>
          <w:rStyle w:val="ad"/>
        </w:rPr>
        <w:annotationRef/>
      </w:r>
      <w:proofErr w:type="gramStart"/>
      <w:r>
        <w:t>не</w:t>
      </w:r>
      <w:proofErr w:type="gramEnd"/>
      <w:r>
        <w:t xml:space="preserve"> понял про удаление</w:t>
      </w:r>
    </w:p>
    <w:p w14:paraId="50C14F66" w14:textId="77777777" w:rsidR="00D77BB0" w:rsidRDefault="00D77BB0" w:rsidP="00C921F0">
      <w:pPr>
        <w:pStyle w:val="ae"/>
      </w:pPr>
    </w:p>
    <w:p w14:paraId="230FD286" w14:textId="77777777" w:rsidR="00D77BB0" w:rsidRDefault="00D77BB0" w:rsidP="00C921F0">
      <w:pPr>
        <w:pStyle w:val="ae"/>
      </w:pPr>
      <w:proofErr w:type="gramStart"/>
      <w:r w:rsidRPr="0043068F">
        <w:rPr>
          <w:highlight w:val="yellow"/>
        </w:rPr>
        <w:t>проговорить</w:t>
      </w:r>
      <w:proofErr w:type="gramEnd"/>
    </w:p>
  </w:comment>
  <w:comment w:id="422" w:author="Дмитрий" w:date="2025-08-15T00:29:00Z" w:initials="Д">
    <w:p w14:paraId="0ACA0832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верно</w:t>
      </w:r>
      <w:proofErr w:type="gramEnd"/>
      <w:r>
        <w:t xml:space="preserve"> понимаю, что в этом поле выбирается ПП/ВПП из той выборки по количеству документов, которая подобрана из тех ПП, что не определились автоматически при интерпретации? </w:t>
      </w:r>
    </w:p>
    <w:p w14:paraId="073B88EA" w14:textId="77777777" w:rsidR="00D77BB0" w:rsidRDefault="00D77BB0">
      <w:pPr>
        <w:pStyle w:val="ae"/>
      </w:pPr>
    </w:p>
    <w:p w14:paraId="5F17EC85" w14:textId="310C91EA" w:rsidR="00D77BB0" w:rsidRDefault="00D77BB0">
      <w:pPr>
        <w:pStyle w:val="ae"/>
      </w:pPr>
      <w:r w:rsidRPr="0030280C">
        <w:rPr>
          <w:highlight w:val="yellow"/>
        </w:rPr>
        <w:t>проговорить</w:t>
      </w:r>
    </w:p>
  </w:comment>
  <w:comment w:id="423" w:author="Учетная запись Майкрософт" w:date="2025-08-15T16:39:00Z" w:initials="УзМ">
    <w:p w14:paraId="48039096" w14:textId="796824DD" w:rsidR="00D77BB0" w:rsidRDefault="00D77BB0">
      <w:pPr>
        <w:pStyle w:val="ae"/>
      </w:pPr>
      <w:r>
        <w:rPr>
          <w:rStyle w:val="ad"/>
        </w:rPr>
        <w:annotationRef/>
      </w:r>
      <w:r>
        <w:t>Нет. В этот список в том числе попадают ПП/ВПП привязанные к документу БВ для полноты информации. При выборе такого документа программа предупреждает, что этот документ надо отвязать. Пользователь увидит к какому документу он привязан</w:t>
      </w:r>
    </w:p>
  </w:comment>
  <w:comment w:id="424" w:author="Дмитрий" w:date="2025-08-15T00:26:00Z" w:initials="Д">
    <w:p w14:paraId="241761D5" w14:textId="77777777" w:rsidR="00D77BB0" w:rsidRDefault="00D77BB0" w:rsidP="00D938A7">
      <w:pPr>
        <w:pStyle w:val="ae"/>
      </w:pPr>
      <w:r>
        <w:rPr>
          <w:rStyle w:val="ad"/>
        </w:rPr>
        <w:annotationRef/>
      </w:r>
      <w:proofErr w:type="gramStart"/>
      <w:r>
        <w:t>что</w:t>
      </w:r>
      <w:proofErr w:type="gramEnd"/>
      <w:r>
        <w:t xml:space="preserve"> такое справочник ПП/ВПП?</w:t>
      </w:r>
    </w:p>
    <w:p w14:paraId="3010F422" w14:textId="77777777" w:rsidR="00D77BB0" w:rsidRDefault="00D77BB0" w:rsidP="00D938A7">
      <w:pPr>
        <w:pStyle w:val="ae"/>
      </w:pPr>
    </w:p>
    <w:p w14:paraId="15728855" w14:textId="77777777" w:rsidR="00D77BB0" w:rsidRDefault="00D77BB0" w:rsidP="00D938A7">
      <w:pPr>
        <w:pStyle w:val="ae"/>
      </w:pPr>
    </w:p>
    <w:p w14:paraId="65E4DF65" w14:textId="77777777" w:rsidR="00D77BB0" w:rsidRDefault="00D77BB0" w:rsidP="00D938A7">
      <w:pPr>
        <w:pStyle w:val="ae"/>
      </w:pPr>
      <w:r>
        <w:t>Под добавлением полей подразумевается расширение класса или расширение выборки/отображения данных в списке? Если так, выделить отдельным пунктом выше по структуре ТЗ.</w:t>
      </w:r>
    </w:p>
    <w:p w14:paraId="185B2094" w14:textId="77777777" w:rsidR="00D77BB0" w:rsidRDefault="00D77BB0" w:rsidP="00D938A7">
      <w:pPr>
        <w:pStyle w:val="ae"/>
      </w:pPr>
    </w:p>
    <w:p w14:paraId="7AFD7D0B" w14:textId="77777777" w:rsidR="00D77BB0" w:rsidRPr="0043068F" w:rsidRDefault="00D77BB0" w:rsidP="00D938A7">
      <w:pPr>
        <w:pStyle w:val="ae"/>
      </w:pPr>
      <w:proofErr w:type="gramStart"/>
      <w:r w:rsidRPr="00FA7DF7">
        <w:rPr>
          <w:highlight w:val="yellow"/>
        </w:rPr>
        <w:t>проговорить</w:t>
      </w:r>
      <w:proofErr w:type="gramEnd"/>
      <w:r>
        <w:t xml:space="preserve"> </w:t>
      </w:r>
    </w:p>
  </w:comment>
  <w:comment w:id="425" w:author="Учетная запись Майкрософт" w:date="2025-08-15T16:48:00Z" w:initials="УзМ">
    <w:p w14:paraId="69B3006F" w14:textId="77777777" w:rsidR="00D77BB0" w:rsidRDefault="00D77BB0" w:rsidP="00D938A7">
      <w:pPr>
        <w:pStyle w:val="ae"/>
        <w:rPr>
          <w:rFonts w:eastAsia="Times New Roman"/>
          <w:color w:val="000000"/>
        </w:rPr>
      </w:pPr>
      <w:r>
        <w:rPr>
          <w:rStyle w:val="ad"/>
        </w:rPr>
        <w:annotationRef/>
      </w:r>
      <w:r w:rsidRPr="00F13D53">
        <w:rPr>
          <w:rFonts w:eastAsia="Times New Roman"/>
          <w:color w:val="000000"/>
          <w:lang w:val="en-US"/>
        </w:rPr>
        <w:t>Pm</w:t>
      </w:r>
      <w:r w:rsidRPr="001453BB">
        <w:rPr>
          <w:rFonts w:eastAsia="Times New Roman"/>
          <w:color w:val="000000"/>
        </w:rPr>
        <w:t>_</w:t>
      </w:r>
      <w:r w:rsidRPr="00F13D53">
        <w:rPr>
          <w:rFonts w:eastAsia="Times New Roman"/>
          <w:color w:val="000000"/>
          <w:lang w:val="en-US"/>
        </w:rPr>
        <w:t>OrderBankOut</w:t>
      </w:r>
      <w:r>
        <w:rPr>
          <w:rFonts w:eastAsia="Times New Roman"/>
          <w:color w:val="000000"/>
        </w:rPr>
        <w:t>/</w:t>
      </w:r>
      <w:r>
        <w:rPr>
          <w:rFonts w:eastAsia="Times New Roman"/>
          <w:color w:val="000000"/>
          <w:lang w:val="en-US"/>
        </w:rPr>
        <w:t>In</w:t>
      </w:r>
      <w:r w:rsidRPr="001453B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расширять не надо. </w:t>
      </w:r>
    </w:p>
    <w:p w14:paraId="1324A2D4" w14:textId="77777777" w:rsidR="00D77BB0" w:rsidRPr="001453BB" w:rsidRDefault="00D77BB0" w:rsidP="00D938A7">
      <w:pPr>
        <w:pStyle w:val="ae"/>
      </w:pPr>
      <w:r>
        <w:rPr>
          <w:rFonts w:eastAsia="Times New Roman"/>
          <w:color w:val="000000"/>
        </w:rPr>
        <w:t>Пояснила по тексту ТЗ</w:t>
      </w:r>
    </w:p>
  </w:comment>
  <w:comment w:id="426" w:author="Учетная запись Майкрософт" w:date="2025-08-19T10:40:00Z" w:initials="УзМ">
    <w:p w14:paraId="579DDBCA" w14:textId="6852F6A5" w:rsidR="00D77BB0" w:rsidRPr="001B7239" w:rsidRDefault="00D77BB0">
      <w:pPr>
        <w:pStyle w:val="ae"/>
      </w:pPr>
      <w:r>
        <w:rPr>
          <w:rStyle w:val="ad"/>
        </w:rPr>
        <w:annotationRef/>
      </w:r>
      <w:r>
        <w:t xml:space="preserve">Надо описать </w:t>
      </w:r>
      <w:r>
        <w:rPr>
          <w:lang w:val="en-US"/>
        </w:rPr>
        <w:t>list</w:t>
      </w:r>
      <w:r w:rsidRPr="001B7239">
        <w:t xml:space="preserve"> (</w:t>
      </w:r>
      <w:r>
        <w:t xml:space="preserve">если какой-то подходит (из ПП </w:t>
      </w:r>
      <w:r>
        <w:rPr>
          <w:lang w:val="en-US"/>
        </w:rPr>
        <w:t>avi</w:t>
      </w:r>
      <w:r w:rsidRPr="001B7239">
        <w:t>_</w:t>
      </w:r>
      <w:r>
        <w:rPr>
          <w:lang w:val="en-US"/>
        </w:rPr>
        <w:t>list</w:t>
      </w:r>
      <w:r w:rsidRPr="001B7239">
        <w:t xml:space="preserve"> – </w:t>
      </w:r>
      <w:r>
        <w:t>добавить фильтр и ограничения), то можно ссылаться на него). Или описать свой</w:t>
      </w:r>
    </w:p>
  </w:comment>
  <w:comment w:id="427" w:author="Дмитрий" w:date="2025-08-15T00:28:00Z" w:initials="Д">
    <w:p w14:paraId="7F876632" w14:textId="77777777" w:rsidR="00D77BB0" w:rsidRDefault="00D77BB0" w:rsidP="00D938A7">
      <w:pPr>
        <w:pStyle w:val="ae"/>
      </w:pPr>
      <w:r>
        <w:rPr>
          <w:rStyle w:val="ad"/>
        </w:rPr>
        <w:annotationRef/>
      </w:r>
      <w:proofErr w:type="gramStart"/>
      <w:r>
        <w:t>не</w:t>
      </w:r>
      <w:proofErr w:type="gramEnd"/>
      <w:r>
        <w:t xml:space="preserve"> встречал такого, подразумеватся документ БВ (позиция) из БВ?</w:t>
      </w:r>
    </w:p>
  </w:comment>
  <w:comment w:id="428" w:author="Учетная запись Майкрософт" w:date="2025-08-15T11:04:00Z" w:initials="УзМ">
    <w:p w14:paraId="08687B70" w14:textId="77777777" w:rsidR="00D77BB0" w:rsidRDefault="00D77BB0" w:rsidP="00D938A7">
      <w:pPr>
        <w:pStyle w:val="ae"/>
        <w:rPr>
          <w:lang w:val="en-US"/>
        </w:rPr>
      </w:pPr>
      <w:r>
        <w:rPr>
          <w:rStyle w:val="ad"/>
        </w:rPr>
        <w:annotationRef/>
      </w:r>
      <w:r>
        <w:t>Да</w:t>
      </w:r>
      <w:r>
        <w:rPr>
          <w:lang w:val="en-US"/>
        </w:rPr>
        <w:t xml:space="preserve"> </w:t>
      </w:r>
    </w:p>
    <w:p w14:paraId="2B542120" w14:textId="77777777" w:rsidR="00D77BB0" w:rsidRPr="00250B94" w:rsidRDefault="00D77BB0" w:rsidP="00D938A7">
      <w:pPr>
        <w:pStyle w:val="ae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878D42" wp14:editId="7BE6FC91">
            <wp:extent cx="2060571" cy="78349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062374" cy="7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29" w:author="Учетная запись Майкрософт" w:date="2025-08-19T10:50:00Z" w:initials="УзМ">
    <w:p w14:paraId="356B420A" w14:textId="2FE84C50" w:rsidR="00D77BB0" w:rsidRDefault="00D77BB0">
      <w:pPr>
        <w:pStyle w:val="ae"/>
      </w:pPr>
      <w:r>
        <w:rPr>
          <w:rStyle w:val="ad"/>
        </w:rPr>
        <w:annotationRef/>
      </w:r>
      <w:r w:rsidRPr="00934156">
        <w:rPr>
          <w:highlight w:val="cyan"/>
        </w:rPr>
        <w:t>Разобрать для чего это (желтое)</w:t>
      </w:r>
    </w:p>
  </w:comment>
  <w:comment w:id="430" w:author="Дмитрий" w:date="2025-08-15T00:30:00Z" w:initials="Д">
    <w:p w14:paraId="2D682024" w14:textId="77777777" w:rsidR="00D77BB0" w:rsidRDefault="00D77BB0">
      <w:pPr>
        <w:pStyle w:val="ae"/>
      </w:pPr>
      <w:r>
        <w:rPr>
          <w:rStyle w:val="ad"/>
        </w:rPr>
        <w:annotationRef/>
      </w:r>
      <w:r>
        <w:t xml:space="preserve">А с помощью какой функции можно отвязать ПП/ВПП от сущ документа банковской выписки и привязать в другому? </w:t>
      </w:r>
    </w:p>
    <w:p w14:paraId="0885FBAA" w14:textId="77777777" w:rsidR="00D77BB0" w:rsidRDefault="00D77BB0">
      <w:pPr>
        <w:pStyle w:val="ae"/>
      </w:pPr>
    </w:p>
    <w:p w14:paraId="7719C7F7" w14:textId="78A40D2B" w:rsidR="00D77BB0" w:rsidRDefault="00D77BB0">
      <w:pPr>
        <w:pStyle w:val="ae"/>
      </w:pPr>
      <w:r>
        <w:t xml:space="preserve">В каких состояниях документа банковской выписки / ПП или ВПП это возможно? </w:t>
      </w:r>
    </w:p>
    <w:p w14:paraId="6AAB92F4" w14:textId="77777777" w:rsidR="00D77BB0" w:rsidRDefault="00D77BB0">
      <w:pPr>
        <w:pStyle w:val="ae"/>
      </w:pPr>
    </w:p>
    <w:p w14:paraId="26FCCBC2" w14:textId="1F84C89B" w:rsidR="00D77BB0" w:rsidRDefault="00D77BB0">
      <w:pPr>
        <w:pStyle w:val="ae"/>
      </w:pPr>
      <w:r w:rsidRPr="0030280C">
        <w:rPr>
          <w:highlight w:val="yellow"/>
        </w:rPr>
        <w:t>проговорить</w:t>
      </w:r>
    </w:p>
  </w:comment>
  <w:comment w:id="431" w:author="Учетная запись Майкрософт" w:date="2025-08-15T16:56:00Z" w:initials="УзМ">
    <w:p w14:paraId="1D0117E1" w14:textId="4B7402EF" w:rsidR="00D77BB0" w:rsidRPr="00C75C0A" w:rsidRDefault="00D77BB0">
      <w:pPr>
        <w:pStyle w:val="ae"/>
      </w:pPr>
      <w:r>
        <w:rPr>
          <w:rStyle w:val="ad"/>
        </w:rPr>
        <w:annotationRef/>
      </w:r>
      <w:r>
        <w:t xml:space="preserve">Пользователь может вручную удалить платежный документ в документе БВ в </w:t>
      </w:r>
      <w:proofErr w:type="gramStart"/>
      <w:r>
        <w:t xml:space="preserve">поле  </w:t>
      </w:r>
      <w:r>
        <w:rPr>
          <w:lang w:val="en-US"/>
        </w:rPr>
        <w:t>gidPayDoc</w:t>
      </w:r>
      <w:proofErr w:type="gramEnd"/>
      <w:r w:rsidRPr="00C75C0A">
        <w:t xml:space="preserve"> </w:t>
      </w:r>
      <w:r>
        <w:t>. Это возможно при состоянии документа БВ «В работе ФинУпр»</w:t>
      </w:r>
    </w:p>
  </w:comment>
  <w:comment w:id="434" w:author="Дмитрий" w:date="2025-08-15T00:33:00Z" w:initials="Д">
    <w:p w14:paraId="387E6193" w14:textId="77777777" w:rsidR="00D77BB0" w:rsidRDefault="00D77BB0" w:rsidP="00D938A7">
      <w:pPr>
        <w:pStyle w:val="ae"/>
      </w:pPr>
      <w:r>
        <w:rPr>
          <w:rStyle w:val="ad"/>
        </w:rPr>
        <w:annotationRef/>
      </w:r>
      <w:proofErr w:type="gramStart"/>
      <w:r w:rsidRPr="000D49B3">
        <w:rPr>
          <w:highlight w:val="yellow"/>
        </w:rPr>
        <w:t>проговорить</w:t>
      </w:r>
      <w:proofErr w:type="gramEnd"/>
    </w:p>
    <w:p w14:paraId="637228BB" w14:textId="77777777" w:rsidR="00D77BB0" w:rsidRDefault="00D77BB0" w:rsidP="00D938A7">
      <w:pPr>
        <w:pStyle w:val="ae"/>
      </w:pPr>
    </w:p>
    <w:p w14:paraId="2D917017" w14:textId="77777777" w:rsidR="00D77BB0" w:rsidRDefault="00D77BB0" w:rsidP="00D938A7">
      <w:pPr>
        <w:pStyle w:val="ae"/>
      </w:pPr>
      <w:proofErr w:type="gramStart"/>
      <w:r>
        <w:t>по</w:t>
      </w:r>
      <w:proofErr w:type="gramEnd"/>
      <w:r>
        <w:t xml:space="preserve">-моему нельзя переопределять договор из БВ, если не определен, то будет пусто. Если определен интерпретацией, то должно быть в аналитиках распределения по СП. Если один, то значение договора. Иначе «***» </w:t>
      </w:r>
    </w:p>
  </w:comment>
  <w:comment w:id="435" w:author="Учетная запись Майкрософт" w:date="2025-08-15T17:01:00Z" w:initials="УзМ">
    <w:p w14:paraId="3F85FA3F" w14:textId="77777777" w:rsidR="00D77BB0" w:rsidRPr="00847CFB" w:rsidRDefault="00D77BB0" w:rsidP="00D938A7">
      <w:pPr>
        <w:pStyle w:val="ae"/>
      </w:pPr>
      <w:r>
        <w:rPr>
          <w:rStyle w:val="ad"/>
        </w:rPr>
        <w:annotationRef/>
      </w:r>
      <w:r>
        <w:t>Переопределить договор можно, если документ БВ связан с автоматически созданным ПП/ВПП. Поправили</w:t>
      </w:r>
    </w:p>
  </w:comment>
  <w:comment w:id="436" w:author="Дмитрий" w:date="2025-08-15T00:39:00Z" w:initials="Д">
    <w:p w14:paraId="32132F5D" w14:textId="77777777" w:rsidR="00D77BB0" w:rsidRDefault="00D77BB0" w:rsidP="00937AB1">
      <w:pPr>
        <w:pStyle w:val="ae"/>
      </w:pPr>
      <w:r>
        <w:rPr>
          <w:rStyle w:val="ad"/>
        </w:rPr>
        <w:annotationRef/>
      </w:r>
      <w:proofErr w:type="gramStart"/>
      <w:r>
        <w:t>проговорить</w:t>
      </w:r>
      <w:proofErr w:type="gramEnd"/>
      <w:r>
        <w:t xml:space="preserve"> насколько верно делать автоматический вызов подбора прочих аналилик при переопределении договора / прочих аналитик.</w:t>
      </w:r>
    </w:p>
    <w:p w14:paraId="250CCC5E" w14:textId="77777777" w:rsidR="00D77BB0" w:rsidRDefault="00D77BB0" w:rsidP="00937AB1">
      <w:pPr>
        <w:pStyle w:val="ae"/>
      </w:pPr>
    </w:p>
    <w:p w14:paraId="7708F3DC" w14:textId="77777777" w:rsidR="00D77BB0" w:rsidRDefault="00D77BB0" w:rsidP="00937AB1">
      <w:pPr>
        <w:pStyle w:val="ae"/>
      </w:pPr>
      <w:proofErr w:type="gramStart"/>
      <w:r w:rsidRPr="006B49F8">
        <w:rPr>
          <w:highlight w:val="yellow"/>
        </w:rPr>
        <w:t>проговорить</w:t>
      </w:r>
      <w:proofErr w:type="gramEnd"/>
    </w:p>
  </w:comment>
  <w:comment w:id="437" w:author="Дмитрий" w:date="2025-08-15T00:36:00Z" w:initials="Д">
    <w:p w14:paraId="1BF1F382" w14:textId="77777777" w:rsidR="00D77BB0" w:rsidRDefault="00D77BB0" w:rsidP="00322EFD">
      <w:pPr>
        <w:pStyle w:val="ae"/>
      </w:pPr>
      <w:r>
        <w:rPr>
          <w:rStyle w:val="ad"/>
        </w:rPr>
        <w:annotationRef/>
      </w:r>
      <w:proofErr w:type="gramStart"/>
      <w:r>
        <w:t>здесь</w:t>
      </w:r>
      <w:proofErr w:type="gramEnd"/>
      <w:r>
        <w:t xml:space="preserve"> и далее по документу</w:t>
      </w:r>
    </w:p>
    <w:p w14:paraId="2C1782D1" w14:textId="77777777" w:rsidR="00D77BB0" w:rsidRDefault="00D77BB0" w:rsidP="00322EFD">
      <w:pPr>
        <w:pStyle w:val="ae"/>
      </w:pPr>
      <w:proofErr w:type="gramStart"/>
      <w:r>
        <w:t>отделить</w:t>
      </w:r>
      <w:proofErr w:type="gramEnd"/>
      <w:r>
        <w:t xml:space="preserve"> выборку данных в поле</w:t>
      </w:r>
    </w:p>
    <w:p w14:paraId="1D02556F" w14:textId="77777777" w:rsidR="00D77BB0" w:rsidRDefault="00D77BB0" w:rsidP="00322EFD">
      <w:pPr>
        <w:pStyle w:val="ae"/>
      </w:pPr>
    </w:p>
    <w:p w14:paraId="7D943E11" w14:textId="77777777" w:rsidR="00D77BB0" w:rsidRDefault="00D77BB0" w:rsidP="00322EFD">
      <w:pPr>
        <w:pStyle w:val="ae"/>
      </w:pPr>
      <w:proofErr w:type="gramStart"/>
      <w:r>
        <w:t>от</w:t>
      </w:r>
      <w:proofErr w:type="gramEnd"/>
      <w:r>
        <w:t xml:space="preserve"> заполнения значений из БД</w:t>
      </w:r>
    </w:p>
    <w:p w14:paraId="3B1DFB9A" w14:textId="77777777" w:rsidR="00D77BB0" w:rsidRDefault="00D77BB0" w:rsidP="00322EFD">
      <w:pPr>
        <w:pStyle w:val="ae"/>
      </w:pPr>
    </w:p>
    <w:p w14:paraId="084A0C4E" w14:textId="77777777" w:rsidR="00D77BB0" w:rsidRDefault="00D77BB0" w:rsidP="00322EFD">
      <w:pPr>
        <w:pStyle w:val="ae"/>
      </w:pPr>
      <w:proofErr w:type="gramStart"/>
      <w:r w:rsidRPr="000D49B3">
        <w:rPr>
          <w:highlight w:val="yellow"/>
        </w:rPr>
        <w:t>проговорить</w:t>
      </w:r>
      <w:proofErr w:type="gramEnd"/>
    </w:p>
  </w:comment>
  <w:comment w:id="438" w:author="Учетная запись Майкрософт" w:date="2025-08-15T18:02:00Z" w:initials="УзМ">
    <w:p w14:paraId="72D455F0" w14:textId="52EC8D16" w:rsidR="00D77BB0" w:rsidRDefault="00D77BB0">
      <w:pPr>
        <w:pStyle w:val="ae"/>
      </w:pPr>
      <w:r>
        <w:rPr>
          <w:rStyle w:val="ad"/>
        </w:rPr>
        <w:annotationRef/>
      </w:r>
      <w:r>
        <w:t>Сделала</w:t>
      </w:r>
    </w:p>
  </w:comment>
  <w:comment w:id="439" w:author="Дмитрий" w:date="2025-08-15T00:40:00Z" w:initials="Д">
    <w:p w14:paraId="53FA1CB1" w14:textId="77777777" w:rsidR="00D77BB0" w:rsidRDefault="00D77BB0" w:rsidP="001B4A4D">
      <w:pPr>
        <w:pStyle w:val="ae"/>
      </w:pPr>
      <w:r>
        <w:rPr>
          <w:rStyle w:val="ad"/>
        </w:rPr>
        <w:annotationRef/>
      </w:r>
      <w:proofErr w:type="gramStart"/>
      <w:r>
        <w:t>а</w:t>
      </w:r>
      <w:proofErr w:type="gramEnd"/>
      <w:r>
        <w:t xml:space="preserve"> здесь переопределение прочих аналитик уже не требуется?</w:t>
      </w:r>
    </w:p>
    <w:p w14:paraId="3D2B871F" w14:textId="77777777" w:rsidR="00D77BB0" w:rsidRDefault="00D77BB0" w:rsidP="001B4A4D">
      <w:pPr>
        <w:pStyle w:val="ae"/>
      </w:pPr>
    </w:p>
    <w:p w14:paraId="49EB926B" w14:textId="77777777" w:rsidR="00D77BB0" w:rsidRDefault="00D77BB0" w:rsidP="001B4A4D">
      <w:pPr>
        <w:pStyle w:val="ae"/>
      </w:pPr>
      <w:proofErr w:type="gramStart"/>
      <w:r w:rsidRPr="006B49F8">
        <w:rPr>
          <w:highlight w:val="yellow"/>
        </w:rPr>
        <w:t>проговорить</w:t>
      </w:r>
      <w:proofErr w:type="gramEnd"/>
    </w:p>
  </w:comment>
  <w:comment w:id="440" w:author="Учетная запись Майкрософт" w:date="2025-08-15T18:12:00Z" w:initials="УзМ">
    <w:p w14:paraId="3F13E68F" w14:textId="41301E91" w:rsidR="00D77BB0" w:rsidRDefault="00D77BB0">
      <w:pPr>
        <w:pStyle w:val="ae"/>
      </w:pPr>
      <w:r>
        <w:rPr>
          <w:rStyle w:val="ad"/>
        </w:rPr>
        <w:annotationRef/>
      </w:r>
      <w:r>
        <w:t>Не требуется, т.к. договор не переопределяем.</w:t>
      </w:r>
    </w:p>
  </w:comment>
  <w:comment w:id="441" w:author="Дмитрий" w:date="2025-08-15T00:41:00Z" w:initials="Д">
    <w:p w14:paraId="500219F6" w14:textId="77777777" w:rsidR="00D77BB0" w:rsidRDefault="00D77BB0" w:rsidP="004701CD">
      <w:pPr>
        <w:pStyle w:val="ae"/>
      </w:pPr>
      <w:r>
        <w:rPr>
          <w:rStyle w:val="ad"/>
        </w:rPr>
        <w:annotationRef/>
      </w:r>
      <w:proofErr w:type="gramStart"/>
      <w:r>
        <w:t>если</w:t>
      </w:r>
      <w:proofErr w:type="gramEnd"/>
      <w:r>
        <w:t xml:space="preserve"> сумма распределения не бьётся с суммой платежа не должен ли индикатор это показать? Или где выполнен контроль на непревышение этой суммы?</w:t>
      </w:r>
    </w:p>
    <w:p w14:paraId="7BAAE05C" w14:textId="77777777" w:rsidR="00D77BB0" w:rsidRDefault="00D77BB0" w:rsidP="004701CD">
      <w:pPr>
        <w:pStyle w:val="ae"/>
      </w:pPr>
    </w:p>
    <w:p w14:paraId="656E1C23" w14:textId="77777777" w:rsidR="00D77BB0" w:rsidRDefault="00D77BB0" w:rsidP="004701CD">
      <w:pPr>
        <w:pStyle w:val="ae"/>
      </w:pPr>
      <w:r>
        <w:t>Что, если сумма распределения меньше суммы платежа?</w:t>
      </w:r>
    </w:p>
    <w:p w14:paraId="4C3A4826" w14:textId="77777777" w:rsidR="00D77BB0" w:rsidRDefault="00D77BB0" w:rsidP="004701CD">
      <w:pPr>
        <w:pStyle w:val="ae"/>
      </w:pPr>
    </w:p>
    <w:p w14:paraId="72EEC70C" w14:textId="77777777" w:rsidR="00D77BB0" w:rsidRDefault="00D77BB0" w:rsidP="004701CD">
      <w:pPr>
        <w:pStyle w:val="ae"/>
      </w:pPr>
      <w:proofErr w:type="gramStart"/>
      <w:r w:rsidRPr="00A47688">
        <w:rPr>
          <w:highlight w:val="yellow"/>
        </w:rPr>
        <w:t>проговорить</w:t>
      </w:r>
      <w:proofErr w:type="gramEnd"/>
    </w:p>
  </w:comment>
  <w:comment w:id="442" w:author="Учетная запись Майкрософт" w:date="2025-08-15T18:24:00Z" w:initials="УзМ">
    <w:p w14:paraId="4F102FF4" w14:textId="3D42DDEE" w:rsidR="00D77BB0" w:rsidRDefault="00D77BB0">
      <w:pPr>
        <w:pStyle w:val="ae"/>
      </w:pPr>
      <w:r>
        <w:rPr>
          <w:rStyle w:val="ad"/>
        </w:rPr>
        <w:annotationRef/>
      </w:r>
      <w:r>
        <w:t xml:space="preserve">Анализ суммы проводится при работе с таблицей «Распределение по СП». </w:t>
      </w:r>
    </w:p>
  </w:comment>
  <w:comment w:id="443" w:author="Дмитрий" w:date="2025-08-15T00:42:00Z" w:initials="Д">
    <w:p w14:paraId="08D2DFB3" w14:textId="49D42401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какого</w:t>
      </w:r>
      <w:proofErr w:type="gramEnd"/>
      <w:r>
        <w:t xml:space="preserve"> справочника?</w:t>
      </w:r>
    </w:p>
  </w:comment>
  <w:comment w:id="444" w:author="Учетная запись Майкрософт" w:date="2025-08-15T18:28:00Z" w:initials="УзМ">
    <w:p w14:paraId="5F4F6C86" w14:textId="0A1B2796" w:rsidR="00D77BB0" w:rsidRDefault="00D77BB0">
      <w:pPr>
        <w:pStyle w:val="ae"/>
      </w:pPr>
      <w:r>
        <w:rPr>
          <w:rStyle w:val="ad"/>
        </w:rPr>
        <w:annotationRef/>
      </w:r>
      <w:r>
        <w:t>Указала</w:t>
      </w:r>
    </w:p>
  </w:comment>
  <w:comment w:id="445" w:author="Дмитрий" w:date="2025-08-15T00:42:00Z" w:initials="Д">
    <w:p w14:paraId="2D53581E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определить</w:t>
      </w:r>
      <w:proofErr w:type="gramEnd"/>
      <w:r>
        <w:t xml:space="preserve"> выборкой / отображением </w:t>
      </w:r>
    </w:p>
    <w:p w14:paraId="52106BF3" w14:textId="77777777" w:rsidR="00D77BB0" w:rsidRDefault="00D77BB0">
      <w:pPr>
        <w:pStyle w:val="ae"/>
      </w:pPr>
    </w:p>
    <w:p w14:paraId="1E4AC1F3" w14:textId="77777777" w:rsidR="00D77BB0" w:rsidRDefault="00D77BB0">
      <w:pPr>
        <w:pStyle w:val="ae"/>
      </w:pPr>
      <w:r>
        <w:t>аналогично выше в начале документа уже писал</w:t>
      </w:r>
    </w:p>
    <w:p w14:paraId="3F7AC468" w14:textId="77777777" w:rsidR="00D77BB0" w:rsidRDefault="00D77BB0">
      <w:pPr>
        <w:pStyle w:val="ae"/>
      </w:pPr>
    </w:p>
    <w:p w14:paraId="406FA684" w14:textId="4138CDC5" w:rsidR="00D77BB0" w:rsidRDefault="00D77BB0">
      <w:pPr>
        <w:pStyle w:val="ae"/>
      </w:pPr>
      <w:r>
        <w:t xml:space="preserve">здесь и далее по документу </w:t>
      </w:r>
    </w:p>
  </w:comment>
  <w:comment w:id="447" w:author="Дмитрий" w:date="2025-08-15T00:44:00Z" w:initials="Д">
    <w:p w14:paraId="544EFD14" w14:textId="1BBFE1B5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проектно</w:t>
      </w:r>
      <w:proofErr w:type="gramEnd"/>
    </w:p>
  </w:comment>
  <w:comment w:id="448" w:author="Учетная запись Майкрософт" w:date="2025-08-15T18:39:00Z" w:initials="УзМ">
    <w:p w14:paraId="49FCE44D" w14:textId="5133D869" w:rsidR="00D77BB0" w:rsidRPr="00F34105" w:rsidRDefault="00D77BB0">
      <w:pPr>
        <w:pStyle w:val="ae"/>
      </w:pPr>
      <w:r>
        <w:rPr>
          <w:rStyle w:val="ad"/>
        </w:rPr>
        <w:annotationRef/>
      </w:r>
      <w:r>
        <w:t>Как это отразить в ТЗ?</w:t>
      </w:r>
    </w:p>
  </w:comment>
  <w:comment w:id="453" w:author="Дмитрий" w:date="2025-08-15T00:44:00Z" w:initials="Д">
    <w:p w14:paraId="2B42A716" w14:textId="52277982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проектно</w:t>
      </w:r>
      <w:proofErr w:type="gramEnd"/>
    </w:p>
  </w:comment>
  <w:comment w:id="454" w:author="Учетная запись Майкрософт" w:date="2025-08-18T08:38:00Z" w:initials="УзМ">
    <w:p w14:paraId="18BB17A8" w14:textId="2022379D" w:rsidR="00D77BB0" w:rsidRDefault="00D77BB0">
      <w:pPr>
        <w:pStyle w:val="ae"/>
      </w:pPr>
      <w:r>
        <w:rPr>
          <w:rStyle w:val="ad"/>
        </w:rPr>
        <w:annotationRef/>
      </w:r>
      <w:r>
        <w:t>Как это отобразить в ТЗ</w:t>
      </w:r>
    </w:p>
  </w:comment>
  <w:comment w:id="456" w:author="Дмитрий" w:date="2025-08-15T00:43:00Z" w:initials="Д">
    <w:p w14:paraId="3BC06ACD" w14:textId="562267B4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если</w:t>
      </w:r>
      <w:proofErr w:type="gramEnd"/>
      <w:r>
        <w:t xml:space="preserve"> переопределили тут, то что с договором? </w:t>
      </w:r>
      <w:proofErr w:type="gramStart"/>
      <w:r>
        <w:t>Там где</w:t>
      </w:r>
      <w:proofErr w:type="gramEnd"/>
      <w:r>
        <w:t xml:space="preserve"> по нему уже определены иные аналитики.</w:t>
      </w:r>
    </w:p>
  </w:comment>
  <w:comment w:id="457" w:author="Учетная запись Майкрософт" w:date="2025-08-15T18:47:00Z" w:initials="УзМ">
    <w:p w14:paraId="050CB787" w14:textId="4CE3C536" w:rsidR="00D77BB0" w:rsidRPr="00843B55" w:rsidRDefault="00D77BB0">
      <w:pPr>
        <w:pStyle w:val="ae"/>
      </w:pPr>
      <w:r>
        <w:rPr>
          <w:rStyle w:val="ad"/>
        </w:rPr>
        <w:annotationRef/>
      </w:r>
      <w:r w:rsidR="00843B55">
        <w:t>Предлагаем оставить описанную логику. Доп. Проверки (куратор не равен куратору в договоре) будем вводить при возникновении прецедентов.</w:t>
      </w:r>
    </w:p>
  </w:comment>
  <w:comment w:id="461" w:author="Дмитрий" w:date="2025-08-15T00:49:00Z" w:initials="Д">
    <w:p w14:paraId="7871A87F" w14:textId="77777777" w:rsidR="00D77BB0" w:rsidRDefault="00D77BB0">
      <w:pPr>
        <w:pStyle w:val="ae"/>
        <w:rPr>
          <w:rStyle w:val="ad"/>
        </w:rPr>
      </w:pPr>
      <w:r>
        <w:rPr>
          <w:rStyle w:val="ad"/>
        </w:rPr>
        <w:annotationRef/>
      </w:r>
      <w:r>
        <w:rPr>
          <w:rStyle w:val="ad"/>
        </w:rPr>
        <w:t>Проговорить подход к перезаписи</w:t>
      </w:r>
    </w:p>
    <w:p w14:paraId="6EBF7B47" w14:textId="77777777" w:rsidR="00D77BB0" w:rsidRDefault="00D77BB0">
      <w:pPr>
        <w:pStyle w:val="ae"/>
        <w:rPr>
          <w:rStyle w:val="ad"/>
        </w:rPr>
      </w:pPr>
      <w:r>
        <w:rPr>
          <w:rStyle w:val="ad"/>
        </w:rPr>
        <w:t>Автокоммитов не должно быть</w:t>
      </w:r>
    </w:p>
    <w:p w14:paraId="651FEA17" w14:textId="68DED166" w:rsidR="00D77BB0" w:rsidRDefault="00D77BB0">
      <w:pPr>
        <w:pStyle w:val="ae"/>
        <w:rPr>
          <w:rStyle w:val="ad"/>
        </w:rPr>
      </w:pPr>
      <w:r>
        <w:rPr>
          <w:rStyle w:val="ad"/>
        </w:rPr>
        <w:t>Выбрали – сохранили – перезаписалось</w:t>
      </w:r>
    </w:p>
    <w:p w14:paraId="5280F797" w14:textId="77777777" w:rsidR="00D77BB0" w:rsidRDefault="00D77BB0">
      <w:pPr>
        <w:pStyle w:val="ae"/>
        <w:rPr>
          <w:rStyle w:val="ad"/>
        </w:rPr>
      </w:pPr>
      <w:r>
        <w:rPr>
          <w:rStyle w:val="ad"/>
        </w:rPr>
        <w:t xml:space="preserve">Нельзя просто перезаписать контрагента, не перезаписать все данные от него (например, ИНН / КПП) </w:t>
      </w:r>
    </w:p>
    <w:p w14:paraId="594A42FE" w14:textId="11BF3BBC" w:rsidR="00D77BB0" w:rsidRDefault="00D77BB0">
      <w:pPr>
        <w:pStyle w:val="ae"/>
        <w:rPr>
          <w:rStyle w:val="ad"/>
        </w:rPr>
      </w:pPr>
    </w:p>
    <w:p w14:paraId="706357B0" w14:textId="2FEAF7BC" w:rsidR="00D77BB0" w:rsidRPr="009108FE" w:rsidRDefault="00D77BB0">
      <w:pPr>
        <w:pStyle w:val="ae"/>
        <w:rPr>
          <w:rStyle w:val="ad"/>
        </w:rPr>
      </w:pPr>
      <w:r>
        <w:rPr>
          <w:rStyle w:val="ad"/>
        </w:rPr>
        <w:t xml:space="preserve">Аналогично для всех сценариев с перезаписью в ПП/ВПП/распределении </w:t>
      </w:r>
      <w:r>
        <w:rPr>
          <w:rStyle w:val="ad"/>
          <w:lang w:val="en-US"/>
        </w:rPr>
        <w:t>ombsumdistr</w:t>
      </w:r>
    </w:p>
    <w:p w14:paraId="4B6ACD66" w14:textId="77777777" w:rsidR="00D77BB0" w:rsidRDefault="00D77BB0">
      <w:pPr>
        <w:pStyle w:val="ae"/>
        <w:rPr>
          <w:rStyle w:val="ad"/>
        </w:rPr>
      </w:pPr>
    </w:p>
    <w:p w14:paraId="1F36EFC9" w14:textId="4DFB27EA" w:rsidR="00D77BB0" w:rsidRDefault="00D77BB0">
      <w:pPr>
        <w:pStyle w:val="ae"/>
      </w:pPr>
      <w:r w:rsidRPr="007F54C0">
        <w:rPr>
          <w:rStyle w:val="ad"/>
          <w:highlight w:val="yellow"/>
        </w:rPr>
        <w:t>проговорить</w:t>
      </w:r>
    </w:p>
  </w:comment>
  <w:comment w:id="462" w:author="Учетная запись Майкрософт" w:date="2025-08-15T18:51:00Z" w:initials="УзМ">
    <w:p w14:paraId="1B3190C1" w14:textId="1453C511" w:rsidR="00D77BB0" w:rsidRDefault="00D77BB0">
      <w:pPr>
        <w:pStyle w:val="ae"/>
      </w:pPr>
      <w:r>
        <w:rPr>
          <w:rStyle w:val="ad"/>
        </w:rPr>
        <w:annotationRef/>
      </w:r>
      <w:r>
        <w:t>ИНН, КПП и т.д. (реквизиты документа БВ) приходят в банковской выписке. Их перезаписывать не надо.</w:t>
      </w:r>
    </w:p>
  </w:comment>
  <w:comment w:id="463" w:author="Дмитрий" w:date="2025-08-15T00:47:00Z" w:initials="Д">
    <w:p w14:paraId="1681CB97" w14:textId="45C8CA52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а</w:t>
      </w:r>
      <w:proofErr w:type="gramEnd"/>
      <w:r>
        <w:t xml:space="preserve"> ИНН и КПП плательщика глобал подразумевается что будет совпадать? В таком случае возможно нужно ограничивать подбор </w:t>
      </w:r>
      <w:proofErr w:type="gramStart"/>
      <w:r>
        <w:t>по  ИНН</w:t>
      </w:r>
      <w:proofErr w:type="gramEnd"/>
      <w:r>
        <w:t xml:space="preserve"> / КПП из БВ?</w:t>
      </w:r>
    </w:p>
    <w:p w14:paraId="2CA98D76" w14:textId="77777777" w:rsidR="00D77BB0" w:rsidRDefault="00D77BB0">
      <w:pPr>
        <w:pStyle w:val="ae"/>
      </w:pPr>
    </w:p>
    <w:p w14:paraId="280ABF5B" w14:textId="00B1DCE9" w:rsidR="00D77BB0" w:rsidRDefault="00D77BB0">
      <w:pPr>
        <w:pStyle w:val="ae"/>
      </w:pPr>
      <w:r w:rsidRPr="003D549E">
        <w:rPr>
          <w:highlight w:val="yellow"/>
        </w:rPr>
        <w:t>проговорить</w:t>
      </w:r>
    </w:p>
  </w:comment>
  <w:comment w:id="464" w:author="Учетная запись Майкрософт" w:date="2025-08-15T18:53:00Z" w:initials="УзМ">
    <w:p w14:paraId="18B2C9DE" w14:textId="21FB5BD7" w:rsidR="00D77BB0" w:rsidRDefault="00D77BB0">
      <w:pPr>
        <w:pStyle w:val="ae"/>
      </w:pPr>
      <w:r>
        <w:rPr>
          <w:rStyle w:val="ad"/>
        </w:rPr>
        <w:annotationRef/>
      </w:r>
      <w:r>
        <w:t>Ограничения не требуются (физ. Лица/путевки)</w:t>
      </w:r>
    </w:p>
  </w:comment>
  <w:comment w:id="465" w:author="Дмитрий" w:date="2025-08-15T00:51:00Z" w:initials="Д">
    <w:p w14:paraId="5159DB0C" w14:textId="77777777" w:rsidR="00D77BB0" w:rsidRPr="000B650F" w:rsidRDefault="00D77BB0" w:rsidP="002D1F25">
      <w:pPr>
        <w:pStyle w:val="ae"/>
      </w:pPr>
      <w:r>
        <w:rPr>
          <w:rStyle w:val="ad"/>
        </w:rPr>
        <w:annotationRef/>
      </w:r>
      <w:proofErr w:type="gramStart"/>
      <w:r>
        <w:rPr>
          <w:rStyle w:val="ad"/>
        </w:rPr>
        <w:t>комментарий</w:t>
      </w:r>
      <w:proofErr w:type="gramEnd"/>
      <w:r>
        <w:rPr>
          <w:rStyle w:val="ad"/>
        </w:rPr>
        <w:t xml:space="preserve"> выше</w:t>
      </w:r>
    </w:p>
  </w:comment>
  <w:comment w:id="468" w:author="Дмитрий" w:date="2025-08-15T00:51:00Z" w:initials="Д">
    <w:p w14:paraId="3A22EFA8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создании</w:t>
      </w:r>
      <w:proofErr w:type="gramEnd"/>
      <w:r>
        <w:t xml:space="preserve"> документа БВ? </w:t>
      </w:r>
    </w:p>
    <w:p w14:paraId="62B0846D" w14:textId="77777777" w:rsidR="00D77BB0" w:rsidRDefault="00D77BB0">
      <w:pPr>
        <w:pStyle w:val="ae"/>
      </w:pPr>
      <w:r>
        <w:t xml:space="preserve">А кто </w:t>
      </w:r>
      <w:proofErr w:type="gramStart"/>
      <w:r>
        <w:t>изменил ?</w:t>
      </w:r>
      <w:proofErr w:type="gramEnd"/>
      <w:r>
        <w:t xml:space="preserve"> по-моему нужно</w:t>
      </w:r>
    </w:p>
    <w:p w14:paraId="4CB6B732" w14:textId="77777777" w:rsidR="00D77BB0" w:rsidRDefault="00D77BB0">
      <w:pPr>
        <w:pStyle w:val="ae"/>
      </w:pPr>
    </w:p>
    <w:p w14:paraId="77D7BDA0" w14:textId="77777777" w:rsidR="00D77BB0" w:rsidRDefault="00D77BB0">
      <w:pPr>
        <w:pStyle w:val="ae"/>
      </w:pPr>
      <w:r>
        <w:t>Выбор данных из информации по объекту</w:t>
      </w:r>
    </w:p>
    <w:p w14:paraId="1F02AD48" w14:textId="77777777" w:rsidR="00D77BB0" w:rsidRDefault="00D77BB0">
      <w:pPr>
        <w:pStyle w:val="ae"/>
      </w:pPr>
    </w:p>
    <w:p w14:paraId="0A061715" w14:textId="57DF4A9C" w:rsidR="00D77BB0" w:rsidRDefault="00D77BB0">
      <w:pPr>
        <w:pStyle w:val="ae"/>
      </w:pPr>
      <w:r w:rsidRPr="006070DC">
        <w:rPr>
          <w:highlight w:val="yellow"/>
        </w:rPr>
        <w:t>проговорить</w:t>
      </w:r>
    </w:p>
  </w:comment>
  <w:comment w:id="469" w:author="Учетная запись Майкрософт" w:date="2025-08-15T19:08:00Z" w:initials="УзМ">
    <w:p w14:paraId="20052355" w14:textId="5284F484" w:rsidR="00D77BB0" w:rsidRPr="00475EF7" w:rsidRDefault="00D77BB0">
      <w:pPr>
        <w:pStyle w:val="ae"/>
      </w:pPr>
      <w:r>
        <w:rPr>
          <w:rStyle w:val="ad"/>
        </w:rPr>
        <w:annotationRef/>
      </w:r>
      <w:r>
        <w:t>Поправила</w:t>
      </w:r>
    </w:p>
  </w:comment>
  <w:comment w:id="474" w:author="Дмитрий" w:date="2025-08-15T00:52:00Z" w:initials="Д">
    <w:p w14:paraId="381CA878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нет</w:t>
      </w:r>
      <w:proofErr w:type="gramEnd"/>
      <w:r>
        <w:t xml:space="preserve"> таблицы</w:t>
      </w:r>
    </w:p>
    <w:p w14:paraId="28372748" w14:textId="77777777" w:rsidR="00D77BB0" w:rsidRDefault="00D77BB0">
      <w:pPr>
        <w:pStyle w:val="ae"/>
      </w:pPr>
    </w:p>
    <w:p w14:paraId="2B280F9D" w14:textId="77777777" w:rsidR="00D77BB0" w:rsidRDefault="00D77BB0">
      <w:pPr>
        <w:pStyle w:val="ae"/>
      </w:pPr>
      <w:r>
        <w:t>если класс и выборки/отображения</w:t>
      </w:r>
    </w:p>
    <w:p w14:paraId="6D38EA4F" w14:textId="77777777" w:rsidR="00D77BB0" w:rsidRDefault="00D77BB0">
      <w:pPr>
        <w:pStyle w:val="ae"/>
      </w:pPr>
    </w:p>
    <w:p w14:paraId="7855C94B" w14:textId="469B736A" w:rsidR="00D77BB0" w:rsidRDefault="00D77BB0">
      <w:pPr>
        <w:pStyle w:val="ae"/>
      </w:pPr>
      <w:r w:rsidRPr="00A91A67">
        <w:rPr>
          <w:highlight w:val="yellow"/>
        </w:rPr>
        <w:t>проговорить</w:t>
      </w:r>
    </w:p>
  </w:comment>
  <w:comment w:id="475" w:author="Учетная запись Майкрософт" w:date="2025-08-15T19:32:00Z" w:initials="УзМ">
    <w:p w14:paraId="05A9C3D9" w14:textId="0E37A859" w:rsidR="00D77BB0" w:rsidRDefault="00D77BB0">
      <w:pPr>
        <w:pStyle w:val="ae"/>
      </w:pPr>
      <w:r>
        <w:rPr>
          <w:rStyle w:val="ad"/>
        </w:rPr>
        <w:annotationRef/>
      </w:r>
      <w:r>
        <w:t>Поправила</w:t>
      </w:r>
    </w:p>
  </w:comment>
  <w:comment w:id="478" w:author="Дмитрий" w:date="2025-08-15T00:53:00Z" w:initials="Д">
    <w:p w14:paraId="3F9769E6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как</w:t>
      </w:r>
      <w:proofErr w:type="gramEnd"/>
      <w:r>
        <w:t xml:space="preserve"> будет выглядеть аудит по нескольким выбранным строкам?</w:t>
      </w:r>
    </w:p>
    <w:p w14:paraId="4EF31301" w14:textId="77777777" w:rsidR="00D77BB0" w:rsidRDefault="00D77BB0">
      <w:pPr>
        <w:pStyle w:val="ae"/>
      </w:pPr>
    </w:p>
    <w:p w14:paraId="678F6FE5" w14:textId="04FCB603" w:rsidR="00D77BB0" w:rsidRDefault="00D77BB0">
      <w:pPr>
        <w:pStyle w:val="ae"/>
      </w:pPr>
      <w:r w:rsidRPr="00AC5D8E">
        <w:rPr>
          <w:highlight w:val="yellow"/>
        </w:rPr>
        <w:t>проговорить</w:t>
      </w:r>
    </w:p>
  </w:comment>
  <w:comment w:id="479" w:author="Учетная запись Майкрософт" w:date="2025-08-15T19:32:00Z" w:initials="УзМ">
    <w:p w14:paraId="08422658" w14:textId="06AC2448" w:rsidR="00D77BB0" w:rsidRDefault="00D77BB0">
      <w:pPr>
        <w:pStyle w:val="ae"/>
      </w:pPr>
      <w:r>
        <w:rPr>
          <w:rStyle w:val="ad"/>
        </w:rPr>
        <w:annotationRef/>
      </w:r>
      <w:r>
        <w:t>Имеется ввиду работа для массовой обработки</w:t>
      </w:r>
    </w:p>
  </w:comment>
  <w:comment w:id="499" w:author="Дмитрий" w:date="2025-08-15T00:56:00Z" w:initials="Д">
    <w:p w14:paraId="6B94B16B" w14:textId="4FE578E2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остаток</w:t>
      </w:r>
      <w:proofErr w:type="gramEnd"/>
      <w:r>
        <w:t xml:space="preserve"> к распределению может быть отрицательным?</w:t>
      </w:r>
    </w:p>
  </w:comment>
  <w:comment w:id="500" w:author="Учетная запись Майкрософт" w:date="2025-08-15T19:56:00Z" w:initials="УзМ">
    <w:p w14:paraId="67B436E1" w14:textId="4E3633E7" w:rsidR="00D77BB0" w:rsidRDefault="00D77BB0">
      <w:pPr>
        <w:pStyle w:val="ae"/>
      </w:pPr>
      <w:r>
        <w:rPr>
          <w:rStyle w:val="ad"/>
        </w:rPr>
        <w:annotationRef/>
      </w:r>
      <w:r>
        <w:t>Нет. Ниже проверка на отрицательный остаток</w:t>
      </w:r>
    </w:p>
  </w:comment>
  <w:comment w:id="503" w:author="Дмитрий" w:date="2025-08-15T00:56:00Z" w:initials="Д">
    <w:p w14:paraId="498F3A94" w14:textId="3BDFF1D9" w:rsidR="00D77BB0" w:rsidRDefault="00D77BB0">
      <w:pPr>
        <w:pStyle w:val="ae"/>
      </w:pPr>
      <w:r>
        <w:rPr>
          <w:rStyle w:val="ad"/>
        </w:rPr>
        <w:annotationRef/>
      </w:r>
      <w:proofErr w:type="gramStart"/>
      <w:r w:rsidRPr="000E09C0">
        <w:rPr>
          <w:highlight w:val="yellow"/>
        </w:rPr>
        <w:t>а</w:t>
      </w:r>
      <w:proofErr w:type="gramEnd"/>
      <w:r w:rsidRPr="000E09C0">
        <w:rPr>
          <w:highlight w:val="yellow"/>
        </w:rPr>
        <w:t xml:space="preserve"> что с индикатором в документе БВ?</w:t>
      </w:r>
    </w:p>
  </w:comment>
  <w:comment w:id="504" w:author="Учетная запись Майкрософт" w:date="2025-08-22T16:46:00Z" w:initials="УзМ">
    <w:p w14:paraId="2FC8901B" w14:textId="77D0AE6B" w:rsidR="00B15618" w:rsidRDefault="00B15618">
      <w:pPr>
        <w:pStyle w:val="ae"/>
      </w:pPr>
      <w:r>
        <w:rPr>
          <w:rStyle w:val="ad"/>
        </w:rPr>
        <w:annotationRef/>
      </w:r>
      <w:r>
        <w:t>Есть проверка см. ниже п.7</w:t>
      </w:r>
    </w:p>
  </w:comment>
  <w:comment w:id="512" w:author="Дмитрий" w:date="2025-08-15T00:59:00Z" w:initials="Д">
    <w:p w14:paraId="7B68AD80" w14:textId="4BA0C485" w:rsidR="00D77BB0" w:rsidRPr="00F01E24" w:rsidRDefault="00D77BB0">
      <w:pPr>
        <w:pStyle w:val="ae"/>
      </w:pPr>
      <w:r>
        <w:rPr>
          <w:rStyle w:val="ad"/>
        </w:rPr>
        <w:annotationRef/>
      </w:r>
      <w:r>
        <w:rPr>
          <w:rStyle w:val="ad"/>
        </w:rPr>
        <w:t xml:space="preserve">Почему </w:t>
      </w:r>
      <w:r>
        <w:rPr>
          <w:rStyle w:val="ad"/>
          <w:lang w:val="en-US"/>
        </w:rPr>
        <w:t>id</w:t>
      </w:r>
      <w:r w:rsidRPr="00F01E24">
        <w:rPr>
          <w:rStyle w:val="ad"/>
        </w:rPr>
        <w:t xml:space="preserve"> </w:t>
      </w:r>
      <w:r>
        <w:rPr>
          <w:rStyle w:val="ad"/>
        </w:rPr>
        <w:t>если нужно выводить номер заявки?</w:t>
      </w:r>
    </w:p>
  </w:comment>
  <w:comment w:id="513" w:author="Учетная запись Майкрософт" w:date="2025-08-15T19:47:00Z" w:initials="УзМ">
    <w:p w14:paraId="4BD6CE71" w14:textId="3A8AE0D9" w:rsidR="00D77BB0" w:rsidRPr="00074DC4" w:rsidRDefault="00D77BB0">
      <w:pPr>
        <w:pStyle w:val="ae"/>
      </w:pPr>
      <w:r>
        <w:rPr>
          <w:rStyle w:val="ad"/>
        </w:rPr>
        <w:annotationRef/>
      </w:r>
      <w:r>
        <w:t>Поправила на номер заявки</w:t>
      </w:r>
    </w:p>
  </w:comment>
  <w:comment w:id="516" w:author="Дмитрий" w:date="2025-08-15T00:59:00Z" w:initials="Д">
    <w:p w14:paraId="681BB476" w14:textId="3C4257DE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проектно</w:t>
      </w:r>
      <w:proofErr w:type="gramEnd"/>
    </w:p>
  </w:comment>
  <w:comment w:id="517" w:author="Учетная запись Майкрософт" w:date="2025-08-15T19:51:00Z" w:initials="УзМ">
    <w:p w14:paraId="21E956F0" w14:textId="5E5C7F1A" w:rsidR="00D77BB0" w:rsidRDefault="00D77BB0">
      <w:pPr>
        <w:pStyle w:val="ae"/>
      </w:pPr>
      <w:r>
        <w:rPr>
          <w:rStyle w:val="ad"/>
        </w:rPr>
        <w:annotationRef/>
      </w:r>
      <w:r>
        <w:t>Как это отразить в ТЗ?</w:t>
      </w:r>
    </w:p>
  </w:comment>
  <w:comment w:id="520" w:author="Дмитрий" w:date="2025-08-15T01:00:00Z" w:initials="Д">
    <w:p w14:paraId="0DB471CD" w14:textId="21C2F1C8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проектно</w:t>
      </w:r>
      <w:proofErr w:type="gramEnd"/>
    </w:p>
  </w:comment>
  <w:comment w:id="521" w:author="Дмитрий" w:date="2025-08-15T01:00:00Z" w:initials="Д">
    <w:p w14:paraId="6273A356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выше</w:t>
      </w:r>
      <w:proofErr w:type="gramEnd"/>
      <w:r>
        <w:t xml:space="preserve"> комментарии по договору и ДС </w:t>
      </w:r>
    </w:p>
    <w:p w14:paraId="4B0DFA11" w14:textId="77777777" w:rsidR="00D77BB0" w:rsidRDefault="00D77BB0">
      <w:pPr>
        <w:pStyle w:val="ae"/>
      </w:pPr>
    </w:p>
    <w:p w14:paraId="1B0FE0DE" w14:textId="77777777" w:rsidR="00D77BB0" w:rsidRDefault="00D77BB0">
      <w:pPr>
        <w:pStyle w:val="ae"/>
      </w:pPr>
      <w:r>
        <w:t>учесть по результатам обсуждения корректировки</w:t>
      </w:r>
    </w:p>
    <w:p w14:paraId="564F346B" w14:textId="77777777" w:rsidR="00D77BB0" w:rsidRDefault="00D77BB0">
      <w:pPr>
        <w:pStyle w:val="ae"/>
      </w:pPr>
    </w:p>
    <w:p w14:paraId="1BE921B3" w14:textId="19FE9E6B" w:rsidR="00D77BB0" w:rsidRDefault="00D77BB0">
      <w:pPr>
        <w:pStyle w:val="ae"/>
      </w:pPr>
      <w:r w:rsidRPr="00215ED0">
        <w:rPr>
          <w:highlight w:val="yellow"/>
        </w:rPr>
        <w:t>прогововорить</w:t>
      </w:r>
    </w:p>
  </w:comment>
  <w:comment w:id="522" w:author="Учетная запись Майкрософт" w:date="2025-08-15T19:55:00Z" w:initials="УзМ">
    <w:p w14:paraId="36DBA0C4" w14:textId="081D50DF" w:rsidR="00D77BB0" w:rsidRDefault="00D77BB0">
      <w:pPr>
        <w:pStyle w:val="ae"/>
      </w:pPr>
      <w:r>
        <w:rPr>
          <w:rStyle w:val="ad"/>
        </w:rPr>
        <w:annotationRef/>
      </w:r>
      <w:r>
        <w:t>Все комментарии выше</w:t>
      </w:r>
    </w:p>
  </w:comment>
  <w:comment w:id="544" w:author="Дмитрий" w:date="2025-08-15T01:01:00Z" w:initials="Д">
    <w:p w14:paraId="087ADDC5" w14:textId="7435FEEA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увидел</w:t>
      </w:r>
      <w:proofErr w:type="gramEnd"/>
    </w:p>
  </w:comment>
  <w:comment w:id="547" w:author="Дмитрий" w:date="2025-08-15T01:02:00Z" w:initials="Д">
    <w:p w14:paraId="2E0C0AB7" w14:textId="77777777" w:rsidR="00D77BB0" w:rsidRDefault="00D77BB0">
      <w:pPr>
        <w:pStyle w:val="ae"/>
      </w:pPr>
      <w:r>
        <w:rPr>
          <w:rStyle w:val="ad"/>
        </w:rPr>
        <w:annotationRef/>
      </w:r>
      <w:r>
        <w:t xml:space="preserve">по первой такой строке и первой аналитике </w:t>
      </w:r>
    </w:p>
    <w:p w14:paraId="5EA78612" w14:textId="3BDD261D" w:rsidR="00D77BB0" w:rsidRDefault="00D77BB0">
      <w:pPr>
        <w:pStyle w:val="ae"/>
      </w:pPr>
      <w:r>
        <w:t>(</w:t>
      </w:r>
      <w:proofErr w:type="gramStart"/>
      <w:r>
        <w:t>не</w:t>
      </w:r>
      <w:proofErr w:type="gramEnd"/>
      <w:r>
        <w:t xml:space="preserve"> выводить простыню из сообщений там где по нескольким распределениям не заполнены данные)</w:t>
      </w:r>
    </w:p>
  </w:comment>
  <w:comment w:id="549" w:author="Дмитрий" w:date="2025-08-15T01:04:00Z" w:initials="Д">
    <w:p w14:paraId="6E4542CC" w14:textId="275819BA" w:rsidR="00D77BB0" w:rsidRPr="000E7A2A" w:rsidRDefault="00D77BB0">
      <w:pPr>
        <w:pStyle w:val="ae"/>
        <w:rPr>
          <w:sz w:val="16"/>
          <w:szCs w:val="16"/>
        </w:rPr>
      </w:pPr>
      <w:r>
        <w:rPr>
          <w:rStyle w:val="ad"/>
        </w:rPr>
        <w:annotationRef/>
      </w:r>
      <w:r w:rsidRPr="000E7A2A">
        <w:rPr>
          <w:rStyle w:val="ad"/>
          <w:highlight w:val="yellow"/>
        </w:rPr>
        <w:t>Проговорить</w:t>
      </w:r>
      <w:r>
        <w:rPr>
          <w:rStyle w:val="ad"/>
        </w:rPr>
        <w:t xml:space="preserve"> </w:t>
      </w:r>
    </w:p>
  </w:comment>
  <w:comment w:id="578" w:author="Дмитрий" w:date="2025-08-15T01:06:00Z" w:initials="Д">
    <w:p w14:paraId="539296DE" w14:textId="77777777" w:rsidR="00D77BB0" w:rsidRDefault="00D77BB0">
      <w:pPr>
        <w:pStyle w:val="ae"/>
      </w:pPr>
      <w:r>
        <w:rPr>
          <w:rStyle w:val="ad"/>
        </w:rPr>
        <w:annotationRef/>
      </w:r>
      <w:r>
        <w:t xml:space="preserve">Тут должен быть ДП от Журавкова Дани на вывод операций по интерпретации в список документов БВ / в заголовок </w:t>
      </w:r>
      <w:proofErr w:type="gramStart"/>
      <w:r>
        <w:t>БВ ?</w:t>
      </w:r>
      <w:proofErr w:type="gramEnd"/>
    </w:p>
    <w:p w14:paraId="0976D9BF" w14:textId="77777777" w:rsidR="00D77BB0" w:rsidRDefault="00D77BB0">
      <w:pPr>
        <w:pStyle w:val="ae"/>
      </w:pPr>
    </w:p>
    <w:p w14:paraId="109564CB" w14:textId="77386B10" w:rsidR="00D77BB0" w:rsidRDefault="00D77BB0">
      <w:pPr>
        <w:pStyle w:val="ae"/>
      </w:pPr>
      <w:r w:rsidRPr="00277553">
        <w:rPr>
          <w:highlight w:val="yellow"/>
        </w:rPr>
        <w:t>проговорить</w:t>
      </w:r>
    </w:p>
  </w:comment>
  <w:comment w:id="579" w:author="Учетная запись Майкрософт" w:date="2025-08-15T19:58:00Z" w:initials="УзМ">
    <w:p w14:paraId="6AB0F84E" w14:textId="18A89B21" w:rsidR="00D77BB0" w:rsidRDefault="00D77BB0">
      <w:pPr>
        <w:pStyle w:val="ae"/>
      </w:pPr>
      <w:r>
        <w:rPr>
          <w:rStyle w:val="ad"/>
        </w:rPr>
        <w:annotationRef/>
      </w:r>
      <w:r>
        <w:t>Да</w:t>
      </w:r>
    </w:p>
  </w:comment>
  <w:comment w:id="581" w:author="Дмитрий" w:date="2025-08-15T01:08:00Z" w:initials="Д">
    <w:p w14:paraId="17C80CAA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 w:rsidRPr="00D945A3">
        <w:rPr>
          <w:highlight w:val="yellow"/>
        </w:rPr>
        <w:t>проговорить</w:t>
      </w:r>
      <w:proofErr w:type="gramEnd"/>
    </w:p>
    <w:p w14:paraId="2414FF9F" w14:textId="77777777" w:rsidR="00D77BB0" w:rsidRDefault="00D77BB0">
      <w:pPr>
        <w:pStyle w:val="ae"/>
      </w:pPr>
    </w:p>
    <w:p w14:paraId="2F5880EB" w14:textId="05028CA5" w:rsidR="00D77BB0" w:rsidRDefault="00D77BB0">
      <w:pPr>
        <w:pStyle w:val="ae"/>
      </w:pPr>
      <w:r>
        <w:t>где эта операция будет</w:t>
      </w:r>
    </w:p>
  </w:comment>
  <w:comment w:id="582" w:author="Учетная запись Майкрософт" w:date="2025-08-15T20:01:00Z" w:initials="УзМ">
    <w:p w14:paraId="4CD977F2" w14:textId="35B65C20" w:rsidR="00D77BB0" w:rsidRDefault="00D77BB0">
      <w:pPr>
        <w:pStyle w:val="ae"/>
      </w:pPr>
      <w:r>
        <w:rPr>
          <w:rStyle w:val="ad"/>
        </w:rPr>
        <w:annotationRef/>
      </w:r>
      <w:r>
        <w:t>На панели инструментов сверху основной таблицы (описано в п.3.1)</w:t>
      </w:r>
    </w:p>
  </w:comment>
  <w:comment w:id="596" w:author="Дмитрий" w:date="2025-08-15T01:09:00Z" w:initials="Д">
    <w:p w14:paraId="55E14AF8" w14:textId="3D4A4E8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можно</w:t>
      </w:r>
      <w:proofErr w:type="gramEnd"/>
      <w:r>
        <w:t xml:space="preserve"> указать как доходную так и расходную? Не зависимо от ндирекшн?</w:t>
      </w:r>
    </w:p>
  </w:comment>
  <w:comment w:id="597" w:author="Учетная запись Майкрософт" w:date="2025-08-22T16:49:00Z" w:initials="УзМ">
    <w:p w14:paraId="1BC04093" w14:textId="231AFCEB" w:rsidR="00B15618" w:rsidRDefault="00B15618">
      <w:pPr>
        <w:pStyle w:val="ae"/>
      </w:pPr>
      <w:r w:rsidRPr="008272CB">
        <w:rPr>
          <w:rStyle w:val="ad"/>
          <w:highlight w:val="yellow"/>
        </w:rPr>
        <w:annotationRef/>
      </w:r>
      <w:r w:rsidRPr="008272CB">
        <w:rPr>
          <w:highlight w:val="yellow"/>
        </w:rPr>
        <w:t>Ограничить в зависимости от направления</w:t>
      </w:r>
    </w:p>
  </w:comment>
  <w:comment w:id="600" w:author="Дмитрий" w:date="2025-08-15T01:08:00Z" w:initials="Д">
    <w:p w14:paraId="58CC2943" w14:textId="0655B0B9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проектно</w:t>
      </w:r>
      <w:proofErr w:type="gramEnd"/>
    </w:p>
  </w:comment>
  <w:comment w:id="603" w:author="Дмитрий" w:date="2025-08-15T01:09:00Z" w:initials="Д">
    <w:p w14:paraId="371C059E" w14:textId="7CBFA35E" w:rsidR="00D77BB0" w:rsidRDefault="00D77BB0">
      <w:pPr>
        <w:pStyle w:val="ae"/>
      </w:pPr>
      <w:r>
        <w:rPr>
          <w:rStyle w:val="ad"/>
        </w:rPr>
        <w:annotationRef/>
      </w:r>
      <w:r>
        <w:t>проектно</w:t>
      </w:r>
    </w:p>
  </w:comment>
  <w:comment w:id="605" w:author="Дмитрий" w:date="2025-08-15T01:09:00Z" w:initials="Д">
    <w:p w14:paraId="013B9E95" w14:textId="77777777" w:rsidR="00D77BB0" w:rsidRDefault="00D77BB0">
      <w:pPr>
        <w:pStyle w:val="ae"/>
      </w:pPr>
      <w:r>
        <w:rPr>
          <w:rStyle w:val="ad"/>
        </w:rPr>
        <w:annotationRef/>
      </w:r>
      <w:r>
        <w:t>а где ДС / Спецификация?</w:t>
      </w:r>
    </w:p>
    <w:p w14:paraId="1CDDAE09" w14:textId="77777777" w:rsidR="00D77BB0" w:rsidRDefault="00D77BB0">
      <w:pPr>
        <w:pStyle w:val="ae"/>
      </w:pPr>
    </w:p>
    <w:p w14:paraId="437FBC13" w14:textId="73675DFF" w:rsidR="00D77BB0" w:rsidRDefault="00D77BB0">
      <w:pPr>
        <w:pStyle w:val="ae"/>
      </w:pPr>
      <w:r w:rsidRPr="00F871ED">
        <w:rPr>
          <w:highlight w:val="yellow"/>
        </w:rPr>
        <w:t>проговорить</w:t>
      </w:r>
    </w:p>
  </w:comment>
  <w:comment w:id="606" w:author="Учетная запись Майкрософт" w:date="2025-08-15T20:04:00Z" w:initials="УзМ">
    <w:p w14:paraId="2FF8FD4F" w14:textId="0C392833" w:rsidR="00D77BB0" w:rsidRDefault="00D77BB0">
      <w:pPr>
        <w:pStyle w:val="ae"/>
      </w:pPr>
      <w:r>
        <w:rPr>
          <w:rStyle w:val="ad"/>
        </w:rPr>
        <w:annotationRef/>
      </w:r>
      <w:r>
        <w:t>В ЧТЗ нет такого условия</w:t>
      </w:r>
    </w:p>
  </w:comment>
  <w:comment w:id="608" w:author="Дмитрий" w:date="2025-08-15T01:12:00Z" w:initials="Д">
    <w:p w14:paraId="541AD48F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а</w:t>
      </w:r>
      <w:proofErr w:type="gramEnd"/>
      <w:r>
        <w:t xml:space="preserve"> просто проверить индикатор / </w:t>
      </w:r>
      <w:r>
        <w:rPr>
          <w:lang w:val="en-US"/>
        </w:rPr>
        <w:t>serror</w:t>
      </w:r>
      <w:r w:rsidRPr="006171BC">
        <w:t xml:space="preserve"> </w:t>
      </w:r>
      <w:r>
        <w:t>мб?</w:t>
      </w:r>
    </w:p>
    <w:p w14:paraId="4D8AD92A" w14:textId="2182F393" w:rsidR="00D77BB0" w:rsidRDefault="00D77BB0">
      <w:pPr>
        <w:pStyle w:val="ae"/>
      </w:pPr>
    </w:p>
    <w:p w14:paraId="37C71523" w14:textId="430D6148" w:rsidR="00D77BB0" w:rsidRDefault="00D77BB0">
      <w:pPr>
        <w:pStyle w:val="ae"/>
      </w:pPr>
      <w:proofErr w:type="gramStart"/>
      <w:r>
        <w:t>не</w:t>
      </w:r>
      <w:proofErr w:type="gramEnd"/>
      <w:r>
        <w:t xml:space="preserve"> должны ли все эти проверки быть там а в частности нужно просто проверять их значения для доступности перевода состояния?</w:t>
      </w:r>
    </w:p>
    <w:p w14:paraId="094F578D" w14:textId="15AF0F6E" w:rsidR="00D77BB0" w:rsidRDefault="00D77BB0">
      <w:pPr>
        <w:pStyle w:val="ae"/>
      </w:pPr>
    </w:p>
    <w:p w14:paraId="77EFB16B" w14:textId="730811C3" w:rsidR="00D77BB0" w:rsidRDefault="00D77BB0">
      <w:pPr>
        <w:pStyle w:val="ae"/>
      </w:pPr>
      <w:r>
        <w:t>здесь и далее для массового изменения состояния</w:t>
      </w:r>
    </w:p>
    <w:p w14:paraId="2A01584C" w14:textId="77777777" w:rsidR="00D77BB0" w:rsidRDefault="00D77BB0">
      <w:pPr>
        <w:pStyle w:val="ae"/>
      </w:pPr>
    </w:p>
    <w:p w14:paraId="0ED44B9A" w14:textId="1A9DEABF" w:rsidR="00D77BB0" w:rsidRPr="006171BC" w:rsidRDefault="00D77BB0">
      <w:pPr>
        <w:pStyle w:val="ae"/>
      </w:pPr>
      <w:r w:rsidRPr="006171BC">
        <w:rPr>
          <w:highlight w:val="yellow"/>
        </w:rPr>
        <w:t>проговорить</w:t>
      </w:r>
    </w:p>
  </w:comment>
  <w:comment w:id="609" w:author="Учетная запись Майкрософт" w:date="2025-08-22T16:29:00Z" w:initials="УзМ">
    <w:p w14:paraId="26497218" w14:textId="39B477ED" w:rsidR="00771D3B" w:rsidRPr="00771D3B" w:rsidRDefault="00771D3B">
      <w:pPr>
        <w:pStyle w:val="ae"/>
        <w:rPr>
          <w:lang w:val="en-US"/>
        </w:rPr>
      </w:pPr>
      <w:r>
        <w:rPr>
          <w:rStyle w:val="ad"/>
        </w:rPr>
        <w:annotationRef/>
      </w:r>
      <w:r>
        <w:t xml:space="preserve">Сменили на </w:t>
      </w:r>
      <w:r>
        <w:rPr>
          <w:lang w:val="en-US"/>
        </w:rPr>
        <w:t>nIndikator</w:t>
      </w:r>
    </w:p>
  </w:comment>
  <w:comment w:id="610" w:author="Дмитрий" w:date="2025-08-15T01:12:00Z" w:initials="Д">
    <w:p w14:paraId="0987C4CA" w14:textId="2A8BD0B3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увидел</w:t>
      </w:r>
      <w:proofErr w:type="gramEnd"/>
    </w:p>
  </w:comment>
  <w:comment w:id="736" w:author="Дмитрий" w:date="2025-08-15T01:14:00Z" w:initials="Д">
    <w:p w14:paraId="1D7D19BF" w14:textId="77777777" w:rsidR="00D77BB0" w:rsidRDefault="00D77BB0">
      <w:pPr>
        <w:pStyle w:val="ae"/>
        <w:rPr>
          <w:rStyle w:val="ad"/>
        </w:rPr>
      </w:pPr>
      <w:r>
        <w:rPr>
          <w:rStyle w:val="ad"/>
        </w:rPr>
        <w:annotationRef/>
      </w:r>
      <w:r>
        <w:rPr>
          <w:rStyle w:val="ad"/>
        </w:rPr>
        <w:t>не очень понял</w:t>
      </w:r>
    </w:p>
    <w:p w14:paraId="1C9EB465" w14:textId="77777777" w:rsidR="00D77BB0" w:rsidRDefault="00D77BB0">
      <w:pPr>
        <w:pStyle w:val="ae"/>
        <w:rPr>
          <w:rStyle w:val="ad"/>
        </w:rPr>
      </w:pPr>
    </w:p>
    <w:p w14:paraId="5B907D6F" w14:textId="77777777" w:rsidR="00D77BB0" w:rsidRDefault="00D77BB0">
      <w:pPr>
        <w:pStyle w:val="ae"/>
        <w:rPr>
          <w:rStyle w:val="ad"/>
        </w:rPr>
      </w:pPr>
      <w:proofErr w:type="gramStart"/>
      <w:r>
        <w:rPr>
          <w:rStyle w:val="ad"/>
        </w:rPr>
        <w:t>если</w:t>
      </w:r>
      <w:proofErr w:type="gramEnd"/>
      <w:r>
        <w:rPr>
          <w:rStyle w:val="ad"/>
        </w:rPr>
        <w:t xml:space="preserve"> по какой-то из выделенных строк ошибка, обновляем другие там где её нет?</w:t>
      </w:r>
    </w:p>
    <w:p w14:paraId="1EFA2E33" w14:textId="77777777" w:rsidR="00D77BB0" w:rsidRDefault="00D77BB0">
      <w:pPr>
        <w:pStyle w:val="ae"/>
        <w:rPr>
          <w:rStyle w:val="ad"/>
        </w:rPr>
      </w:pPr>
    </w:p>
    <w:p w14:paraId="64F935C3" w14:textId="77777777" w:rsidR="00D77BB0" w:rsidRDefault="00D77BB0">
      <w:pPr>
        <w:pStyle w:val="ae"/>
        <w:rPr>
          <w:rStyle w:val="ad"/>
        </w:rPr>
      </w:pPr>
      <w:r>
        <w:rPr>
          <w:rStyle w:val="ad"/>
        </w:rPr>
        <w:t xml:space="preserve">Ошибку выводить по 1й ошибочной записи </w:t>
      </w:r>
    </w:p>
    <w:p w14:paraId="23B1E38A" w14:textId="77777777" w:rsidR="00D77BB0" w:rsidRDefault="00D77BB0">
      <w:pPr>
        <w:pStyle w:val="ae"/>
        <w:rPr>
          <w:rStyle w:val="ad"/>
        </w:rPr>
      </w:pPr>
    </w:p>
    <w:p w14:paraId="299E9DAF" w14:textId="42C66BC8" w:rsidR="00D77BB0" w:rsidRDefault="00D77BB0">
      <w:pPr>
        <w:pStyle w:val="ae"/>
      </w:pPr>
      <w:r w:rsidRPr="003E354B">
        <w:rPr>
          <w:rStyle w:val="ad"/>
          <w:highlight w:val="yellow"/>
        </w:rPr>
        <w:t>проговорить</w:t>
      </w:r>
    </w:p>
  </w:comment>
  <w:comment w:id="737" w:author="Учетная запись Майкрософт" w:date="2025-08-15T20:08:00Z" w:initials="УзМ">
    <w:p w14:paraId="0CCB1437" w14:textId="7E923197" w:rsidR="00D77BB0" w:rsidRDefault="00D77BB0">
      <w:pPr>
        <w:pStyle w:val="ae"/>
      </w:pPr>
      <w:r>
        <w:rPr>
          <w:rStyle w:val="ad"/>
        </w:rPr>
        <w:annotationRef/>
      </w:r>
      <w:r>
        <w:t>Да, другие записи обновляем (описано в п.9). Предлагаешь не выводить все ошибочные строки?</w:t>
      </w:r>
    </w:p>
  </w:comment>
  <w:comment w:id="750" w:author="Дмитрий" w:date="2025-08-15T01:17:00Z" w:initials="Д">
    <w:p w14:paraId="16D550D6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а</w:t>
      </w:r>
      <w:proofErr w:type="gramEnd"/>
      <w:r>
        <w:t xml:space="preserve"> что, если я хочу откатить состояние до начального/промежуточного?</w:t>
      </w:r>
    </w:p>
    <w:p w14:paraId="549D569B" w14:textId="77777777" w:rsidR="00D77BB0" w:rsidRDefault="00D77BB0">
      <w:pPr>
        <w:pStyle w:val="ae"/>
      </w:pPr>
    </w:p>
    <w:p w14:paraId="5A1913E0" w14:textId="77777777" w:rsidR="00D77BB0" w:rsidRDefault="00D77BB0">
      <w:pPr>
        <w:pStyle w:val="ae"/>
      </w:pPr>
      <w:r>
        <w:t>Предложил бы всю логику на состояния вынести в отдельный раздел в виде таблицы</w:t>
      </w:r>
    </w:p>
    <w:p w14:paraId="4B063949" w14:textId="77777777" w:rsidR="00D77BB0" w:rsidRDefault="00D77BB0">
      <w:pPr>
        <w:pStyle w:val="ae"/>
      </w:pPr>
    </w:p>
    <w:p w14:paraId="5D4BBA48" w14:textId="7812CBDF" w:rsidR="00D77BB0" w:rsidRDefault="00D77BB0">
      <w:pPr>
        <w:pStyle w:val="ae"/>
      </w:pPr>
      <w:r w:rsidRPr="005265C6">
        <w:rPr>
          <w:highlight w:val="yellow"/>
        </w:rPr>
        <w:t>проговорить</w:t>
      </w:r>
    </w:p>
  </w:comment>
  <w:comment w:id="751" w:author="Учетная запись Майкрософт" w:date="2025-08-18T14:50:00Z" w:initials="УзМ">
    <w:p w14:paraId="47967579" w14:textId="5A7D9516" w:rsidR="00D77BB0" w:rsidRDefault="00D77BB0">
      <w:pPr>
        <w:pStyle w:val="ae"/>
      </w:pPr>
      <w:r>
        <w:rPr>
          <w:rStyle w:val="ad"/>
        </w:rPr>
        <w:annotationRef/>
      </w:r>
      <w:r>
        <w:t>А будет ли откат из итоговой в промежуточную?</w:t>
      </w:r>
    </w:p>
  </w:comment>
  <w:comment w:id="801" w:author="Дмитрий" w:date="2025-08-15T01:16:00Z" w:initials="Д">
    <w:p w14:paraId="704B4AAA" w14:textId="77777777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а</w:t>
      </w:r>
      <w:proofErr w:type="gramEnd"/>
      <w:r>
        <w:t xml:space="preserve"> разве после того, как перепривязали ПП / ВПП в интерфейсе эта ссылка не пропадает? Не увидел этого в описании</w:t>
      </w:r>
    </w:p>
    <w:p w14:paraId="72BAE710" w14:textId="77777777" w:rsidR="00D77BB0" w:rsidRDefault="00D77BB0">
      <w:pPr>
        <w:pStyle w:val="ae"/>
      </w:pPr>
    </w:p>
    <w:p w14:paraId="60FB40D3" w14:textId="3CD9A660" w:rsidR="00D77BB0" w:rsidRDefault="00D77BB0">
      <w:pPr>
        <w:pStyle w:val="ae"/>
      </w:pPr>
      <w:r w:rsidRPr="003E354B">
        <w:rPr>
          <w:highlight w:val="yellow"/>
        </w:rPr>
        <w:t>проговорить</w:t>
      </w:r>
    </w:p>
  </w:comment>
  <w:comment w:id="802" w:author="Учетная запись Майкрософт" w:date="2025-08-18T14:57:00Z" w:initials="УзМ">
    <w:p w14:paraId="34F8AC63" w14:textId="39D1FFEC" w:rsidR="00D77BB0" w:rsidRPr="00112C18" w:rsidRDefault="00D77BB0">
      <w:pPr>
        <w:pStyle w:val="ae"/>
      </w:pPr>
      <w:r>
        <w:rPr>
          <w:rStyle w:val="ad"/>
        </w:rPr>
        <w:annotationRef/>
      </w:r>
      <w:r>
        <w:t>При переопределении ПП/ВПП (</w:t>
      </w:r>
      <w:r>
        <w:rPr>
          <w:lang w:val="en-US"/>
        </w:rPr>
        <w:t>gidPayDoc</w:t>
      </w:r>
      <w:r w:rsidRPr="0018767C">
        <w:t xml:space="preserve">) </w:t>
      </w:r>
      <w:r>
        <w:t>в ПП/ВПП ссылка на документ БВ не удаляется</w:t>
      </w:r>
    </w:p>
  </w:comment>
  <w:comment w:id="812" w:author="Дмитрий" w:date="2025-08-15T01:19:00Z" w:initials="Д">
    <w:p w14:paraId="41C2087B" w14:textId="20E5E8D2" w:rsidR="00D77BB0" w:rsidRDefault="00D77BB0">
      <w:pPr>
        <w:pStyle w:val="ae"/>
      </w:pPr>
      <w:r>
        <w:rPr>
          <w:rStyle w:val="ad"/>
        </w:rPr>
        <w:annotationRef/>
      </w:r>
      <w:proofErr w:type="gramStart"/>
      <w:r>
        <w:t>исключить</w:t>
      </w:r>
      <w:proofErr w:type="gramEnd"/>
      <w:r>
        <w:t xml:space="preserve"> аннулированные</w:t>
      </w:r>
    </w:p>
  </w:comment>
  <w:comment w:id="813" w:author="Учетная запись Майкрософт" w:date="2025-08-18T19:16:00Z" w:initials="УзМ">
    <w:p w14:paraId="616A8E3D" w14:textId="09014FD1" w:rsidR="00D77BB0" w:rsidRPr="005609CA" w:rsidRDefault="00D77BB0">
      <w:pPr>
        <w:pStyle w:val="ae"/>
      </w:pPr>
      <w:r>
        <w:rPr>
          <w:rStyle w:val="ad"/>
        </w:rPr>
        <w:annotationRef/>
      </w:r>
      <w:r>
        <w:t>добавила условие</w:t>
      </w:r>
    </w:p>
  </w:comment>
  <w:comment w:id="824" w:author="Дмитрий" w:date="2025-08-15T01:20:00Z" w:initials="Д">
    <w:p w14:paraId="163D995C" w14:textId="524B22E3" w:rsidR="00D77BB0" w:rsidRDefault="00D77BB0">
      <w:pPr>
        <w:pStyle w:val="ae"/>
      </w:pPr>
      <w:r>
        <w:rPr>
          <w:rStyle w:val="ad"/>
        </w:rPr>
        <w:annotationRef/>
      </w:r>
      <w:proofErr w:type="gramStart"/>
      <w:r w:rsidRPr="00421025">
        <w:rPr>
          <w:rStyle w:val="ad"/>
          <w:highlight w:val="yellow"/>
        </w:rPr>
        <w:t>проговорить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5A2A3CB" w15:done="0"/>
  <w15:commentEx w15:paraId="786C5FF5" w15:paraIdParent="05A2A3CB" w15:done="0"/>
  <w15:commentEx w15:paraId="7298CBCA" w15:done="0"/>
  <w15:commentEx w15:paraId="0BE130E9" w15:paraIdParent="7298CBCA" w15:done="0"/>
  <w15:commentEx w15:paraId="75A81D15" w15:done="1"/>
  <w15:commentEx w15:paraId="46075BFD" w15:paraIdParent="75A81D15" w15:done="1"/>
  <w15:commentEx w15:paraId="6D6717DB" w15:done="1"/>
  <w15:commentEx w15:paraId="5708D968" w15:paraIdParent="6D6717DB" w15:done="1"/>
  <w15:commentEx w15:paraId="153AABAD" w15:done="1"/>
  <w15:commentEx w15:paraId="2576F050" w15:paraIdParent="153AABAD" w15:done="1"/>
  <w15:commentEx w15:paraId="63C5572E" w15:done="0"/>
  <w15:commentEx w15:paraId="22E04A17" w15:paraIdParent="63C5572E" w15:done="0"/>
  <w15:commentEx w15:paraId="1486E8C8" w15:paraIdParent="63C5572E" w15:done="0"/>
  <w15:commentEx w15:paraId="3196FBFB" w15:done="1"/>
  <w15:commentEx w15:paraId="5F2B6805" w15:paraIdParent="3196FBFB" w15:done="1"/>
  <w15:commentEx w15:paraId="1AE54E82" w15:done="0"/>
  <w15:commentEx w15:paraId="3FEC3610" w15:paraIdParent="1AE54E82" w15:done="0"/>
  <w15:commentEx w15:paraId="2F98245B" w15:done="1"/>
  <w15:commentEx w15:paraId="635755F6" w15:paraIdParent="2F98245B" w15:done="1"/>
  <w15:commentEx w15:paraId="5B95C6E7" w15:done="1"/>
  <w15:commentEx w15:paraId="2C6A2576" w15:paraIdParent="5B95C6E7" w15:done="1"/>
  <w15:commentEx w15:paraId="7EE71272" w15:done="0"/>
  <w15:commentEx w15:paraId="71F414FF" w15:paraIdParent="7EE71272" w15:done="0"/>
  <w15:commentEx w15:paraId="501ACCC3" w15:done="1"/>
  <w15:commentEx w15:paraId="41C470D5" w15:paraIdParent="501ACCC3" w15:done="1"/>
  <w15:commentEx w15:paraId="0339CACF" w15:done="0"/>
  <w15:commentEx w15:paraId="00881AC4" w15:paraIdParent="0339CACF" w15:done="0"/>
  <w15:commentEx w15:paraId="5FBC34D6" w15:done="1"/>
  <w15:commentEx w15:paraId="4845D6C6" w15:paraIdParent="5FBC34D6" w15:done="1"/>
  <w15:commentEx w15:paraId="7A7FB932" w15:done="0"/>
  <w15:commentEx w15:paraId="381F05FE" w15:paraIdParent="7A7FB932" w15:done="0"/>
  <w15:commentEx w15:paraId="0C134B18" w15:done="1"/>
  <w15:commentEx w15:paraId="1C0F5A10" w15:paraIdParent="0C134B18" w15:done="1"/>
  <w15:commentEx w15:paraId="4D525EA7" w15:done="1"/>
  <w15:commentEx w15:paraId="7F19734A" w15:paraIdParent="4D525EA7" w15:done="1"/>
  <w15:commentEx w15:paraId="611540C4" w15:done="1"/>
  <w15:commentEx w15:paraId="73817C0C" w15:paraIdParent="611540C4" w15:done="1"/>
  <w15:commentEx w15:paraId="6AD275FE" w15:done="0"/>
  <w15:commentEx w15:paraId="5E5222ED" w15:paraIdParent="6AD275FE" w15:done="0"/>
  <w15:commentEx w15:paraId="05F9A912" w15:done="1"/>
  <w15:commentEx w15:paraId="030C2E1F" w15:done="0"/>
  <w15:commentEx w15:paraId="09A7D95A" w15:paraIdParent="030C2E1F" w15:done="0"/>
  <w15:commentEx w15:paraId="12FA412B" w15:done="1"/>
  <w15:commentEx w15:paraId="1C980FB4" w15:paraIdParent="12FA412B" w15:done="1"/>
  <w15:commentEx w15:paraId="6A948053" w15:done="1"/>
  <w15:commentEx w15:paraId="05315A66" w15:paraIdParent="6A948053" w15:done="1"/>
  <w15:commentEx w15:paraId="7607F71B" w15:done="1"/>
  <w15:commentEx w15:paraId="1D8E9DF0" w15:paraIdParent="7607F71B" w15:done="1"/>
  <w15:commentEx w15:paraId="2A765006" w15:done="1"/>
  <w15:commentEx w15:paraId="236453A9" w15:paraIdParent="2A765006" w15:done="1"/>
  <w15:commentEx w15:paraId="02AD5F65" w15:done="0"/>
  <w15:commentEx w15:paraId="05510B3F" w15:paraIdParent="02AD5F65" w15:done="1"/>
  <w15:commentEx w15:paraId="22FD6A9B" w15:done="0"/>
  <w15:commentEx w15:paraId="7AE145E0" w15:paraIdParent="22FD6A9B" w15:done="0"/>
  <w15:commentEx w15:paraId="159FC358" w15:done="0"/>
  <w15:commentEx w15:paraId="00D1D4B1" w15:paraIdParent="159FC358" w15:done="1"/>
  <w15:commentEx w15:paraId="29E7CAB4" w15:done="0"/>
  <w15:commentEx w15:paraId="0B81B0B7" w15:paraIdParent="29E7CAB4" w15:done="0"/>
  <w15:commentEx w15:paraId="09D7A13D" w15:done="1"/>
  <w15:commentEx w15:paraId="361624D2" w15:paraIdParent="09D7A13D" w15:done="1"/>
  <w15:commentEx w15:paraId="2E6B0CFD" w15:done="0"/>
  <w15:commentEx w15:paraId="5BDE1795" w15:paraIdParent="2E6B0CFD" w15:done="0"/>
  <w15:commentEx w15:paraId="4EC3281A" w15:done="1"/>
  <w15:commentEx w15:paraId="06018A90" w15:paraIdParent="4EC3281A" w15:done="1"/>
  <w15:commentEx w15:paraId="22C3B4C7" w15:done="0"/>
  <w15:commentEx w15:paraId="02B3AF1D" w15:paraIdParent="22C3B4C7" w15:done="0"/>
  <w15:commentEx w15:paraId="56C2DA18" w15:paraIdParent="22C3B4C7" w15:done="0"/>
  <w15:commentEx w15:paraId="6F622D73" w15:done="0"/>
  <w15:commentEx w15:paraId="328737E9" w15:paraIdParent="6F622D73" w15:done="0"/>
  <w15:commentEx w15:paraId="67868F45" w15:done="0"/>
  <w15:commentEx w15:paraId="30332974" w15:paraIdParent="67868F45" w15:done="0"/>
  <w15:commentEx w15:paraId="514E92D3" w15:paraIdParent="67868F45" w15:done="0"/>
  <w15:commentEx w15:paraId="230FD286" w15:done="0"/>
  <w15:commentEx w15:paraId="5F17EC85" w15:done="0"/>
  <w15:commentEx w15:paraId="48039096" w15:paraIdParent="5F17EC85" w15:done="0"/>
  <w15:commentEx w15:paraId="7AFD7D0B" w15:done="0"/>
  <w15:commentEx w15:paraId="1324A2D4" w15:paraIdParent="7AFD7D0B" w15:done="0"/>
  <w15:commentEx w15:paraId="579DDBCA" w15:paraIdParent="7AFD7D0B" w15:done="0"/>
  <w15:commentEx w15:paraId="7F876632" w15:done="0"/>
  <w15:commentEx w15:paraId="2B542120" w15:paraIdParent="7F876632" w15:done="0"/>
  <w15:commentEx w15:paraId="356B420A" w15:paraIdParent="7F876632" w15:done="0"/>
  <w15:commentEx w15:paraId="26FCCBC2" w15:done="0"/>
  <w15:commentEx w15:paraId="1D0117E1" w15:paraIdParent="26FCCBC2" w15:done="0"/>
  <w15:commentEx w15:paraId="2D917017" w15:done="0"/>
  <w15:commentEx w15:paraId="3F85FA3F" w15:paraIdParent="2D917017" w15:done="0"/>
  <w15:commentEx w15:paraId="7708F3DC" w15:done="0"/>
  <w15:commentEx w15:paraId="084A0C4E" w15:done="1"/>
  <w15:commentEx w15:paraId="72D455F0" w15:paraIdParent="084A0C4E" w15:done="1"/>
  <w15:commentEx w15:paraId="49EB926B" w15:done="1"/>
  <w15:commentEx w15:paraId="3F13E68F" w15:paraIdParent="49EB926B" w15:done="1"/>
  <w15:commentEx w15:paraId="72EEC70C" w15:done="1"/>
  <w15:commentEx w15:paraId="4F102FF4" w15:paraIdParent="72EEC70C" w15:done="1"/>
  <w15:commentEx w15:paraId="08D2DFB3" w15:done="0"/>
  <w15:commentEx w15:paraId="5F4F6C86" w15:paraIdParent="08D2DFB3" w15:done="0"/>
  <w15:commentEx w15:paraId="406FA684" w15:done="1"/>
  <w15:commentEx w15:paraId="544EFD14" w15:done="0"/>
  <w15:commentEx w15:paraId="49FCE44D" w15:paraIdParent="544EFD14" w15:done="0"/>
  <w15:commentEx w15:paraId="2B42A716" w15:done="0"/>
  <w15:commentEx w15:paraId="18BB17A8" w15:paraIdParent="2B42A716" w15:done="0"/>
  <w15:commentEx w15:paraId="3BC06ACD" w15:done="0"/>
  <w15:commentEx w15:paraId="050CB787" w15:paraIdParent="3BC06ACD" w15:done="0"/>
  <w15:commentEx w15:paraId="1F36EFC9" w15:done="0"/>
  <w15:commentEx w15:paraId="1B3190C1" w15:paraIdParent="1F36EFC9" w15:done="0"/>
  <w15:commentEx w15:paraId="280ABF5B" w15:done="0"/>
  <w15:commentEx w15:paraId="18B2C9DE" w15:paraIdParent="280ABF5B" w15:done="0"/>
  <w15:commentEx w15:paraId="5159DB0C" w15:done="0"/>
  <w15:commentEx w15:paraId="0A061715" w15:done="0"/>
  <w15:commentEx w15:paraId="20052355" w15:paraIdParent="0A061715" w15:done="0"/>
  <w15:commentEx w15:paraId="7855C94B" w15:done="0"/>
  <w15:commentEx w15:paraId="05A9C3D9" w15:paraIdParent="7855C94B" w15:done="0"/>
  <w15:commentEx w15:paraId="678F6FE5" w15:done="0"/>
  <w15:commentEx w15:paraId="08422658" w15:paraIdParent="678F6FE5" w15:done="0"/>
  <w15:commentEx w15:paraId="6B94B16B" w15:done="0"/>
  <w15:commentEx w15:paraId="67B436E1" w15:paraIdParent="6B94B16B" w15:done="0"/>
  <w15:commentEx w15:paraId="498F3A94" w15:done="0"/>
  <w15:commentEx w15:paraId="2FC8901B" w15:paraIdParent="498F3A94" w15:done="0"/>
  <w15:commentEx w15:paraId="7B68AD80" w15:done="0"/>
  <w15:commentEx w15:paraId="4BD6CE71" w15:paraIdParent="7B68AD80" w15:done="0"/>
  <w15:commentEx w15:paraId="681BB476" w15:done="0"/>
  <w15:commentEx w15:paraId="21E956F0" w15:paraIdParent="681BB476" w15:done="0"/>
  <w15:commentEx w15:paraId="0DB471CD" w15:done="0"/>
  <w15:commentEx w15:paraId="1BE921B3" w15:done="0"/>
  <w15:commentEx w15:paraId="36DBA0C4" w15:paraIdParent="1BE921B3" w15:done="0"/>
  <w15:commentEx w15:paraId="087ADDC5" w15:done="0"/>
  <w15:commentEx w15:paraId="5EA78612" w15:done="0"/>
  <w15:commentEx w15:paraId="6E4542CC" w15:done="0"/>
  <w15:commentEx w15:paraId="109564CB" w15:done="0"/>
  <w15:commentEx w15:paraId="6AB0F84E" w15:paraIdParent="109564CB" w15:done="0"/>
  <w15:commentEx w15:paraId="2F5880EB" w15:done="0"/>
  <w15:commentEx w15:paraId="4CD977F2" w15:paraIdParent="2F5880EB" w15:done="0"/>
  <w15:commentEx w15:paraId="55E14AF8" w15:done="0"/>
  <w15:commentEx w15:paraId="1BC04093" w15:paraIdParent="55E14AF8" w15:done="0"/>
  <w15:commentEx w15:paraId="58CC2943" w15:done="0"/>
  <w15:commentEx w15:paraId="371C059E" w15:done="0"/>
  <w15:commentEx w15:paraId="437FBC13" w15:done="0"/>
  <w15:commentEx w15:paraId="2FF8FD4F" w15:paraIdParent="437FBC13" w15:done="0"/>
  <w15:commentEx w15:paraId="0ED44B9A" w15:done="0"/>
  <w15:commentEx w15:paraId="26497218" w15:paraIdParent="0ED44B9A" w15:done="0"/>
  <w15:commentEx w15:paraId="0987C4CA" w15:done="0"/>
  <w15:commentEx w15:paraId="299E9DAF" w15:done="0"/>
  <w15:commentEx w15:paraId="0CCB1437" w15:paraIdParent="299E9DAF" w15:done="0"/>
  <w15:commentEx w15:paraId="5D4BBA48" w15:done="0"/>
  <w15:commentEx w15:paraId="47967579" w15:paraIdParent="5D4BBA48" w15:done="0"/>
  <w15:commentEx w15:paraId="60FB40D3" w15:done="0"/>
  <w15:commentEx w15:paraId="34F8AC63" w15:paraIdParent="60FB40D3" w15:done="0"/>
  <w15:commentEx w15:paraId="41C2087B" w15:done="0"/>
  <w15:commentEx w15:paraId="616A8E3D" w15:paraIdParent="41C2087B" w15:done="0"/>
  <w15:commentEx w15:paraId="163D99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C484FD7" w16cex:dateUtc="2025-08-14T09:06:00Z"/>
  <w16cex:commentExtensible w16cex:durableId="2C485E26" w16cex:dateUtc="2025-08-14T10:07:00Z"/>
  <w16cex:commentExtensible w16cex:durableId="2C485E55" w16cex:dateUtc="2025-08-14T10:08:00Z"/>
  <w16cex:commentExtensible w16cex:durableId="2C4850DD" w16cex:dateUtc="2025-08-14T09:11:00Z"/>
  <w16cex:commentExtensible w16cex:durableId="2C485286" w16cex:dateUtc="2025-08-14T09:18:00Z"/>
  <w16cex:commentExtensible w16cex:durableId="2C4852D7" w16cex:dateUtc="2025-08-14T09:19:00Z"/>
  <w16cex:commentExtensible w16cex:durableId="2C4852F0" w16cex:dateUtc="2025-08-14T09:20:00Z"/>
  <w16cex:commentExtensible w16cex:durableId="2C48543B" w16cex:dateUtc="2025-08-14T09:25:00Z"/>
  <w16cex:commentExtensible w16cex:durableId="2C48560F" w16cex:dateUtc="2025-08-14T09:33:00Z"/>
  <w16cex:commentExtensible w16cex:durableId="2C485CA5" w16cex:dateUtc="2025-08-14T10:01:00Z"/>
  <w16cex:commentExtensible w16cex:durableId="2C486014" w16cex:dateUtc="2025-08-14T10:16:00Z"/>
  <w16cex:commentExtensible w16cex:durableId="2C485CCD" w16cex:dateUtc="2025-08-14T10:02:00Z"/>
  <w16cex:commentExtensible w16cex:durableId="2C485D9B" w16cex:dateUtc="2025-08-14T10:05:00Z"/>
  <w16cex:commentExtensible w16cex:durableId="2C4861F8" w16cex:dateUtc="2025-08-14T10:24:00Z"/>
  <w16cex:commentExtensible w16cex:durableId="2C48625B" w16cex:dateUtc="2025-08-14T10:25:00Z"/>
  <w16cex:commentExtensible w16cex:durableId="2C4862A1" w16cex:dateUtc="2025-08-14T10:26:00Z"/>
  <w16cex:commentExtensible w16cex:durableId="2C486389" w16cex:dateUtc="2025-08-14T10:30:00Z"/>
  <w16cex:commentExtensible w16cex:durableId="2C4863BB" w16cex:dateUtc="2025-08-14T10:31:00Z"/>
  <w16cex:commentExtensible w16cex:durableId="2C4863DD" w16cex:dateUtc="2025-08-14T10:32:00Z"/>
  <w16cex:commentExtensible w16cex:durableId="2C48646C" w16cex:dateUtc="2025-08-14T10:34:00Z"/>
  <w16cex:commentExtensible w16cex:durableId="2C4899CC" w16cex:dateUtc="2025-08-14T14:22:00Z"/>
  <w16cex:commentExtensible w16cex:durableId="2C48A280" w16cex:dateUtc="2025-08-14T14:59:00Z"/>
  <w16cex:commentExtensible w16cex:durableId="2C48D1D3" w16cex:dateUtc="2025-08-14T18:21:00Z"/>
  <w16cex:commentExtensible w16cex:durableId="2C48D24F" w16cex:dateUtc="2025-08-14T18:23:00Z"/>
  <w16cex:commentExtensible w16cex:durableId="2C48D2E3" w16cex:dateUtc="2025-08-14T18:25:00Z"/>
  <w16cex:commentExtensible w16cex:durableId="2C48D31D" w16cex:dateUtc="2025-08-14T18:26:00Z"/>
  <w16cex:commentExtensible w16cex:durableId="2C48D3FB" w16cex:dateUtc="2025-08-14T18:30:00Z"/>
  <w16cex:commentExtensible w16cex:durableId="2C48D4EC" w16cex:dateUtc="2025-08-14T18:34:00Z"/>
  <w16cex:commentExtensible w16cex:durableId="2C48D55B" w16cex:dateUtc="2025-08-14T18:36:00Z"/>
  <w16cex:commentExtensible w16cex:durableId="2C48D578" w16cex:dateUtc="2025-08-14T18:36:00Z"/>
  <w16cex:commentExtensible w16cex:durableId="2C48D5BA" w16cex:dateUtc="2025-08-14T18:38:00Z"/>
  <w16cex:commentExtensible w16cex:durableId="2C48F952" w16cex:dateUtc="2025-08-14T21:09:00Z"/>
  <w16cex:commentExtensible w16cex:durableId="2C48FB66" w16cex:dateUtc="2025-08-14T21:18:00Z"/>
  <w16cex:commentExtensible w16cex:durableId="2C48FA40" w16cex:dateUtc="2025-08-14T21:13:00Z"/>
  <w16cex:commentExtensible w16cex:durableId="2C48F995" w16cex:dateUtc="2025-08-14T21:11:00Z"/>
  <w16cex:commentExtensible w16cex:durableId="2C48FC03" w16cex:dateUtc="2025-08-14T21:21:00Z"/>
  <w16cex:commentExtensible w16cex:durableId="2C48FCCF" w16cex:dateUtc="2025-08-14T21:24:00Z"/>
  <w16cex:commentExtensible w16cex:durableId="2C48FDD3" w16cex:dateUtc="2025-08-14T21:29:00Z"/>
  <w16cex:commentExtensible w16cex:durableId="2C48FD43" w16cex:dateUtc="2025-08-14T21:26:00Z"/>
  <w16cex:commentExtensible w16cex:durableId="2C48FD93" w16cex:dateUtc="2025-08-14T21:28:00Z"/>
  <w16cex:commentExtensible w16cex:durableId="2C48FE24" w16cex:dateUtc="2025-08-14T21:30:00Z"/>
  <w16cex:commentExtensible w16cex:durableId="2C48FED8" w16cex:dateUtc="2025-08-14T21:33:00Z"/>
  <w16cex:commentExtensible w16cex:durableId="2C48FF7C" w16cex:dateUtc="2025-08-14T21:36:00Z"/>
  <w16cex:commentExtensible w16cex:durableId="2C490027" w16cex:dateUtc="2025-08-14T21:39:00Z"/>
  <w16cex:commentExtensible w16cex:durableId="2C49007C" w16cex:dateUtc="2025-08-14T21:40:00Z"/>
  <w16cex:commentExtensible w16cex:durableId="2C4900A1" w16cex:dateUtc="2025-08-14T21:41:00Z"/>
  <w16cex:commentExtensible w16cex:durableId="2C490112" w16cex:dateUtc="2025-08-14T21:42:00Z"/>
  <w16cex:commentExtensible w16cex:durableId="2C4900E8" w16cex:dateUtc="2025-08-14T21:42:00Z"/>
  <w16cex:commentExtensible w16cex:durableId="2C49015E" w16cex:dateUtc="2025-08-14T21:44:00Z"/>
  <w16cex:commentExtensible w16cex:durableId="2C490162" w16cex:dateUtc="2025-08-14T21:44:00Z"/>
  <w16cex:commentExtensible w16cex:durableId="2C490139" w16cex:dateUtc="2025-08-14T21:43:00Z"/>
  <w16cex:commentExtensible w16cex:durableId="2C4902AB" w16cex:dateUtc="2025-08-14T21:49:00Z"/>
  <w16cex:commentExtensible w16cex:durableId="2C490237" w16cex:dateUtc="2025-08-14T21:47:00Z"/>
  <w16cex:commentExtensible w16cex:durableId="2C490312" w16cex:dateUtc="2025-08-14T21:51:00Z"/>
  <w16cex:commentExtensible w16cex:durableId="2C490323" w16cex:dateUtc="2025-08-14T21:51:00Z"/>
  <w16cex:commentExtensible w16cex:durableId="2C49034B" w16cex:dateUtc="2025-08-14T21:52:00Z"/>
  <w16cex:commentExtensible w16cex:durableId="2C49036C" w16cex:dateUtc="2025-08-14T21:53:00Z"/>
  <w16cex:commentExtensible w16cex:durableId="2C490459" w16cex:dateUtc="2025-08-14T21:56:00Z"/>
  <w16cex:commentExtensible w16cex:durableId="2C490442" w16cex:dateUtc="2025-08-14T21:56:00Z"/>
  <w16cex:commentExtensible w16cex:durableId="2C4904DC" w16cex:dateUtc="2025-08-14T21:59:00Z"/>
  <w16cex:commentExtensible w16cex:durableId="2C49050C" w16cex:dateUtc="2025-08-14T21:59:00Z"/>
  <w16cex:commentExtensible w16cex:durableId="2C490516" w16cex:dateUtc="2025-08-14T22:00:00Z"/>
  <w16cex:commentExtensible w16cex:durableId="2C49052B" w16cex:dateUtc="2025-08-14T22:00:00Z"/>
  <w16cex:commentExtensible w16cex:durableId="2C490580" w16cex:dateUtc="2025-08-14T22:01:00Z"/>
  <w16cex:commentExtensible w16cex:durableId="2C490595" w16cex:dateUtc="2025-08-14T22:02:00Z"/>
  <w16cex:commentExtensible w16cex:durableId="2C490627" w16cex:dateUtc="2025-08-14T22:04:00Z"/>
  <w16cex:commentExtensible w16cex:durableId="2C49067B" w16cex:dateUtc="2025-08-14T22:06:00Z"/>
  <w16cex:commentExtensible w16cex:durableId="2C490703" w16cex:dateUtc="2025-08-14T22:08:00Z"/>
  <w16cex:commentExtensible w16cex:durableId="2C490751" w16cex:dateUtc="2025-08-14T22:09:00Z"/>
  <w16cex:commentExtensible w16cex:durableId="2C490725" w16cex:dateUtc="2025-08-14T22:08:00Z"/>
  <w16cex:commentExtensible w16cex:durableId="2C49072C" w16cex:dateUtc="2025-08-14T22:09:00Z"/>
  <w16cex:commentExtensible w16cex:durableId="2C490739" w16cex:dateUtc="2025-08-14T22:09:00Z"/>
  <w16cex:commentExtensible w16cex:durableId="2C4907F4" w16cex:dateUtc="2025-08-14T22:12:00Z"/>
  <w16cex:commentExtensible w16cex:durableId="2C4907EB" w16cex:dateUtc="2025-08-14T22:12:00Z"/>
  <w16cex:commentExtensible w16cex:durableId="2C49087B" w16cex:dateUtc="2025-08-14T22:14:00Z"/>
  <w16cex:commentExtensible w16cex:durableId="2C49092A" w16cex:dateUtc="2025-08-14T22:17:00Z"/>
  <w16cex:commentExtensible w16cex:durableId="2C4908F4" w16cex:dateUtc="2025-08-14T22:16:00Z"/>
  <w16cex:commentExtensible w16cex:durableId="2C490994" w16cex:dateUtc="2025-08-14T22:19:00Z"/>
  <w16cex:commentExtensible w16cex:durableId="2C4909C9" w16cex:dateUtc="2025-08-14T22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A2A3CB" w16cid:durableId="2C484FD7"/>
  <w16cid:commentId w16cid:paraId="7298CBCA" w16cid:durableId="2C485E26"/>
  <w16cid:commentId w16cid:paraId="75A81D15" w16cid:durableId="2C485E55"/>
  <w16cid:commentId w16cid:paraId="6D6717DB" w16cid:durableId="2C4850DD"/>
  <w16cid:commentId w16cid:paraId="153AABAD" w16cid:durableId="2C485286"/>
  <w16cid:commentId w16cid:paraId="63C5572E" w16cid:durableId="2C4852D7"/>
  <w16cid:commentId w16cid:paraId="3196FBFB" w16cid:durableId="2C4852F0"/>
  <w16cid:commentId w16cid:paraId="1AE54E82" w16cid:durableId="2C48543B"/>
  <w16cid:commentId w16cid:paraId="3F4407DB" w16cid:durableId="2C48560F"/>
  <w16cid:commentId w16cid:paraId="2F98245B" w16cid:durableId="2C485CA5"/>
  <w16cid:commentId w16cid:paraId="5B95C6E7" w16cid:durableId="2C486014"/>
  <w16cid:commentId w16cid:paraId="7EE71272" w16cid:durableId="2C485CCD"/>
  <w16cid:commentId w16cid:paraId="501ACCC3" w16cid:durableId="2C485D9B"/>
  <w16cid:commentId w16cid:paraId="0339CACF" w16cid:durableId="2C4861F8"/>
  <w16cid:commentId w16cid:paraId="5FBC34D6" w16cid:durableId="2C48625B"/>
  <w16cid:commentId w16cid:paraId="7A7FB932" w16cid:durableId="2C4862A1"/>
  <w16cid:commentId w16cid:paraId="0C134B18" w16cid:durableId="2C486389"/>
  <w16cid:commentId w16cid:paraId="4D525EA7" w16cid:durableId="2C4863BB"/>
  <w16cid:commentId w16cid:paraId="611540C4" w16cid:durableId="2C4863DD"/>
  <w16cid:commentId w16cid:paraId="6AD275FE" w16cid:durableId="2C48646C"/>
  <w16cid:commentId w16cid:paraId="030C2E1F" w16cid:durableId="2C4899CC"/>
  <w16cid:commentId w16cid:paraId="2AB89704" w16cid:durableId="2C48A280"/>
  <w16cid:commentId w16cid:paraId="12FA412B" w16cid:durableId="2C48D1D3"/>
  <w16cid:commentId w16cid:paraId="6A948053" w16cid:durableId="2C48D24F"/>
  <w16cid:commentId w16cid:paraId="7607F71B" w16cid:durableId="2C48D2E3"/>
  <w16cid:commentId w16cid:paraId="2A765006" w16cid:durableId="2C48D31D"/>
  <w16cid:commentId w16cid:paraId="02AD5F65" w16cid:durableId="2C48D3FB"/>
  <w16cid:commentId w16cid:paraId="633BBF3B" w16cid:durableId="2C48D4EC"/>
  <w16cid:commentId w16cid:paraId="159FC358" w16cid:durableId="2C48D55B"/>
  <w16cid:commentId w16cid:paraId="29E7CAB4" w16cid:durableId="2C48D578"/>
  <w16cid:commentId w16cid:paraId="09D7A13D" w16cid:durableId="2C48D5BA"/>
  <w16cid:commentId w16cid:paraId="3D65151B" w16cid:durableId="2C48F952"/>
  <w16cid:commentId w16cid:paraId="4EC3281A" w16cid:durableId="2C48FB66"/>
  <w16cid:commentId w16cid:paraId="22C3B4C7" w16cid:durableId="2C48FA40"/>
  <w16cid:commentId w16cid:paraId="6F622D73" w16cid:durableId="2C48F995"/>
  <w16cid:commentId w16cid:paraId="54379C0E" w16cid:durableId="2C48FC03"/>
  <w16cid:commentId w16cid:paraId="1E9E158D" w16cid:durableId="2C48FCCF"/>
  <w16cid:commentId w16cid:paraId="5F17EC85" w16cid:durableId="2C48FDD3"/>
  <w16cid:commentId w16cid:paraId="5B767806" w16cid:durableId="2C48FD43"/>
  <w16cid:commentId w16cid:paraId="22887250" w16cid:durableId="2C48FD93"/>
  <w16cid:commentId w16cid:paraId="26FCCBC2" w16cid:durableId="2C48FE24"/>
  <w16cid:commentId w16cid:paraId="7A2C983F" w16cid:durableId="2C48FED8"/>
  <w16cid:commentId w16cid:paraId="2133EFE1" w16cid:durableId="2C48FF7C"/>
  <w16cid:commentId w16cid:paraId="141C7492" w16cid:durableId="2C490027"/>
  <w16cid:commentId w16cid:paraId="00EA379F" w16cid:durableId="2C49007C"/>
  <w16cid:commentId w16cid:paraId="095BB4F4" w16cid:durableId="2C4900A1"/>
  <w16cid:commentId w16cid:paraId="08D2DFB3" w16cid:durableId="2C490112"/>
  <w16cid:commentId w16cid:paraId="406FA684" w16cid:durableId="2C4900E8"/>
  <w16cid:commentId w16cid:paraId="544EFD14" w16cid:durableId="2C49015E"/>
  <w16cid:commentId w16cid:paraId="2B42A716" w16cid:durableId="2C490162"/>
  <w16cid:commentId w16cid:paraId="3BC06ACD" w16cid:durableId="2C490139"/>
  <w16cid:commentId w16cid:paraId="1F36EFC9" w16cid:durableId="2C4902AB"/>
  <w16cid:commentId w16cid:paraId="280ABF5B" w16cid:durableId="2C490237"/>
  <w16cid:commentId w16cid:paraId="551E1814" w16cid:durableId="2C490312"/>
  <w16cid:commentId w16cid:paraId="0A061715" w16cid:durableId="2C490323"/>
  <w16cid:commentId w16cid:paraId="7855C94B" w16cid:durableId="2C49034B"/>
  <w16cid:commentId w16cid:paraId="678F6FE5" w16cid:durableId="2C49036C"/>
  <w16cid:commentId w16cid:paraId="6B94B16B" w16cid:durableId="2C490459"/>
  <w16cid:commentId w16cid:paraId="498F3A94" w16cid:durableId="2C490442"/>
  <w16cid:commentId w16cid:paraId="7B68AD80" w16cid:durableId="2C4904DC"/>
  <w16cid:commentId w16cid:paraId="681BB476" w16cid:durableId="2C49050C"/>
  <w16cid:commentId w16cid:paraId="0DB471CD" w16cid:durableId="2C490516"/>
  <w16cid:commentId w16cid:paraId="1BE921B3" w16cid:durableId="2C49052B"/>
  <w16cid:commentId w16cid:paraId="087ADDC5" w16cid:durableId="2C490580"/>
  <w16cid:commentId w16cid:paraId="5EA78612" w16cid:durableId="2C490595"/>
  <w16cid:commentId w16cid:paraId="6E4542CC" w16cid:durableId="2C490627"/>
  <w16cid:commentId w16cid:paraId="109564CB" w16cid:durableId="2C49067B"/>
  <w16cid:commentId w16cid:paraId="2F5880EB" w16cid:durableId="2C490703"/>
  <w16cid:commentId w16cid:paraId="55E14AF8" w16cid:durableId="2C490751"/>
  <w16cid:commentId w16cid:paraId="58CC2943" w16cid:durableId="2C490725"/>
  <w16cid:commentId w16cid:paraId="371C059E" w16cid:durableId="2C49072C"/>
  <w16cid:commentId w16cid:paraId="437FBC13" w16cid:durableId="2C490739"/>
  <w16cid:commentId w16cid:paraId="0ED44B9A" w16cid:durableId="2C4907F4"/>
  <w16cid:commentId w16cid:paraId="0987C4CA" w16cid:durableId="2C4907EB"/>
  <w16cid:commentId w16cid:paraId="299E9DAF" w16cid:durableId="2C49087B"/>
  <w16cid:commentId w16cid:paraId="5D4BBA48" w16cid:durableId="2C49092A"/>
  <w16cid:commentId w16cid:paraId="60FB40D3" w16cid:durableId="2C4908F4"/>
  <w16cid:commentId w16cid:paraId="41C2087B" w16cid:durableId="2C490994"/>
  <w16cid:commentId w16cid:paraId="163D995C" w16cid:durableId="2C4909C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175A2"/>
    <w:multiLevelType w:val="hybridMultilevel"/>
    <w:tmpl w:val="37482B8C"/>
    <w:lvl w:ilvl="0" w:tplc="25242A24">
      <w:start w:val="5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4243ED"/>
    <w:multiLevelType w:val="hybridMultilevel"/>
    <w:tmpl w:val="3B488A74"/>
    <w:lvl w:ilvl="0" w:tplc="C0E45E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4B07B1A"/>
    <w:multiLevelType w:val="hybridMultilevel"/>
    <w:tmpl w:val="C96CCD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DA2E41"/>
    <w:multiLevelType w:val="multilevel"/>
    <w:tmpl w:val="679E9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>
    <w:nsid w:val="06F9315B"/>
    <w:multiLevelType w:val="hybridMultilevel"/>
    <w:tmpl w:val="52F87A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7D2309F"/>
    <w:multiLevelType w:val="hybridMultilevel"/>
    <w:tmpl w:val="034275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07E4766C"/>
    <w:multiLevelType w:val="multilevel"/>
    <w:tmpl w:val="6A4EA4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7">
    <w:nsid w:val="08AD07A9"/>
    <w:multiLevelType w:val="hybridMultilevel"/>
    <w:tmpl w:val="17BCD4C0"/>
    <w:lvl w:ilvl="0" w:tplc="2D64A3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927C11"/>
    <w:multiLevelType w:val="hybridMultilevel"/>
    <w:tmpl w:val="B40A9C32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0D9E26FB"/>
    <w:multiLevelType w:val="hybridMultilevel"/>
    <w:tmpl w:val="EAF678F6"/>
    <w:lvl w:ilvl="0" w:tplc="DE645D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E47887"/>
    <w:multiLevelType w:val="hybridMultilevel"/>
    <w:tmpl w:val="2DE04C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12020C82"/>
    <w:multiLevelType w:val="hybridMultilevel"/>
    <w:tmpl w:val="3F226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0D5C4E"/>
    <w:multiLevelType w:val="hybridMultilevel"/>
    <w:tmpl w:val="33940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B551E1"/>
    <w:multiLevelType w:val="multilevel"/>
    <w:tmpl w:val="4D3C708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64" w:hanging="1800"/>
      </w:pPr>
      <w:rPr>
        <w:rFonts w:hint="default"/>
      </w:rPr>
    </w:lvl>
  </w:abstractNum>
  <w:abstractNum w:abstractNumId="14">
    <w:nsid w:val="1ED92060"/>
    <w:multiLevelType w:val="multilevel"/>
    <w:tmpl w:val="4C549B78"/>
    <w:lvl w:ilvl="0">
      <w:start w:val="1"/>
      <w:numFmt w:val="decimal"/>
      <w:lvlText w:val="%1."/>
      <w:lvlJc w:val="left"/>
      <w:pPr>
        <w:ind w:left="786" w:hanging="360"/>
      </w:pPr>
      <w:rPr>
        <w:rFonts w:asciiTheme="minorHAnsi" w:hAnsiTheme="minorHAnsi" w:cstheme="minorHAnsi" w:hint="default"/>
        <w:sz w:val="22"/>
      </w:rPr>
    </w:lvl>
    <w:lvl w:ilvl="1">
      <w:start w:val="2"/>
      <w:numFmt w:val="decimal"/>
      <w:isLgl/>
      <w:lvlText w:val="%1.%2"/>
      <w:lvlJc w:val="left"/>
      <w:pPr>
        <w:ind w:left="1159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38" w:hanging="1800"/>
      </w:pPr>
      <w:rPr>
        <w:rFonts w:hint="default"/>
      </w:rPr>
    </w:lvl>
  </w:abstractNum>
  <w:abstractNum w:abstractNumId="15">
    <w:nsid w:val="255E37BA"/>
    <w:multiLevelType w:val="hybridMultilevel"/>
    <w:tmpl w:val="59C08DEC"/>
    <w:lvl w:ilvl="0" w:tplc="36BE9B3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2E9713E4"/>
    <w:multiLevelType w:val="hybridMultilevel"/>
    <w:tmpl w:val="60A8A93E"/>
    <w:lvl w:ilvl="0" w:tplc="F5DCC20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99675DE"/>
    <w:multiLevelType w:val="multilevel"/>
    <w:tmpl w:val="CB1218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64" w:hanging="1800"/>
      </w:pPr>
      <w:rPr>
        <w:rFonts w:hint="default"/>
      </w:rPr>
    </w:lvl>
  </w:abstractNum>
  <w:abstractNum w:abstractNumId="18">
    <w:nsid w:val="3BE756BF"/>
    <w:multiLevelType w:val="hybridMultilevel"/>
    <w:tmpl w:val="74C04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417232"/>
    <w:multiLevelType w:val="multilevel"/>
    <w:tmpl w:val="600AE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25B525A"/>
    <w:multiLevelType w:val="hybridMultilevel"/>
    <w:tmpl w:val="11AC58F6"/>
    <w:lvl w:ilvl="0" w:tplc="8626F90A">
      <w:start w:val="10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935565"/>
    <w:multiLevelType w:val="hybridMultilevel"/>
    <w:tmpl w:val="85BAD2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632597"/>
    <w:multiLevelType w:val="multilevel"/>
    <w:tmpl w:val="9A1E18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>
    <w:nsid w:val="488A2167"/>
    <w:multiLevelType w:val="hybridMultilevel"/>
    <w:tmpl w:val="3320B138"/>
    <w:lvl w:ilvl="0" w:tplc="92AEA64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4994058A"/>
    <w:multiLevelType w:val="multilevel"/>
    <w:tmpl w:val="679E9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>
    <w:nsid w:val="4A670416"/>
    <w:multiLevelType w:val="hybridMultilevel"/>
    <w:tmpl w:val="CA16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516D92"/>
    <w:multiLevelType w:val="hybridMultilevel"/>
    <w:tmpl w:val="D9703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9001F2"/>
    <w:multiLevelType w:val="multilevel"/>
    <w:tmpl w:val="A6D842D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>
    <w:nsid w:val="589D485A"/>
    <w:multiLevelType w:val="hybridMultilevel"/>
    <w:tmpl w:val="CFCA2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C046B9"/>
    <w:multiLevelType w:val="hybridMultilevel"/>
    <w:tmpl w:val="E37CB894"/>
    <w:lvl w:ilvl="0" w:tplc="514EB1C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C282D60"/>
    <w:multiLevelType w:val="hybridMultilevel"/>
    <w:tmpl w:val="177AE53C"/>
    <w:lvl w:ilvl="0" w:tplc="3FA2B28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CD107AA"/>
    <w:multiLevelType w:val="hybridMultilevel"/>
    <w:tmpl w:val="8F6EE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AC48F9"/>
    <w:multiLevelType w:val="hybridMultilevel"/>
    <w:tmpl w:val="89E20D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07E14F3"/>
    <w:multiLevelType w:val="multilevel"/>
    <w:tmpl w:val="CAEEBB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>
    <w:nsid w:val="61D033FF"/>
    <w:multiLevelType w:val="hybridMultilevel"/>
    <w:tmpl w:val="DF0C72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794838"/>
    <w:multiLevelType w:val="multilevel"/>
    <w:tmpl w:val="C372A5C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6">
    <w:nsid w:val="7E9F7E5D"/>
    <w:multiLevelType w:val="hybridMultilevel"/>
    <w:tmpl w:val="18DCF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F1232C0"/>
    <w:multiLevelType w:val="hybridMultilevel"/>
    <w:tmpl w:val="3644294C"/>
    <w:lvl w:ilvl="0" w:tplc="312608D6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2"/>
  </w:num>
  <w:num w:numId="3">
    <w:abstractNumId w:val="24"/>
  </w:num>
  <w:num w:numId="4">
    <w:abstractNumId w:val="4"/>
  </w:num>
  <w:num w:numId="5">
    <w:abstractNumId w:val="32"/>
  </w:num>
  <w:num w:numId="6">
    <w:abstractNumId w:val="8"/>
  </w:num>
  <w:num w:numId="7">
    <w:abstractNumId w:val="33"/>
  </w:num>
  <w:num w:numId="8">
    <w:abstractNumId w:val="27"/>
  </w:num>
  <w:num w:numId="9">
    <w:abstractNumId w:val="0"/>
  </w:num>
  <w:num w:numId="10">
    <w:abstractNumId w:val="9"/>
  </w:num>
  <w:num w:numId="11">
    <w:abstractNumId w:val="15"/>
  </w:num>
  <w:num w:numId="12">
    <w:abstractNumId w:val="35"/>
  </w:num>
  <w:num w:numId="13">
    <w:abstractNumId w:val="14"/>
  </w:num>
  <w:num w:numId="14">
    <w:abstractNumId w:val="6"/>
  </w:num>
  <w:num w:numId="15">
    <w:abstractNumId w:val="10"/>
  </w:num>
  <w:num w:numId="16">
    <w:abstractNumId w:val="17"/>
  </w:num>
  <w:num w:numId="17">
    <w:abstractNumId w:val="5"/>
  </w:num>
  <w:num w:numId="18">
    <w:abstractNumId w:val="30"/>
  </w:num>
  <w:num w:numId="19">
    <w:abstractNumId w:val="22"/>
  </w:num>
  <w:num w:numId="20">
    <w:abstractNumId w:val="16"/>
  </w:num>
  <w:num w:numId="21">
    <w:abstractNumId w:val="13"/>
  </w:num>
  <w:num w:numId="22">
    <w:abstractNumId w:val="18"/>
  </w:num>
  <w:num w:numId="23">
    <w:abstractNumId w:val="34"/>
  </w:num>
  <w:num w:numId="24">
    <w:abstractNumId w:val="25"/>
  </w:num>
  <w:num w:numId="25">
    <w:abstractNumId w:val="11"/>
  </w:num>
  <w:num w:numId="26">
    <w:abstractNumId w:val="37"/>
  </w:num>
  <w:num w:numId="27">
    <w:abstractNumId w:val="23"/>
  </w:num>
  <w:num w:numId="28">
    <w:abstractNumId w:val="3"/>
  </w:num>
  <w:num w:numId="29">
    <w:abstractNumId w:val="28"/>
  </w:num>
  <w:num w:numId="30">
    <w:abstractNumId w:val="26"/>
  </w:num>
  <w:num w:numId="31">
    <w:abstractNumId w:val="1"/>
  </w:num>
  <w:num w:numId="32">
    <w:abstractNumId w:val="29"/>
  </w:num>
  <w:num w:numId="33">
    <w:abstractNumId w:val="36"/>
  </w:num>
  <w:num w:numId="34">
    <w:abstractNumId w:val="19"/>
  </w:num>
  <w:num w:numId="35">
    <w:abstractNumId w:val="21"/>
  </w:num>
  <w:num w:numId="36">
    <w:abstractNumId w:val="31"/>
  </w:num>
  <w:num w:numId="37">
    <w:abstractNumId w:val="7"/>
  </w:num>
  <w:num w:numId="38">
    <w:abstractNumId w:val="20"/>
  </w:num>
  <w:numIdMacAtCleanup w:val="2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Учетная запись Майкрософт">
    <w15:presenceInfo w15:providerId="Windows Live" w15:userId="16c3710228bd8bf8"/>
  </w15:person>
  <w15:person w15:author="Дмитрий">
    <w15:presenceInfo w15:providerId="Windows Live" w15:userId="6ff8d7a4b9d48be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30C"/>
    <w:rsid w:val="00000515"/>
    <w:rsid w:val="00003105"/>
    <w:rsid w:val="000036BE"/>
    <w:rsid w:val="00003857"/>
    <w:rsid w:val="00004482"/>
    <w:rsid w:val="0000548B"/>
    <w:rsid w:val="00006C9F"/>
    <w:rsid w:val="00007C6F"/>
    <w:rsid w:val="000102C7"/>
    <w:rsid w:val="00011345"/>
    <w:rsid w:val="00012CB2"/>
    <w:rsid w:val="00012CCD"/>
    <w:rsid w:val="000139C4"/>
    <w:rsid w:val="00013D14"/>
    <w:rsid w:val="00013FA3"/>
    <w:rsid w:val="00015D7E"/>
    <w:rsid w:val="00017771"/>
    <w:rsid w:val="00020A83"/>
    <w:rsid w:val="000214B4"/>
    <w:rsid w:val="000215D9"/>
    <w:rsid w:val="00021E9C"/>
    <w:rsid w:val="00023734"/>
    <w:rsid w:val="00024936"/>
    <w:rsid w:val="00024EF1"/>
    <w:rsid w:val="00026FB2"/>
    <w:rsid w:val="000307B9"/>
    <w:rsid w:val="00030D5B"/>
    <w:rsid w:val="00031645"/>
    <w:rsid w:val="0003194D"/>
    <w:rsid w:val="00031CA1"/>
    <w:rsid w:val="000334E0"/>
    <w:rsid w:val="00034C45"/>
    <w:rsid w:val="000351D7"/>
    <w:rsid w:val="000358CD"/>
    <w:rsid w:val="0003784E"/>
    <w:rsid w:val="00044215"/>
    <w:rsid w:val="00044DEF"/>
    <w:rsid w:val="00046ABE"/>
    <w:rsid w:val="00046F98"/>
    <w:rsid w:val="000505FB"/>
    <w:rsid w:val="00052564"/>
    <w:rsid w:val="00053954"/>
    <w:rsid w:val="00055B18"/>
    <w:rsid w:val="00056264"/>
    <w:rsid w:val="00056559"/>
    <w:rsid w:val="00056B3E"/>
    <w:rsid w:val="00057F81"/>
    <w:rsid w:val="0006060D"/>
    <w:rsid w:val="0006086A"/>
    <w:rsid w:val="00060A76"/>
    <w:rsid w:val="00060A85"/>
    <w:rsid w:val="00061459"/>
    <w:rsid w:val="000614C0"/>
    <w:rsid w:val="00063876"/>
    <w:rsid w:val="00064627"/>
    <w:rsid w:val="00064680"/>
    <w:rsid w:val="00065273"/>
    <w:rsid w:val="00066E35"/>
    <w:rsid w:val="00067853"/>
    <w:rsid w:val="00067A6A"/>
    <w:rsid w:val="00067A77"/>
    <w:rsid w:val="00071FEA"/>
    <w:rsid w:val="00073498"/>
    <w:rsid w:val="0007360F"/>
    <w:rsid w:val="00073BD5"/>
    <w:rsid w:val="00074DC4"/>
    <w:rsid w:val="000801CF"/>
    <w:rsid w:val="00081BA0"/>
    <w:rsid w:val="000827C2"/>
    <w:rsid w:val="00082CAA"/>
    <w:rsid w:val="00082CAE"/>
    <w:rsid w:val="00083B01"/>
    <w:rsid w:val="00084139"/>
    <w:rsid w:val="00085D3C"/>
    <w:rsid w:val="0008610E"/>
    <w:rsid w:val="000903CC"/>
    <w:rsid w:val="000909DF"/>
    <w:rsid w:val="00091D23"/>
    <w:rsid w:val="00097999"/>
    <w:rsid w:val="00097F67"/>
    <w:rsid w:val="000A23AB"/>
    <w:rsid w:val="000A41E3"/>
    <w:rsid w:val="000A4331"/>
    <w:rsid w:val="000B09C7"/>
    <w:rsid w:val="000B2727"/>
    <w:rsid w:val="000B27AA"/>
    <w:rsid w:val="000B2D57"/>
    <w:rsid w:val="000B3253"/>
    <w:rsid w:val="000B34B7"/>
    <w:rsid w:val="000B37AD"/>
    <w:rsid w:val="000B3AA1"/>
    <w:rsid w:val="000B445C"/>
    <w:rsid w:val="000B4B90"/>
    <w:rsid w:val="000B650F"/>
    <w:rsid w:val="000B7284"/>
    <w:rsid w:val="000B7F33"/>
    <w:rsid w:val="000C2814"/>
    <w:rsid w:val="000C649C"/>
    <w:rsid w:val="000C75B5"/>
    <w:rsid w:val="000D14F7"/>
    <w:rsid w:val="000D49B3"/>
    <w:rsid w:val="000D5AF5"/>
    <w:rsid w:val="000D5C8B"/>
    <w:rsid w:val="000D5D8C"/>
    <w:rsid w:val="000D7ED1"/>
    <w:rsid w:val="000E09C0"/>
    <w:rsid w:val="000E0F2F"/>
    <w:rsid w:val="000E11B7"/>
    <w:rsid w:val="000E1ABD"/>
    <w:rsid w:val="000E27E3"/>
    <w:rsid w:val="000E2A39"/>
    <w:rsid w:val="000E2E39"/>
    <w:rsid w:val="000E4624"/>
    <w:rsid w:val="000E7A2A"/>
    <w:rsid w:val="000E7DA8"/>
    <w:rsid w:val="000F0F92"/>
    <w:rsid w:val="000F1349"/>
    <w:rsid w:val="000F2528"/>
    <w:rsid w:val="000F30B1"/>
    <w:rsid w:val="000F328D"/>
    <w:rsid w:val="000F381C"/>
    <w:rsid w:val="000F7185"/>
    <w:rsid w:val="000F78C3"/>
    <w:rsid w:val="000F7FDB"/>
    <w:rsid w:val="001005EB"/>
    <w:rsid w:val="0010061A"/>
    <w:rsid w:val="001008B0"/>
    <w:rsid w:val="001024E5"/>
    <w:rsid w:val="00103A83"/>
    <w:rsid w:val="0010606B"/>
    <w:rsid w:val="001101E2"/>
    <w:rsid w:val="00110626"/>
    <w:rsid w:val="0011069E"/>
    <w:rsid w:val="00110B88"/>
    <w:rsid w:val="00110DA7"/>
    <w:rsid w:val="001118D8"/>
    <w:rsid w:val="0011193C"/>
    <w:rsid w:val="00111B84"/>
    <w:rsid w:val="00112C18"/>
    <w:rsid w:val="00114883"/>
    <w:rsid w:val="00115F23"/>
    <w:rsid w:val="0011625A"/>
    <w:rsid w:val="001179D1"/>
    <w:rsid w:val="00120C44"/>
    <w:rsid w:val="00120E25"/>
    <w:rsid w:val="00121A12"/>
    <w:rsid w:val="00121CBF"/>
    <w:rsid w:val="00122D09"/>
    <w:rsid w:val="00122F3E"/>
    <w:rsid w:val="001236D7"/>
    <w:rsid w:val="001237EE"/>
    <w:rsid w:val="00123AAA"/>
    <w:rsid w:val="0013015B"/>
    <w:rsid w:val="00131120"/>
    <w:rsid w:val="001312E2"/>
    <w:rsid w:val="001313FC"/>
    <w:rsid w:val="0013379F"/>
    <w:rsid w:val="00134537"/>
    <w:rsid w:val="00134923"/>
    <w:rsid w:val="00137A9E"/>
    <w:rsid w:val="00141355"/>
    <w:rsid w:val="00141D07"/>
    <w:rsid w:val="0014375C"/>
    <w:rsid w:val="00144CE5"/>
    <w:rsid w:val="001453BB"/>
    <w:rsid w:val="00151422"/>
    <w:rsid w:val="00154A8E"/>
    <w:rsid w:val="0015617D"/>
    <w:rsid w:val="001576F6"/>
    <w:rsid w:val="0016133F"/>
    <w:rsid w:val="00164B01"/>
    <w:rsid w:val="00164E3D"/>
    <w:rsid w:val="00165543"/>
    <w:rsid w:val="001655BE"/>
    <w:rsid w:val="00166C0E"/>
    <w:rsid w:val="0017139B"/>
    <w:rsid w:val="00171C5F"/>
    <w:rsid w:val="001721D7"/>
    <w:rsid w:val="0017289B"/>
    <w:rsid w:val="0017405A"/>
    <w:rsid w:val="00177998"/>
    <w:rsid w:val="001803E0"/>
    <w:rsid w:val="001805EE"/>
    <w:rsid w:val="00181258"/>
    <w:rsid w:val="00181828"/>
    <w:rsid w:val="00182221"/>
    <w:rsid w:val="00183709"/>
    <w:rsid w:val="00185A22"/>
    <w:rsid w:val="001865D2"/>
    <w:rsid w:val="00187373"/>
    <w:rsid w:val="0018767C"/>
    <w:rsid w:val="001917D0"/>
    <w:rsid w:val="001929C3"/>
    <w:rsid w:val="00192FF1"/>
    <w:rsid w:val="00194B35"/>
    <w:rsid w:val="001964FE"/>
    <w:rsid w:val="00196A5A"/>
    <w:rsid w:val="001A00EE"/>
    <w:rsid w:val="001A199D"/>
    <w:rsid w:val="001A1A51"/>
    <w:rsid w:val="001A1AE2"/>
    <w:rsid w:val="001A202A"/>
    <w:rsid w:val="001A21A6"/>
    <w:rsid w:val="001A2248"/>
    <w:rsid w:val="001A41B7"/>
    <w:rsid w:val="001A4BC2"/>
    <w:rsid w:val="001A4F63"/>
    <w:rsid w:val="001A6AB1"/>
    <w:rsid w:val="001B1056"/>
    <w:rsid w:val="001B2E92"/>
    <w:rsid w:val="001B2F2C"/>
    <w:rsid w:val="001B4A4D"/>
    <w:rsid w:val="001B7239"/>
    <w:rsid w:val="001C1122"/>
    <w:rsid w:val="001C38C7"/>
    <w:rsid w:val="001C39E3"/>
    <w:rsid w:val="001C46B5"/>
    <w:rsid w:val="001C4F49"/>
    <w:rsid w:val="001C579C"/>
    <w:rsid w:val="001C7502"/>
    <w:rsid w:val="001D0509"/>
    <w:rsid w:val="001D0776"/>
    <w:rsid w:val="001D0E1D"/>
    <w:rsid w:val="001D26C6"/>
    <w:rsid w:val="001D4207"/>
    <w:rsid w:val="001D5BB0"/>
    <w:rsid w:val="001D5C4B"/>
    <w:rsid w:val="001E1F31"/>
    <w:rsid w:val="001E2D31"/>
    <w:rsid w:val="001E3BEA"/>
    <w:rsid w:val="001E4582"/>
    <w:rsid w:val="001E7676"/>
    <w:rsid w:val="001E7FA8"/>
    <w:rsid w:val="001F09A2"/>
    <w:rsid w:val="001F1936"/>
    <w:rsid w:val="001F1A86"/>
    <w:rsid w:val="001F601A"/>
    <w:rsid w:val="001F6A7A"/>
    <w:rsid w:val="001F7A00"/>
    <w:rsid w:val="002006A2"/>
    <w:rsid w:val="00200E81"/>
    <w:rsid w:val="0020402A"/>
    <w:rsid w:val="00205EF5"/>
    <w:rsid w:val="00206BF5"/>
    <w:rsid w:val="00210DC5"/>
    <w:rsid w:val="00212004"/>
    <w:rsid w:val="0021291B"/>
    <w:rsid w:val="00212F1C"/>
    <w:rsid w:val="00213F1C"/>
    <w:rsid w:val="00215AE4"/>
    <w:rsid w:val="00215D31"/>
    <w:rsid w:val="00215ED0"/>
    <w:rsid w:val="002166D7"/>
    <w:rsid w:val="002177F7"/>
    <w:rsid w:val="0022066D"/>
    <w:rsid w:val="00221E81"/>
    <w:rsid w:val="00221EF4"/>
    <w:rsid w:val="002254A5"/>
    <w:rsid w:val="00225CE1"/>
    <w:rsid w:val="00226A04"/>
    <w:rsid w:val="00230A0B"/>
    <w:rsid w:val="00230EB7"/>
    <w:rsid w:val="002321FC"/>
    <w:rsid w:val="002336C6"/>
    <w:rsid w:val="00233809"/>
    <w:rsid w:val="00237C79"/>
    <w:rsid w:val="00240E31"/>
    <w:rsid w:val="002432B8"/>
    <w:rsid w:val="00243B0F"/>
    <w:rsid w:val="00246224"/>
    <w:rsid w:val="00246CC3"/>
    <w:rsid w:val="00246D7C"/>
    <w:rsid w:val="00247590"/>
    <w:rsid w:val="00247925"/>
    <w:rsid w:val="00250210"/>
    <w:rsid w:val="00250854"/>
    <w:rsid w:val="00250B94"/>
    <w:rsid w:val="002515D8"/>
    <w:rsid w:val="00252D05"/>
    <w:rsid w:val="00254B5C"/>
    <w:rsid w:val="0025552D"/>
    <w:rsid w:val="00257246"/>
    <w:rsid w:val="00261EDA"/>
    <w:rsid w:val="0026473D"/>
    <w:rsid w:val="00264999"/>
    <w:rsid w:val="0026584D"/>
    <w:rsid w:val="002659F3"/>
    <w:rsid w:val="00266E99"/>
    <w:rsid w:val="0027266E"/>
    <w:rsid w:val="002737CA"/>
    <w:rsid w:val="00273D2B"/>
    <w:rsid w:val="00274D24"/>
    <w:rsid w:val="00276543"/>
    <w:rsid w:val="002769E2"/>
    <w:rsid w:val="00277553"/>
    <w:rsid w:val="002801AA"/>
    <w:rsid w:val="00280C96"/>
    <w:rsid w:val="00282E9A"/>
    <w:rsid w:val="00284C25"/>
    <w:rsid w:val="00285401"/>
    <w:rsid w:val="002863B2"/>
    <w:rsid w:val="00286AFC"/>
    <w:rsid w:val="002903A8"/>
    <w:rsid w:val="00294452"/>
    <w:rsid w:val="00295C60"/>
    <w:rsid w:val="00295CD7"/>
    <w:rsid w:val="002961F2"/>
    <w:rsid w:val="00296786"/>
    <w:rsid w:val="0029769D"/>
    <w:rsid w:val="00297806"/>
    <w:rsid w:val="002A28B9"/>
    <w:rsid w:val="002A34AE"/>
    <w:rsid w:val="002A41AA"/>
    <w:rsid w:val="002A43C3"/>
    <w:rsid w:val="002B1184"/>
    <w:rsid w:val="002B31B2"/>
    <w:rsid w:val="002B79D3"/>
    <w:rsid w:val="002C0002"/>
    <w:rsid w:val="002C19F1"/>
    <w:rsid w:val="002C2FE4"/>
    <w:rsid w:val="002C3451"/>
    <w:rsid w:val="002C3911"/>
    <w:rsid w:val="002C430D"/>
    <w:rsid w:val="002C5007"/>
    <w:rsid w:val="002C5D81"/>
    <w:rsid w:val="002C5E72"/>
    <w:rsid w:val="002C5FDD"/>
    <w:rsid w:val="002C6AFC"/>
    <w:rsid w:val="002C707E"/>
    <w:rsid w:val="002D1F25"/>
    <w:rsid w:val="002D2C47"/>
    <w:rsid w:val="002D3337"/>
    <w:rsid w:val="002D37E8"/>
    <w:rsid w:val="002D4EE1"/>
    <w:rsid w:val="002D50BD"/>
    <w:rsid w:val="002D7D00"/>
    <w:rsid w:val="002D7E0B"/>
    <w:rsid w:val="002E0773"/>
    <w:rsid w:val="002E0DBD"/>
    <w:rsid w:val="002E10DF"/>
    <w:rsid w:val="002E1436"/>
    <w:rsid w:val="002E39DD"/>
    <w:rsid w:val="002E787E"/>
    <w:rsid w:val="002E7DDE"/>
    <w:rsid w:val="002E7E5D"/>
    <w:rsid w:val="002E7F13"/>
    <w:rsid w:val="002F0D74"/>
    <w:rsid w:val="002F1A02"/>
    <w:rsid w:val="002F21D9"/>
    <w:rsid w:val="002F2BA4"/>
    <w:rsid w:val="002F2C0D"/>
    <w:rsid w:val="002F3D18"/>
    <w:rsid w:val="002F3D53"/>
    <w:rsid w:val="002F6694"/>
    <w:rsid w:val="003002C8"/>
    <w:rsid w:val="00300F64"/>
    <w:rsid w:val="0030280C"/>
    <w:rsid w:val="00303DFB"/>
    <w:rsid w:val="00305F0F"/>
    <w:rsid w:val="003117F1"/>
    <w:rsid w:val="00311EB3"/>
    <w:rsid w:val="0031243A"/>
    <w:rsid w:val="00313AF8"/>
    <w:rsid w:val="00316816"/>
    <w:rsid w:val="0032262A"/>
    <w:rsid w:val="00322EFD"/>
    <w:rsid w:val="00323C76"/>
    <w:rsid w:val="0032493E"/>
    <w:rsid w:val="003252DE"/>
    <w:rsid w:val="00330C3E"/>
    <w:rsid w:val="00330D81"/>
    <w:rsid w:val="0033645B"/>
    <w:rsid w:val="00336B89"/>
    <w:rsid w:val="0034041D"/>
    <w:rsid w:val="00340EEE"/>
    <w:rsid w:val="0034183E"/>
    <w:rsid w:val="00341BB9"/>
    <w:rsid w:val="003446AE"/>
    <w:rsid w:val="00344A0F"/>
    <w:rsid w:val="0034517A"/>
    <w:rsid w:val="00345847"/>
    <w:rsid w:val="00346460"/>
    <w:rsid w:val="003466B6"/>
    <w:rsid w:val="003474BA"/>
    <w:rsid w:val="00347565"/>
    <w:rsid w:val="003477A7"/>
    <w:rsid w:val="00347972"/>
    <w:rsid w:val="003519B5"/>
    <w:rsid w:val="00352379"/>
    <w:rsid w:val="00352E84"/>
    <w:rsid w:val="00354DCA"/>
    <w:rsid w:val="0035608C"/>
    <w:rsid w:val="00356524"/>
    <w:rsid w:val="003570ED"/>
    <w:rsid w:val="00357314"/>
    <w:rsid w:val="003579D0"/>
    <w:rsid w:val="0036079D"/>
    <w:rsid w:val="0036471A"/>
    <w:rsid w:val="00364A14"/>
    <w:rsid w:val="00364C41"/>
    <w:rsid w:val="00365A5C"/>
    <w:rsid w:val="00365D06"/>
    <w:rsid w:val="003706B2"/>
    <w:rsid w:val="00370C6A"/>
    <w:rsid w:val="00371D8C"/>
    <w:rsid w:val="00372152"/>
    <w:rsid w:val="00372EB9"/>
    <w:rsid w:val="0037322F"/>
    <w:rsid w:val="00376B77"/>
    <w:rsid w:val="0037766C"/>
    <w:rsid w:val="003802D9"/>
    <w:rsid w:val="00382B7A"/>
    <w:rsid w:val="00384183"/>
    <w:rsid w:val="003841A0"/>
    <w:rsid w:val="00384EDB"/>
    <w:rsid w:val="003856CD"/>
    <w:rsid w:val="003860E7"/>
    <w:rsid w:val="0038630C"/>
    <w:rsid w:val="003863CA"/>
    <w:rsid w:val="003878D3"/>
    <w:rsid w:val="003911C5"/>
    <w:rsid w:val="00392FF9"/>
    <w:rsid w:val="0039306D"/>
    <w:rsid w:val="00393264"/>
    <w:rsid w:val="00394FC9"/>
    <w:rsid w:val="00395461"/>
    <w:rsid w:val="00396CE7"/>
    <w:rsid w:val="003A06AE"/>
    <w:rsid w:val="003A0D39"/>
    <w:rsid w:val="003A12A8"/>
    <w:rsid w:val="003A1C38"/>
    <w:rsid w:val="003A33A2"/>
    <w:rsid w:val="003A3488"/>
    <w:rsid w:val="003A37E3"/>
    <w:rsid w:val="003A464A"/>
    <w:rsid w:val="003A73FC"/>
    <w:rsid w:val="003A7593"/>
    <w:rsid w:val="003B0595"/>
    <w:rsid w:val="003B194F"/>
    <w:rsid w:val="003B19BA"/>
    <w:rsid w:val="003B260A"/>
    <w:rsid w:val="003B278E"/>
    <w:rsid w:val="003B3AE2"/>
    <w:rsid w:val="003B4294"/>
    <w:rsid w:val="003B496E"/>
    <w:rsid w:val="003B4B77"/>
    <w:rsid w:val="003B7F5D"/>
    <w:rsid w:val="003C000E"/>
    <w:rsid w:val="003C3F3A"/>
    <w:rsid w:val="003C4EF4"/>
    <w:rsid w:val="003C5B7B"/>
    <w:rsid w:val="003C5D0E"/>
    <w:rsid w:val="003C77CD"/>
    <w:rsid w:val="003D0278"/>
    <w:rsid w:val="003D1947"/>
    <w:rsid w:val="003D2B89"/>
    <w:rsid w:val="003D3F57"/>
    <w:rsid w:val="003D4BF1"/>
    <w:rsid w:val="003D549E"/>
    <w:rsid w:val="003D76F8"/>
    <w:rsid w:val="003D7EB3"/>
    <w:rsid w:val="003E1970"/>
    <w:rsid w:val="003E354B"/>
    <w:rsid w:val="003E45DC"/>
    <w:rsid w:val="003E5265"/>
    <w:rsid w:val="003E53E2"/>
    <w:rsid w:val="003E6CD5"/>
    <w:rsid w:val="003F02FF"/>
    <w:rsid w:val="003F1034"/>
    <w:rsid w:val="003F26FB"/>
    <w:rsid w:val="003F2B28"/>
    <w:rsid w:val="003F2C65"/>
    <w:rsid w:val="003F422B"/>
    <w:rsid w:val="003F45D5"/>
    <w:rsid w:val="00403018"/>
    <w:rsid w:val="004032EB"/>
    <w:rsid w:val="0041029E"/>
    <w:rsid w:val="0041063F"/>
    <w:rsid w:val="004108DE"/>
    <w:rsid w:val="00410D64"/>
    <w:rsid w:val="004124A2"/>
    <w:rsid w:val="00413491"/>
    <w:rsid w:val="00413651"/>
    <w:rsid w:val="00413778"/>
    <w:rsid w:val="00413E83"/>
    <w:rsid w:val="004141F0"/>
    <w:rsid w:val="00414A4F"/>
    <w:rsid w:val="00415938"/>
    <w:rsid w:val="00416584"/>
    <w:rsid w:val="00417073"/>
    <w:rsid w:val="0041712D"/>
    <w:rsid w:val="0041729C"/>
    <w:rsid w:val="00417663"/>
    <w:rsid w:val="00421025"/>
    <w:rsid w:val="00422558"/>
    <w:rsid w:val="004240A4"/>
    <w:rsid w:val="00425167"/>
    <w:rsid w:val="004271E0"/>
    <w:rsid w:val="0043068F"/>
    <w:rsid w:val="00430934"/>
    <w:rsid w:val="004318BB"/>
    <w:rsid w:val="004341A3"/>
    <w:rsid w:val="00434BCA"/>
    <w:rsid w:val="0043523C"/>
    <w:rsid w:val="00435784"/>
    <w:rsid w:val="004359A8"/>
    <w:rsid w:val="00435A78"/>
    <w:rsid w:val="00435B29"/>
    <w:rsid w:val="004404C4"/>
    <w:rsid w:val="004425D7"/>
    <w:rsid w:val="004428C5"/>
    <w:rsid w:val="0044529E"/>
    <w:rsid w:val="00445861"/>
    <w:rsid w:val="00446B68"/>
    <w:rsid w:val="00447B2D"/>
    <w:rsid w:val="004501DE"/>
    <w:rsid w:val="00450D7E"/>
    <w:rsid w:val="004511D9"/>
    <w:rsid w:val="0045183E"/>
    <w:rsid w:val="004539AF"/>
    <w:rsid w:val="00454998"/>
    <w:rsid w:val="00455B80"/>
    <w:rsid w:val="00455F49"/>
    <w:rsid w:val="00460FAB"/>
    <w:rsid w:val="00462B8E"/>
    <w:rsid w:val="00463038"/>
    <w:rsid w:val="00464833"/>
    <w:rsid w:val="00466B06"/>
    <w:rsid w:val="00466E19"/>
    <w:rsid w:val="004701CD"/>
    <w:rsid w:val="004704B4"/>
    <w:rsid w:val="00470ABA"/>
    <w:rsid w:val="00474218"/>
    <w:rsid w:val="00475383"/>
    <w:rsid w:val="00475EF7"/>
    <w:rsid w:val="00477D60"/>
    <w:rsid w:val="0048000D"/>
    <w:rsid w:val="00481F6C"/>
    <w:rsid w:val="00483BAD"/>
    <w:rsid w:val="00484D80"/>
    <w:rsid w:val="00484E92"/>
    <w:rsid w:val="00484F39"/>
    <w:rsid w:val="004853CF"/>
    <w:rsid w:val="00485801"/>
    <w:rsid w:val="00486CAD"/>
    <w:rsid w:val="0048724B"/>
    <w:rsid w:val="004915D8"/>
    <w:rsid w:val="00491AF6"/>
    <w:rsid w:val="004923D1"/>
    <w:rsid w:val="00492850"/>
    <w:rsid w:val="00493EF4"/>
    <w:rsid w:val="004947E6"/>
    <w:rsid w:val="0049508E"/>
    <w:rsid w:val="004969CF"/>
    <w:rsid w:val="00496D0B"/>
    <w:rsid w:val="00497918"/>
    <w:rsid w:val="004A082A"/>
    <w:rsid w:val="004A0E02"/>
    <w:rsid w:val="004A511C"/>
    <w:rsid w:val="004A52EA"/>
    <w:rsid w:val="004A607E"/>
    <w:rsid w:val="004A64B5"/>
    <w:rsid w:val="004A669B"/>
    <w:rsid w:val="004A70F9"/>
    <w:rsid w:val="004A7300"/>
    <w:rsid w:val="004A744A"/>
    <w:rsid w:val="004B044E"/>
    <w:rsid w:val="004B5D07"/>
    <w:rsid w:val="004B68C8"/>
    <w:rsid w:val="004C15C3"/>
    <w:rsid w:val="004C4B96"/>
    <w:rsid w:val="004C6164"/>
    <w:rsid w:val="004C6D48"/>
    <w:rsid w:val="004C7E88"/>
    <w:rsid w:val="004D0074"/>
    <w:rsid w:val="004D049C"/>
    <w:rsid w:val="004D116E"/>
    <w:rsid w:val="004D2097"/>
    <w:rsid w:val="004D30B3"/>
    <w:rsid w:val="004D3C1F"/>
    <w:rsid w:val="004D4B6C"/>
    <w:rsid w:val="004D5575"/>
    <w:rsid w:val="004D632E"/>
    <w:rsid w:val="004D677E"/>
    <w:rsid w:val="004D6EF8"/>
    <w:rsid w:val="004E2D88"/>
    <w:rsid w:val="004E432E"/>
    <w:rsid w:val="004E62EA"/>
    <w:rsid w:val="004E6E4B"/>
    <w:rsid w:val="004E7A3D"/>
    <w:rsid w:val="004E7C2B"/>
    <w:rsid w:val="004F0C3F"/>
    <w:rsid w:val="004F1177"/>
    <w:rsid w:val="004F1CF5"/>
    <w:rsid w:val="004F5C60"/>
    <w:rsid w:val="00500E03"/>
    <w:rsid w:val="00501991"/>
    <w:rsid w:val="00501A5F"/>
    <w:rsid w:val="0050279D"/>
    <w:rsid w:val="005029B6"/>
    <w:rsid w:val="00502E70"/>
    <w:rsid w:val="00503037"/>
    <w:rsid w:val="00504423"/>
    <w:rsid w:val="0050536D"/>
    <w:rsid w:val="00505DCE"/>
    <w:rsid w:val="00506A95"/>
    <w:rsid w:val="0050767E"/>
    <w:rsid w:val="0050781D"/>
    <w:rsid w:val="00510D3F"/>
    <w:rsid w:val="00511568"/>
    <w:rsid w:val="00511728"/>
    <w:rsid w:val="00513544"/>
    <w:rsid w:val="00515CD2"/>
    <w:rsid w:val="0051647A"/>
    <w:rsid w:val="00516E31"/>
    <w:rsid w:val="00520964"/>
    <w:rsid w:val="005223D8"/>
    <w:rsid w:val="00523BA5"/>
    <w:rsid w:val="00523E60"/>
    <w:rsid w:val="00525696"/>
    <w:rsid w:val="005262E2"/>
    <w:rsid w:val="005265C6"/>
    <w:rsid w:val="00526CC2"/>
    <w:rsid w:val="00527800"/>
    <w:rsid w:val="00530A7D"/>
    <w:rsid w:val="00530D1D"/>
    <w:rsid w:val="005313E2"/>
    <w:rsid w:val="005314D9"/>
    <w:rsid w:val="00531B31"/>
    <w:rsid w:val="00531BC4"/>
    <w:rsid w:val="00532DA0"/>
    <w:rsid w:val="00535AF9"/>
    <w:rsid w:val="005364E1"/>
    <w:rsid w:val="00544119"/>
    <w:rsid w:val="00544689"/>
    <w:rsid w:val="00545795"/>
    <w:rsid w:val="0055009F"/>
    <w:rsid w:val="005518B6"/>
    <w:rsid w:val="00552CE9"/>
    <w:rsid w:val="00552ED4"/>
    <w:rsid w:val="00552F8C"/>
    <w:rsid w:val="00553E2A"/>
    <w:rsid w:val="005558DC"/>
    <w:rsid w:val="00555FEC"/>
    <w:rsid w:val="005609CA"/>
    <w:rsid w:val="00560DD6"/>
    <w:rsid w:val="005622E7"/>
    <w:rsid w:val="005624E8"/>
    <w:rsid w:val="0056263F"/>
    <w:rsid w:val="00562E0F"/>
    <w:rsid w:val="0056552C"/>
    <w:rsid w:val="00566759"/>
    <w:rsid w:val="00566C52"/>
    <w:rsid w:val="00566C8F"/>
    <w:rsid w:val="0056750B"/>
    <w:rsid w:val="005719E1"/>
    <w:rsid w:val="00572B70"/>
    <w:rsid w:val="00576ADB"/>
    <w:rsid w:val="00577A48"/>
    <w:rsid w:val="00577D0E"/>
    <w:rsid w:val="0058043A"/>
    <w:rsid w:val="00580771"/>
    <w:rsid w:val="00583A2B"/>
    <w:rsid w:val="005842F4"/>
    <w:rsid w:val="00586261"/>
    <w:rsid w:val="005925BA"/>
    <w:rsid w:val="0059296E"/>
    <w:rsid w:val="00592D8E"/>
    <w:rsid w:val="005A1241"/>
    <w:rsid w:val="005A20A3"/>
    <w:rsid w:val="005A2DF8"/>
    <w:rsid w:val="005A32E9"/>
    <w:rsid w:val="005A4BE8"/>
    <w:rsid w:val="005A61F6"/>
    <w:rsid w:val="005A6453"/>
    <w:rsid w:val="005A69DB"/>
    <w:rsid w:val="005A7270"/>
    <w:rsid w:val="005A766B"/>
    <w:rsid w:val="005B1066"/>
    <w:rsid w:val="005B46E6"/>
    <w:rsid w:val="005B49E1"/>
    <w:rsid w:val="005B5060"/>
    <w:rsid w:val="005B5637"/>
    <w:rsid w:val="005C08CF"/>
    <w:rsid w:val="005C1735"/>
    <w:rsid w:val="005C568A"/>
    <w:rsid w:val="005D0107"/>
    <w:rsid w:val="005D05F1"/>
    <w:rsid w:val="005D0EF1"/>
    <w:rsid w:val="005D1022"/>
    <w:rsid w:val="005D1B29"/>
    <w:rsid w:val="005D268E"/>
    <w:rsid w:val="005D280E"/>
    <w:rsid w:val="005D39B6"/>
    <w:rsid w:val="005D6F40"/>
    <w:rsid w:val="005D71E6"/>
    <w:rsid w:val="005E02E2"/>
    <w:rsid w:val="005E06E4"/>
    <w:rsid w:val="005E1872"/>
    <w:rsid w:val="005E2FD9"/>
    <w:rsid w:val="005E52F0"/>
    <w:rsid w:val="005E574C"/>
    <w:rsid w:val="005E6493"/>
    <w:rsid w:val="005E6E41"/>
    <w:rsid w:val="005E7249"/>
    <w:rsid w:val="005F07AC"/>
    <w:rsid w:val="005F094D"/>
    <w:rsid w:val="005F1E50"/>
    <w:rsid w:val="005F3ECB"/>
    <w:rsid w:val="005F6943"/>
    <w:rsid w:val="005F706D"/>
    <w:rsid w:val="005F7504"/>
    <w:rsid w:val="005F7F51"/>
    <w:rsid w:val="0060096D"/>
    <w:rsid w:val="006012AC"/>
    <w:rsid w:val="00602920"/>
    <w:rsid w:val="00603BC6"/>
    <w:rsid w:val="00604B2B"/>
    <w:rsid w:val="0060594D"/>
    <w:rsid w:val="00606295"/>
    <w:rsid w:val="00606A03"/>
    <w:rsid w:val="006070DC"/>
    <w:rsid w:val="00611901"/>
    <w:rsid w:val="00611EB8"/>
    <w:rsid w:val="006134DB"/>
    <w:rsid w:val="006155C2"/>
    <w:rsid w:val="00616CD8"/>
    <w:rsid w:val="00616D7B"/>
    <w:rsid w:val="006171BC"/>
    <w:rsid w:val="00617486"/>
    <w:rsid w:val="0062019E"/>
    <w:rsid w:val="00623333"/>
    <w:rsid w:val="00623A13"/>
    <w:rsid w:val="0062419C"/>
    <w:rsid w:val="00624C66"/>
    <w:rsid w:val="00625881"/>
    <w:rsid w:val="00625AB6"/>
    <w:rsid w:val="00626819"/>
    <w:rsid w:val="00627884"/>
    <w:rsid w:val="00631F62"/>
    <w:rsid w:val="00634C75"/>
    <w:rsid w:val="00636E9D"/>
    <w:rsid w:val="00640698"/>
    <w:rsid w:val="0064141E"/>
    <w:rsid w:val="0064143F"/>
    <w:rsid w:val="00641FE4"/>
    <w:rsid w:val="00643C5E"/>
    <w:rsid w:val="00644762"/>
    <w:rsid w:val="0064615D"/>
    <w:rsid w:val="00646A49"/>
    <w:rsid w:val="00650228"/>
    <w:rsid w:val="00651D0A"/>
    <w:rsid w:val="00651D25"/>
    <w:rsid w:val="00652AD3"/>
    <w:rsid w:val="00652CFB"/>
    <w:rsid w:val="006533FE"/>
    <w:rsid w:val="00657664"/>
    <w:rsid w:val="00657678"/>
    <w:rsid w:val="006604FA"/>
    <w:rsid w:val="00664768"/>
    <w:rsid w:val="0066694E"/>
    <w:rsid w:val="00667A91"/>
    <w:rsid w:val="006702EB"/>
    <w:rsid w:val="00670F25"/>
    <w:rsid w:val="00670F5F"/>
    <w:rsid w:val="00672444"/>
    <w:rsid w:val="00674F2E"/>
    <w:rsid w:val="00675486"/>
    <w:rsid w:val="00676298"/>
    <w:rsid w:val="00677F71"/>
    <w:rsid w:val="0068082D"/>
    <w:rsid w:val="00680CD4"/>
    <w:rsid w:val="00681A02"/>
    <w:rsid w:val="0068279A"/>
    <w:rsid w:val="0068394B"/>
    <w:rsid w:val="006858D5"/>
    <w:rsid w:val="006858EA"/>
    <w:rsid w:val="00685A3A"/>
    <w:rsid w:val="00686ACE"/>
    <w:rsid w:val="00686FFB"/>
    <w:rsid w:val="00690776"/>
    <w:rsid w:val="006915DA"/>
    <w:rsid w:val="006916B9"/>
    <w:rsid w:val="00692E1D"/>
    <w:rsid w:val="00693916"/>
    <w:rsid w:val="00694607"/>
    <w:rsid w:val="00695B06"/>
    <w:rsid w:val="0069604F"/>
    <w:rsid w:val="0069619C"/>
    <w:rsid w:val="006975FC"/>
    <w:rsid w:val="00697CD3"/>
    <w:rsid w:val="00697ED3"/>
    <w:rsid w:val="006A1A98"/>
    <w:rsid w:val="006A2086"/>
    <w:rsid w:val="006A5B03"/>
    <w:rsid w:val="006A7DDF"/>
    <w:rsid w:val="006B000A"/>
    <w:rsid w:val="006B3797"/>
    <w:rsid w:val="006B49F8"/>
    <w:rsid w:val="006B4D20"/>
    <w:rsid w:val="006B5665"/>
    <w:rsid w:val="006B74F2"/>
    <w:rsid w:val="006B770C"/>
    <w:rsid w:val="006B7CB8"/>
    <w:rsid w:val="006C09DF"/>
    <w:rsid w:val="006C15AA"/>
    <w:rsid w:val="006C18FD"/>
    <w:rsid w:val="006C272B"/>
    <w:rsid w:val="006C45F6"/>
    <w:rsid w:val="006C484A"/>
    <w:rsid w:val="006C5231"/>
    <w:rsid w:val="006C5F85"/>
    <w:rsid w:val="006C5FA8"/>
    <w:rsid w:val="006D03F5"/>
    <w:rsid w:val="006D112F"/>
    <w:rsid w:val="006D2C97"/>
    <w:rsid w:val="006D3E45"/>
    <w:rsid w:val="006D4A51"/>
    <w:rsid w:val="006D582D"/>
    <w:rsid w:val="006D5C68"/>
    <w:rsid w:val="006D7B51"/>
    <w:rsid w:val="006E1D00"/>
    <w:rsid w:val="006E3961"/>
    <w:rsid w:val="006E43EC"/>
    <w:rsid w:val="006E4B45"/>
    <w:rsid w:val="006E4C52"/>
    <w:rsid w:val="006E6A2B"/>
    <w:rsid w:val="006E6AD0"/>
    <w:rsid w:val="006E6DF2"/>
    <w:rsid w:val="006E79BB"/>
    <w:rsid w:val="006F14EC"/>
    <w:rsid w:val="006F1BB6"/>
    <w:rsid w:val="006F3608"/>
    <w:rsid w:val="006F430A"/>
    <w:rsid w:val="006F4E82"/>
    <w:rsid w:val="00700C1D"/>
    <w:rsid w:val="007019A1"/>
    <w:rsid w:val="00703251"/>
    <w:rsid w:val="0070380D"/>
    <w:rsid w:val="00704390"/>
    <w:rsid w:val="00706300"/>
    <w:rsid w:val="007066B3"/>
    <w:rsid w:val="00712370"/>
    <w:rsid w:val="007131EA"/>
    <w:rsid w:val="007132D7"/>
    <w:rsid w:val="00713666"/>
    <w:rsid w:val="00714936"/>
    <w:rsid w:val="00717B0D"/>
    <w:rsid w:val="00717F11"/>
    <w:rsid w:val="007210F8"/>
    <w:rsid w:val="00723E76"/>
    <w:rsid w:val="00725090"/>
    <w:rsid w:val="007254CE"/>
    <w:rsid w:val="00725BFC"/>
    <w:rsid w:val="00726427"/>
    <w:rsid w:val="00734ABB"/>
    <w:rsid w:val="00737D68"/>
    <w:rsid w:val="007401B7"/>
    <w:rsid w:val="00740500"/>
    <w:rsid w:val="00744EAA"/>
    <w:rsid w:val="00744F50"/>
    <w:rsid w:val="007450F9"/>
    <w:rsid w:val="0074562E"/>
    <w:rsid w:val="00746BFE"/>
    <w:rsid w:val="007475C0"/>
    <w:rsid w:val="00750188"/>
    <w:rsid w:val="00750651"/>
    <w:rsid w:val="00750D24"/>
    <w:rsid w:val="00750D48"/>
    <w:rsid w:val="0075170F"/>
    <w:rsid w:val="007519EC"/>
    <w:rsid w:val="00751C4E"/>
    <w:rsid w:val="007532F7"/>
    <w:rsid w:val="007536C8"/>
    <w:rsid w:val="00753B22"/>
    <w:rsid w:val="0075412F"/>
    <w:rsid w:val="0075484D"/>
    <w:rsid w:val="00757AE2"/>
    <w:rsid w:val="00757E6A"/>
    <w:rsid w:val="00760AD5"/>
    <w:rsid w:val="00760E57"/>
    <w:rsid w:val="00761129"/>
    <w:rsid w:val="007629D7"/>
    <w:rsid w:val="007655BD"/>
    <w:rsid w:val="0076654B"/>
    <w:rsid w:val="00767D6A"/>
    <w:rsid w:val="00771D3B"/>
    <w:rsid w:val="007727EA"/>
    <w:rsid w:val="00772C0A"/>
    <w:rsid w:val="00773564"/>
    <w:rsid w:val="007752D0"/>
    <w:rsid w:val="00775D4C"/>
    <w:rsid w:val="0077622E"/>
    <w:rsid w:val="0078038B"/>
    <w:rsid w:val="00780EF1"/>
    <w:rsid w:val="007847B2"/>
    <w:rsid w:val="007857A9"/>
    <w:rsid w:val="00786489"/>
    <w:rsid w:val="007872FD"/>
    <w:rsid w:val="007877D1"/>
    <w:rsid w:val="00791B91"/>
    <w:rsid w:val="0079381A"/>
    <w:rsid w:val="0079424D"/>
    <w:rsid w:val="00794305"/>
    <w:rsid w:val="007963A7"/>
    <w:rsid w:val="00796435"/>
    <w:rsid w:val="007A0163"/>
    <w:rsid w:val="007A0AD1"/>
    <w:rsid w:val="007A11E1"/>
    <w:rsid w:val="007A177A"/>
    <w:rsid w:val="007A1E83"/>
    <w:rsid w:val="007A452C"/>
    <w:rsid w:val="007A482C"/>
    <w:rsid w:val="007A50E4"/>
    <w:rsid w:val="007A7FCF"/>
    <w:rsid w:val="007B063E"/>
    <w:rsid w:val="007B1B3E"/>
    <w:rsid w:val="007B1CF4"/>
    <w:rsid w:val="007B2A99"/>
    <w:rsid w:val="007B5A01"/>
    <w:rsid w:val="007B6433"/>
    <w:rsid w:val="007B790F"/>
    <w:rsid w:val="007B7DCA"/>
    <w:rsid w:val="007C0117"/>
    <w:rsid w:val="007C1145"/>
    <w:rsid w:val="007C1BC2"/>
    <w:rsid w:val="007C304C"/>
    <w:rsid w:val="007C32B7"/>
    <w:rsid w:val="007C336D"/>
    <w:rsid w:val="007C5BAB"/>
    <w:rsid w:val="007C6586"/>
    <w:rsid w:val="007C6BD5"/>
    <w:rsid w:val="007C6C04"/>
    <w:rsid w:val="007C6D55"/>
    <w:rsid w:val="007D0D06"/>
    <w:rsid w:val="007D24F2"/>
    <w:rsid w:val="007D5271"/>
    <w:rsid w:val="007D5670"/>
    <w:rsid w:val="007D6D09"/>
    <w:rsid w:val="007D797A"/>
    <w:rsid w:val="007E1232"/>
    <w:rsid w:val="007E1D49"/>
    <w:rsid w:val="007E1F8C"/>
    <w:rsid w:val="007E2675"/>
    <w:rsid w:val="007E362F"/>
    <w:rsid w:val="007E5364"/>
    <w:rsid w:val="007E600D"/>
    <w:rsid w:val="007F0240"/>
    <w:rsid w:val="007F15E3"/>
    <w:rsid w:val="007F2272"/>
    <w:rsid w:val="007F28A3"/>
    <w:rsid w:val="007F2C99"/>
    <w:rsid w:val="007F3092"/>
    <w:rsid w:val="007F377C"/>
    <w:rsid w:val="007F48EA"/>
    <w:rsid w:val="007F514C"/>
    <w:rsid w:val="007F54C0"/>
    <w:rsid w:val="007F5B2B"/>
    <w:rsid w:val="007F64CF"/>
    <w:rsid w:val="008006AD"/>
    <w:rsid w:val="00801E81"/>
    <w:rsid w:val="00802A01"/>
    <w:rsid w:val="00802A1E"/>
    <w:rsid w:val="00803C99"/>
    <w:rsid w:val="0080420A"/>
    <w:rsid w:val="008059A1"/>
    <w:rsid w:val="0080689C"/>
    <w:rsid w:val="00812647"/>
    <w:rsid w:val="00814390"/>
    <w:rsid w:val="00814D1D"/>
    <w:rsid w:val="00815DFD"/>
    <w:rsid w:val="008160AF"/>
    <w:rsid w:val="0081739C"/>
    <w:rsid w:val="00817D2B"/>
    <w:rsid w:val="00820145"/>
    <w:rsid w:val="00821E93"/>
    <w:rsid w:val="00825810"/>
    <w:rsid w:val="00825CE2"/>
    <w:rsid w:val="00825F29"/>
    <w:rsid w:val="008272A9"/>
    <w:rsid w:val="008272CB"/>
    <w:rsid w:val="00830BC6"/>
    <w:rsid w:val="00831EA1"/>
    <w:rsid w:val="00832175"/>
    <w:rsid w:val="00832620"/>
    <w:rsid w:val="008331C6"/>
    <w:rsid w:val="00833834"/>
    <w:rsid w:val="00834372"/>
    <w:rsid w:val="00834B1F"/>
    <w:rsid w:val="00834CB9"/>
    <w:rsid w:val="00837181"/>
    <w:rsid w:val="0083796C"/>
    <w:rsid w:val="008415D6"/>
    <w:rsid w:val="00841720"/>
    <w:rsid w:val="00841E8E"/>
    <w:rsid w:val="00841FA0"/>
    <w:rsid w:val="008427C8"/>
    <w:rsid w:val="00842DB6"/>
    <w:rsid w:val="00843436"/>
    <w:rsid w:val="00843B55"/>
    <w:rsid w:val="008446FF"/>
    <w:rsid w:val="00844EE3"/>
    <w:rsid w:val="00846853"/>
    <w:rsid w:val="00847CFB"/>
    <w:rsid w:val="00850341"/>
    <w:rsid w:val="00851F6B"/>
    <w:rsid w:val="0085354C"/>
    <w:rsid w:val="00853DCC"/>
    <w:rsid w:val="00856603"/>
    <w:rsid w:val="0085713F"/>
    <w:rsid w:val="0085775A"/>
    <w:rsid w:val="0086019F"/>
    <w:rsid w:val="008603E2"/>
    <w:rsid w:val="00860DED"/>
    <w:rsid w:val="00862407"/>
    <w:rsid w:val="0086304A"/>
    <w:rsid w:val="00863095"/>
    <w:rsid w:val="00864357"/>
    <w:rsid w:val="00865421"/>
    <w:rsid w:val="008666FF"/>
    <w:rsid w:val="00866899"/>
    <w:rsid w:val="00867579"/>
    <w:rsid w:val="0087010E"/>
    <w:rsid w:val="00871806"/>
    <w:rsid w:val="00872A41"/>
    <w:rsid w:val="008733D0"/>
    <w:rsid w:val="00873D04"/>
    <w:rsid w:val="00875191"/>
    <w:rsid w:val="00875A87"/>
    <w:rsid w:val="00876143"/>
    <w:rsid w:val="00876DD2"/>
    <w:rsid w:val="008775A9"/>
    <w:rsid w:val="0088043B"/>
    <w:rsid w:val="00881410"/>
    <w:rsid w:val="00881861"/>
    <w:rsid w:val="00881ED6"/>
    <w:rsid w:val="00882D43"/>
    <w:rsid w:val="00883CEB"/>
    <w:rsid w:val="00885EA5"/>
    <w:rsid w:val="00887623"/>
    <w:rsid w:val="008919A1"/>
    <w:rsid w:val="0089280B"/>
    <w:rsid w:val="00893980"/>
    <w:rsid w:val="00894602"/>
    <w:rsid w:val="008957E6"/>
    <w:rsid w:val="0089605C"/>
    <w:rsid w:val="008961B0"/>
    <w:rsid w:val="0089629C"/>
    <w:rsid w:val="00896512"/>
    <w:rsid w:val="00897A91"/>
    <w:rsid w:val="00897B45"/>
    <w:rsid w:val="00897E78"/>
    <w:rsid w:val="008A032B"/>
    <w:rsid w:val="008A04BD"/>
    <w:rsid w:val="008A4266"/>
    <w:rsid w:val="008A5DCA"/>
    <w:rsid w:val="008A5F08"/>
    <w:rsid w:val="008B14D9"/>
    <w:rsid w:val="008B19AA"/>
    <w:rsid w:val="008B1A6A"/>
    <w:rsid w:val="008B4C60"/>
    <w:rsid w:val="008B5049"/>
    <w:rsid w:val="008B655B"/>
    <w:rsid w:val="008B728D"/>
    <w:rsid w:val="008B7441"/>
    <w:rsid w:val="008B7879"/>
    <w:rsid w:val="008C00B4"/>
    <w:rsid w:val="008C0AAB"/>
    <w:rsid w:val="008C1B28"/>
    <w:rsid w:val="008C2CB8"/>
    <w:rsid w:val="008C3693"/>
    <w:rsid w:val="008C4A31"/>
    <w:rsid w:val="008C5A7E"/>
    <w:rsid w:val="008C64A2"/>
    <w:rsid w:val="008C7061"/>
    <w:rsid w:val="008C7AA7"/>
    <w:rsid w:val="008C7C7D"/>
    <w:rsid w:val="008C7E75"/>
    <w:rsid w:val="008D079F"/>
    <w:rsid w:val="008D105B"/>
    <w:rsid w:val="008D19E5"/>
    <w:rsid w:val="008D2130"/>
    <w:rsid w:val="008D3465"/>
    <w:rsid w:val="008D4C75"/>
    <w:rsid w:val="008D54B7"/>
    <w:rsid w:val="008D6400"/>
    <w:rsid w:val="008D66D4"/>
    <w:rsid w:val="008D7C5D"/>
    <w:rsid w:val="008E1944"/>
    <w:rsid w:val="008E4072"/>
    <w:rsid w:val="008E423F"/>
    <w:rsid w:val="008E7455"/>
    <w:rsid w:val="008F0159"/>
    <w:rsid w:val="008F0593"/>
    <w:rsid w:val="008F1A23"/>
    <w:rsid w:val="008F23E3"/>
    <w:rsid w:val="008F361A"/>
    <w:rsid w:val="008F3F6A"/>
    <w:rsid w:val="008F4DEB"/>
    <w:rsid w:val="008F547D"/>
    <w:rsid w:val="008F63F0"/>
    <w:rsid w:val="008F7F88"/>
    <w:rsid w:val="00900201"/>
    <w:rsid w:val="0090051C"/>
    <w:rsid w:val="00904055"/>
    <w:rsid w:val="009047AC"/>
    <w:rsid w:val="009048A5"/>
    <w:rsid w:val="009049B8"/>
    <w:rsid w:val="00906BB7"/>
    <w:rsid w:val="009108FE"/>
    <w:rsid w:val="00911186"/>
    <w:rsid w:val="00912191"/>
    <w:rsid w:val="00912794"/>
    <w:rsid w:val="00912DA7"/>
    <w:rsid w:val="00915016"/>
    <w:rsid w:val="0091601F"/>
    <w:rsid w:val="00916316"/>
    <w:rsid w:val="00917114"/>
    <w:rsid w:val="00917AA6"/>
    <w:rsid w:val="0092240D"/>
    <w:rsid w:val="00922B2A"/>
    <w:rsid w:val="00922C6B"/>
    <w:rsid w:val="00923E1F"/>
    <w:rsid w:val="009246BB"/>
    <w:rsid w:val="009260FB"/>
    <w:rsid w:val="00927B4D"/>
    <w:rsid w:val="009325ED"/>
    <w:rsid w:val="00932EC2"/>
    <w:rsid w:val="009333F9"/>
    <w:rsid w:val="00933BB6"/>
    <w:rsid w:val="00934156"/>
    <w:rsid w:val="00934180"/>
    <w:rsid w:val="009345FA"/>
    <w:rsid w:val="00934BBC"/>
    <w:rsid w:val="00934E15"/>
    <w:rsid w:val="00936F3D"/>
    <w:rsid w:val="009379B8"/>
    <w:rsid w:val="00937AB1"/>
    <w:rsid w:val="00940542"/>
    <w:rsid w:val="00941E0D"/>
    <w:rsid w:val="00943C8E"/>
    <w:rsid w:val="00944650"/>
    <w:rsid w:val="00944C9C"/>
    <w:rsid w:val="00945540"/>
    <w:rsid w:val="009458EC"/>
    <w:rsid w:val="00947AD4"/>
    <w:rsid w:val="009502AB"/>
    <w:rsid w:val="00950988"/>
    <w:rsid w:val="0095230E"/>
    <w:rsid w:val="00954A1F"/>
    <w:rsid w:val="00955625"/>
    <w:rsid w:val="009556DB"/>
    <w:rsid w:val="009557AE"/>
    <w:rsid w:val="00956435"/>
    <w:rsid w:val="00956737"/>
    <w:rsid w:val="00956D18"/>
    <w:rsid w:val="009577CB"/>
    <w:rsid w:val="00957F73"/>
    <w:rsid w:val="009601A5"/>
    <w:rsid w:val="0096034B"/>
    <w:rsid w:val="0096056D"/>
    <w:rsid w:val="00960A53"/>
    <w:rsid w:val="00960E30"/>
    <w:rsid w:val="00961687"/>
    <w:rsid w:val="00962D84"/>
    <w:rsid w:val="00964F9C"/>
    <w:rsid w:val="009658EF"/>
    <w:rsid w:val="00965B0B"/>
    <w:rsid w:val="0096616C"/>
    <w:rsid w:val="00966B72"/>
    <w:rsid w:val="00967E5C"/>
    <w:rsid w:val="00971C62"/>
    <w:rsid w:val="00976533"/>
    <w:rsid w:val="0097692F"/>
    <w:rsid w:val="00977952"/>
    <w:rsid w:val="00981913"/>
    <w:rsid w:val="0098362E"/>
    <w:rsid w:val="00983E1C"/>
    <w:rsid w:val="00985082"/>
    <w:rsid w:val="00985892"/>
    <w:rsid w:val="00990084"/>
    <w:rsid w:val="009902AB"/>
    <w:rsid w:val="00990A65"/>
    <w:rsid w:val="0099173D"/>
    <w:rsid w:val="00993050"/>
    <w:rsid w:val="009934C5"/>
    <w:rsid w:val="009938F6"/>
    <w:rsid w:val="009942D8"/>
    <w:rsid w:val="00995365"/>
    <w:rsid w:val="00997EF2"/>
    <w:rsid w:val="00997F15"/>
    <w:rsid w:val="009A02FA"/>
    <w:rsid w:val="009A0853"/>
    <w:rsid w:val="009A0AC2"/>
    <w:rsid w:val="009A0B65"/>
    <w:rsid w:val="009A1546"/>
    <w:rsid w:val="009A1E3B"/>
    <w:rsid w:val="009A2DE0"/>
    <w:rsid w:val="009A3E0E"/>
    <w:rsid w:val="009A4A57"/>
    <w:rsid w:val="009A51DF"/>
    <w:rsid w:val="009A51E3"/>
    <w:rsid w:val="009B04B3"/>
    <w:rsid w:val="009B083B"/>
    <w:rsid w:val="009B1EAC"/>
    <w:rsid w:val="009B1F40"/>
    <w:rsid w:val="009B3013"/>
    <w:rsid w:val="009B4392"/>
    <w:rsid w:val="009B4C80"/>
    <w:rsid w:val="009B522C"/>
    <w:rsid w:val="009B5499"/>
    <w:rsid w:val="009B6BB6"/>
    <w:rsid w:val="009C04E5"/>
    <w:rsid w:val="009C10A3"/>
    <w:rsid w:val="009C1FEC"/>
    <w:rsid w:val="009C1FEE"/>
    <w:rsid w:val="009C242C"/>
    <w:rsid w:val="009C2AE2"/>
    <w:rsid w:val="009C2C71"/>
    <w:rsid w:val="009C50C4"/>
    <w:rsid w:val="009C5F95"/>
    <w:rsid w:val="009C6420"/>
    <w:rsid w:val="009C7612"/>
    <w:rsid w:val="009D0102"/>
    <w:rsid w:val="009D05FD"/>
    <w:rsid w:val="009D1100"/>
    <w:rsid w:val="009D2A08"/>
    <w:rsid w:val="009D2A25"/>
    <w:rsid w:val="009D2BFD"/>
    <w:rsid w:val="009D2F96"/>
    <w:rsid w:val="009D3515"/>
    <w:rsid w:val="009D416C"/>
    <w:rsid w:val="009D4AE4"/>
    <w:rsid w:val="009D4C7F"/>
    <w:rsid w:val="009D794C"/>
    <w:rsid w:val="009E0536"/>
    <w:rsid w:val="009E1305"/>
    <w:rsid w:val="009E1390"/>
    <w:rsid w:val="009E196D"/>
    <w:rsid w:val="009E2623"/>
    <w:rsid w:val="009E27E6"/>
    <w:rsid w:val="009E3E25"/>
    <w:rsid w:val="009E4361"/>
    <w:rsid w:val="009E4676"/>
    <w:rsid w:val="009E6296"/>
    <w:rsid w:val="009E79A3"/>
    <w:rsid w:val="009F0A04"/>
    <w:rsid w:val="009F0AD1"/>
    <w:rsid w:val="009F1BD0"/>
    <w:rsid w:val="009F254A"/>
    <w:rsid w:val="009F33CC"/>
    <w:rsid w:val="009F350E"/>
    <w:rsid w:val="009F36BE"/>
    <w:rsid w:val="009F3F54"/>
    <w:rsid w:val="009F4C5E"/>
    <w:rsid w:val="009F7621"/>
    <w:rsid w:val="00A01307"/>
    <w:rsid w:val="00A01585"/>
    <w:rsid w:val="00A028C7"/>
    <w:rsid w:val="00A04C3B"/>
    <w:rsid w:val="00A05657"/>
    <w:rsid w:val="00A05E3B"/>
    <w:rsid w:val="00A07062"/>
    <w:rsid w:val="00A0742E"/>
    <w:rsid w:val="00A07EB7"/>
    <w:rsid w:val="00A112D7"/>
    <w:rsid w:val="00A151CC"/>
    <w:rsid w:val="00A1546D"/>
    <w:rsid w:val="00A155D5"/>
    <w:rsid w:val="00A173DE"/>
    <w:rsid w:val="00A2073A"/>
    <w:rsid w:val="00A229E5"/>
    <w:rsid w:val="00A22F89"/>
    <w:rsid w:val="00A2412B"/>
    <w:rsid w:val="00A248FE"/>
    <w:rsid w:val="00A304D4"/>
    <w:rsid w:val="00A317E4"/>
    <w:rsid w:val="00A34444"/>
    <w:rsid w:val="00A359DC"/>
    <w:rsid w:val="00A365A2"/>
    <w:rsid w:val="00A366D5"/>
    <w:rsid w:val="00A41AF2"/>
    <w:rsid w:val="00A424E0"/>
    <w:rsid w:val="00A42513"/>
    <w:rsid w:val="00A436FB"/>
    <w:rsid w:val="00A461C9"/>
    <w:rsid w:val="00A47688"/>
    <w:rsid w:val="00A503A3"/>
    <w:rsid w:val="00A508FB"/>
    <w:rsid w:val="00A50C70"/>
    <w:rsid w:val="00A51398"/>
    <w:rsid w:val="00A52CFC"/>
    <w:rsid w:val="00A53EDA"/>
    <w:rsid w:val="00A5401E"/>
    <w:rsid w:val="00A54722"/>
    <w:rsid w:val="00A5646D"/>
    <w:rsid w:val="00A56AF2"/>
    <w:rsid w:val="00A6273C"/>
    <w:rsid w:val="00A654F0"/>
    <w:rsid w:val="00A65F26"/>
    <w:rsid w:val="00A669DD"/>
    <w:rsid w:val="00A67213"/>
    <w:rsid w:val="00A67D7B"/>
    <w:rsid w:val="00A70CFA"/>
    <w:rsid w:val="00A70D44"/>
    <w:rsid w:val="00A724DD"/>
    <w:rsid w:val="00A72C45"/>
    <w:rsid w:val="00A7427E"/>
    <w:rsid w:val="00A747A9"/>
    <w:rsid w:val="00A74DE9"/>
    <w:rsid w:val="00A760EA"/>
    <w:rsid w:val="00A761CF"/>
    <w:rsid w:val="00A82336"/>
    <w:rsid w:val="00A8533D"/>
    <w:rsid w:val="00A857FF"/>
    <w:rsid w:val="00A858B9"/>
    <w:rsid w:val="00A85FBA"/>
    <w:rsid w:val="00A9172C"/>
    <w:rsid w:val="00A91A67"/>
    <w:rsid w:val="00A92B8B"/>
    <w:rsid w:val="00A955D7"/>
    <w:rsid w:val="00A95954"/>
    <w:rsid w:val="00A95E19"/>
    <w:rsid w:val="00AA0687"/>
    <w:rsid w:val="00AA0F04"/>
    <w:rsid w:val="00AA295A"/>
    <w:rsid w:val="00AA3701"/>
    <w:rsid w:val="00AA4E4C"/>
    <w:rsid w:val="00AB06B1"/>
    <w:rsid w:val="00AB1BC9"/>
    <w:rsid w:val="00AB2344"/>
    <w:rsid w:val="00AB2F38"/>
    <w:rsid w:val="00AB4AAD"/>
    <w:rsid w:val="00AB6C13"/>
    <w:rsid w:val="00AB7165"/>
    <w:rsid w:val="00AC16DB"/>
    <w:rsid w:val="00AC2AEF"/>
    <w:rsid w:val="00AC4C97"/>
    <w:rsid w:val="00AC5D8E"/>
    <w:rsid w:val="00AC6466"/>
    <w:rsid w:val="00AC77B3"/>
    <w:rsid w:val="00AD10EA"/>
    <w:rsid w:val="00AD1DC7"/>
    <w:rsid w:val="00AD4437"/>
    <w:rsid w:val="00AE1C10"/>
    <w:rsid w:val="00AE1D56"/>
    <w:rsid w:val="00AE3D9C"/>
    <w:rsid w:val="00AE5021"/>
    <w:rsid w:val="00AE53AB"/>
    <w:rsid w:val="00AE6B46"/>
    <w:rsid w:val="00AE76D3"/>
    <w:rsid w:val="00AF10B2"/>
    <w:rsid w:val="00AF364A"/>
    <w:rsid w:val="00AF47B2"/>
    <w:rsid w:val="00AF5330"/>
    <w:rsid w:val="00AF5E1A"/>
    <w:rsid w:val="00B00CF4"/>
    <w:rsid w:val="00B017F4"/>
    <w:rsid w:val="00B030B6"/>
    <w:rsid w:val="00B03605"/>
    <w:rsid w:val="00B03838"/>
    <w:rsid w:val="00B06D68"/>
    <w:rsid w:val="00B10292"/>
    <w:rsid w:val="00B12372"/>
    <w:rsid w:val="00B125C0"/>
    <w:rsid w:val="00B14435"/>
    <w:rsid w:val="00B15618"/>
    <w:rsid w:val="00B156DE"/>
    <w:rsid w:val="00B177AA"/>
    <w:rsid w:val="00B20578"/>
    <w:rsid w:val="00B20F6A"/>
    <w:rsid w:val="00B233DD"/>
    <w:rsid w:val="00B323A6"/>
    <w:rsid w:val="00B330D3"/>
    <w:rsid w:val="00B34277"/>
    <w:rsid w:val="00B35368"/>
    <w:rsid w:val="00B36EFA"/>
    <w:rsid w:val="00B37022"/>
    <w:rsid w:val="00B4023A"/>
    <w:rsid w:val="00B408FA"/>
    <w:rsid w:val="00B41179"/>
    <w:rsid w:val="00B41736"/>
    <w:rsid w:val="00B42CA0"/>
    <w:rsid w:val="00B46B56"/>
    <w:rsid w:val="00B47E51"/>
    <w:rsid w:val="00B5079C"/>
    <w:rsid w:val="00B50B8A"/>
    <w:rsid w:val="00B522E3"/>
    <w:rsid w:val="00B532DE"/>
    <w:rsid w:val="00B5460A"/>
    <w:rsid w:val="00B54906"/>
    <w:rsid w:val="00B54ABB"/>
    <w:rsid w:val="00B55395"/>
    <w:rsid w:val="00B55C8E"/>
    <w:rsid w:val="00B56440"/>
    <w:rsid w:val="00B5647F"/>
    <w:rsid w:val="00B56CB3"/>
    <w:rsid w:val="00B57A09"/>
    <w:rsid w:val="00B57E59"/>
    <w:rsid w:val="00B60ADA"/>
    <w:rsid w:val="00B613DA"/>
    <w:rsid w:val="00B61864"/>
    <w:rsid w:val="00B619F9"/>
    <w:rsid w:val="00B61F68"/>
    <w:rsid w:val="00B6215D"/>
    <w:rsid w:val="00B63402"/>
    <w:rsid w:val="00B64543"/>
    <w:rsid w:val="00B65016"/>
    <w:rsid w:val="00B6508E"/>
    <w:rsid w:val="00B67459"/>
    <w:rsid w:val="00B6787B"/>
    <w:rsid w:val="00B73796"/>
    <w:rsid w:val="00B74645"/>
    <w:rsid w:val="00B7478A"/>
    <w:rsid w:val="00B74E8C"/>
    <w:rsid w:val="00B76E9E"/>
    <w:rsid w:val="00B80760"/>
    <w:rsid w:val="00B80B17"/>
    <w:rsid w:val="00B80D8B"/>
    <w:rsid w:val="00B820FC"/>
    <w:rsid w:val="00B83C10"/>
    <w:rsid w:val="00B8453D"/>
    <w:rsid w:val="00B847AA"/>
    <w:rsid w:val="00B85997"/>
    <w:rsid w:val="00B86426"/>
    <w:rsid w:val="00B86A2D"/>
    <w:rsid w:val="00B90EE8"/>
    <w:rsid w:val="00B9125E"/>
    <w:rsid w:val="00B95708"/>
    <w:rsid w:val="00B96639"/>
    <w:rsid w:val="00B97044"/>
    <w:rsid w:val="00B97F05"/>
    <w:rsid w:val="00BA14BE"/>
    <w:rsid w:val="00BA4A9C"/>
    <w:rsid w:val="00BA67AA"/>
    <w:rsid w:val="00BA7E6C"/>
    <w:rsid w:val="00BA7FCF"/>
    <w:rsid w:val="00BB0649"/>
    <w:rsid w:val="00BB0BA8"/>
    <w:rsid w:val="00BB2786"/>
    <w:rsid w:val="00BB388B"/>
    <w:rsid w:val="00BB4EC5"/>
    <w:rsid w:val="00BB5924"/>
    <w:rsid w:val="00BB5B43"/>
    <w:rsid w:val="00BB6F6C"/>
    <w:rsid w:val="00BC07A1"/>
    <w:rsid w:val="00BC2D71"/>
    <w:rsid w:val="00BC4C07"/>
    <w:rsid w:val="00BC507A"/>
    <w:rsid w:val="00BC5F9C"/>
    <w:rsid w:val="00BC6CF1"/>
    <w:rsid w:val="00BC7E41"/>
    <w:rsid w:val="00BC7FD3"/>
    <w:rsid w:val="00BD1E76"/>
    <w:rsid w:val="00BD5E18"/>
    <w:rsid w:val="00BD7D09"/>
    <w:rsid w:val="00BE0080"/>
    <w:rsid w:val="00BE0F20"/>
    <w:rsid w:val="00BE2DB4"/>
    <w:rsid w:val="00BE339F"/>
    <w:rsid w:val="00BE3A4C"/>
    <w:rsid w:val="00BE422C"/>
    <w:rsid w:val="00BE42E8"/>
    <w:rsid w:val="00BE4F88"/>
    <w:rsid w:val="00BE743E"/>
    <w:rsid w:val="00BE76D5"/>
    <w:rsid w:val="00BF1422"/>
    <w:rsid w:val="00BF1805"/>
    <w:rsid w:val="00BF2E76"/>
    <w:rsid w:val="00BF3185"/>
    <w:rsid w:val="00BF4219"/>
    <w:rsid w:val="00BF4C2C"/>
    <w:rsid w:val="00BF5C51"/>
    <w:rsid w:val="00BF6D1F"/>
    <w:rsid w:val="00BF75BC"/>
    <w:rsid w:val="00C00337"/>
    <w:rsid w:val="00C005FF"/>
    <w:rsid w:val="00C0065F"/>
    <w:rsid w:val="00C00D96"/>
    <w:rsid w:val="00C00F89"/>
    <w:rsid w:val="00C01BFE"/>
    <w:rsid w:val="00C02B9A"/>
    <w:rsid w:val="00C02E02"/>
    <w:rsid w:val="00C02E1E"/>
    <w:rsid w:val="00C033FF"/>
    <w:rsid w:val="00C06938"/>
    <w:rsid w:val="00C077EB"/>
    <w:rsid w:val="00C07E6A"/>
    <w:rsid w:val="00C07E70"/>
    <w:rsid w:val="00C10527"/>
    <w:rsid w:val="00C1057B"/>
    <w:rsid w:val="00C1068C"/>
    <w:rsid w:val="00C10E64"/>
    <w:rsid w:val="00C10F23"/>
    <w:rsid w:val="00C140DA"/>
    <w:rsid w:val="00C14450"/>
    <w:rsid w:val="00C14643"/>
    <w:rsid w:val="00C14B41"/>
    <w:rsid w:val="00C16066"/>
    <w:rsid w:val="00C16780"/>
    <w:rsid w:val="00C16813"/>
    <w:rsid w:val="00C16C33"/>
    <w:rsid w:val="00C179DA"/>
    <w:rsid w:val="00C17A95"/>
    <w:rsid w:val="00C201BF"/>
    <w:rsid w:val="00C20540"/>
    <w:rsid w:val="00C21DE0"/>
    <w:rsid w:val="00C22C57"/>
    <w:rsid w:val="00C24458"/>
    <w:rsid w:val="00C255E7"/>
    <w:rsid w:val="00C2601C"/>
    <w:rsid w:val="00C270DD"/>
    <w:rsid w:val="00C30AD8"/>
    <w:rsid w:val="00C30FC2"/>
    <w:rsid w:val="00C31676"/>
    <w:rsid w:val="00C31B85"/>
    <w:rsid w:val="00C32BA0"/>
    <w:rsid w:val="00C35609"/>
    <w:rsid w:val="00C35804"/>
    <w:rsid w:val="00C365B9"/>
    <w:rsid w:val="00C404A5"/>
    <w:rsid w:val="00C41409"/>
    <w:rsid w:val="00C41EC9"/>
    <w:rsid w:val="00C42ADF"/>
    <w:rsid w:val="00C42B54"/>
    <w:rsid w:val="00C44650"/>
    <w:rsid w:val="00C44B7F"/>
    <w:rsid w:val="00C44DF1"/>
    <w:rsid w:val="00C45A4E"/>
    <w:rsid w:val="00C4639A"/>
    <w:rsid w:val="00C4666D"/>
    <w:rsid w:val="00C475FE"/>
    <w:rsid w:val="00C50509"/>
    <w:rsid w:val="00C516C0"/>
    <w:rsid w:val="00C53402"/>
    <w:rsid w:val="00C56D8D"/>
    <w:rsid w:val="00C57F02"/>
    <w:rsid w:val="00C6124A"/>
    <w:rsid w:val="00C63A65"/>
    <w:rsid w:val="00C63AF5"/>
    <w:rsid w:val="00C65853"/>
    <w:rsid w:val="00C66CA7"/>
    <w:rsid w:val="00C6791E"/>
    <w:rsid w:val="00C71925"/>
    <w:rsid w:val="00C71A47"/>
    <w:rsid w:val="00C72477"/>
    <w:rsid w:val="00C75178"/>
    <w:rsid w:val="00C759BF"/>
    <w:rsid w:val="00C75C0A"/>
    <w:rsid w:val="00C76606"/>
    <w:rsid w:val="00C76866"/>
    <w:rsid w:val="00C776CA"/>
    <w:rsid w:val="00C77ACD"/>
    <w:rsid w:val="00C803AE"/>
    <w:rsid w:val="00C80527"/>
    <w:rsid w:val="00C8477B"/>
    <w:rsid w:val="00C84849"/>
    <w:rsid w:val="00C86E63"/>
    <w:rsid w:val="00C921F0"/>
    <w:rsid w:val="00C9222C"/>
    <w:rsid w:val="00C94DB5"/>
    <w:rsid w:val="00C95F81"/>
    <w:rsid w:val="00C961A0"/>
    <w:rsid w:val="00C9765D"/>
    <w:rsid w:val="00CA1DEB"/>
    <w:rsid w:val="00CA2E2F"/>
    <w:rsid w:val="00CA2F69"/>
    <w:rsid w:val="00CA3640"/>
    <w:rsid w:val="00CA5F6E"/>
    <w:rsid w:val="00CA7836"/>
    <w:rsid w:val="00CB0F35"/>
    <w:rsid w:val="00CB23F7"/>
    <w:rsid w:val="00CB3FF0"/>
    <w:rsid w:val="00CB4E57"/>
    <w:rsid w:val="00CB5E17"/>
    <w:rsid w:val="00CB667C"/>
    <w:rsid w:val="00CB66FF"/>
    <w:rsid w:val="00CB6D81"/>
    <w:rsid w:val="00CB6DCC"/>
    <w:rsid w:val="00CB708C"/>
    <w:rsid w:val="00CC0827"/>
    <w:rsid w:val="00CC0D07"/>
    <w:rsid w:val="00CC1427"/>
    <w:rsid w:val="00CC1D9B"/>
    <w:rsid w:val="00CC2C9A"/>
    <w:rsid w:val="00CC3556"/>
    <w:rsid w:val="00CC416B"/>
    <w:rsid w:val="00CC58C9"/>
    <w:rsid w:val="00CD015C"/>
    <w:rsid w:val="00CD1B27"/>
    <w:rsid w:val="00CD1E20"/>
    <w:rsid w:val="00CD3004"/>
    <w:rsid w:val="00CD3723"/>
    <w:rsid w:val="00CD4727"/>
    <w:rsid w:val="00CD50F5"/>
    <w:rsid w:val="00CE0436"/>
    <w:rsid w:val="00CE0BED"/>
    <w:rsid w:val="00CE1147"/>
    <w:rsid w:val="00CE3444"/>
    <w:rsid w:val="00CE459D"/>
    <w:rsid w:val="00CE54BB"/>
    <w:rsid w:val="00CE728C"/>
    <w:rsid w:val="00CF126D"/>
    <w:rsid w:val="00CF17F2"/>
    <w:rsid w:val="00CF25DE"/>
    <w:rsid w:val="00CF2A72"/>
    <w:rsid w:val="00CF5A5B"/>
    <w:rsid w:val="00CF7F78"/>
    <w:rsid w:val="00D00FB4"/>
    <w:rsid w:val="00D01F22"/>
    <w:rsid w:val="00D0244E"/>
    <w:rsid w:val="00D02A9B"/>
    <w:rsid w:val="00D034A9"/>
    <w:rsid w:val="00D0516E"/>
    <w:rsid w:val="00D05DA1"/>
    <w:rsid w:val="00D06AB6"/>
    <w:rsid w:val="00D06B42"/>
    <w:rsid w:val="00D06BEA"/>
    <w:rsid w:val="00D12748"/>
    <w:rsid w:val="00D13E15"/>
    <w:rsid w:val="00D141AB"/>
    <w:rsid w:val="00D147BD"/>
    <w:rsid w:val="00D149F2"/>
    <w:rsid w:val="00D1513C"/>
    <w:rsid w:val="00D164D9"/>
    <w:rsid w:val="00D1668D"/>
    <w:rsid w:val="00D17DB0"/>
    <w:rsid w:val="00D23607"/>
    <w:rsid w:val="00D25664"/>
    <w:rsid w:val="00D303F9"/>
    <w:rsid w:val="00D305AF"/>
    <w:rsid w:val="00D30A03"/>
    <w:rsid w:val="00D30E60"/>
    <w:rsid w:val="00D33F12"/>
    <w:rsid w:val="00D3531A"/>
    <w:rsid w:val="00D35428"/>
    <w:rsid w:val="00D3743B"/>
    <w:rsid w:val="00D404E2"/>
    <w:rsid w:val="00D43F93"/>
    <w:rsid w:val="00D44C4D"/>
    <w:rsid w:val="00D44F64"/>
    <w:rsid w:val="00D463A2"/>
    <w:rsid w:val="00D502B5"/>
    <w:rsid w:val="00D5163D"/>
    <w:rsid w:val="00D52576"/>
    <w:rsid w:val="00D52B21"/>
    <w:rsid w:val="00D53A0E"/>
    <w:rsid w:val="00D53C96"/>
    <w:rsid w:val="00D548A8"/>
    <w:rsid w:val="00D5513C"/>
    <w:rsid w:val="00D5677E"/>
    <w:rsid w:val="00D606C0"/>
    <w:rsid w:val="00D60DF2"/>
    <w:rsid w:val="00D60FB4"/>
    <w:rsid w:val="00D644BC"/>
    <w:rsid w:val="00D644D7"/>
    <w:rsid w:val="00D64B0C"/>
    <w:rsid w:val="00D6519C"/>
    <w:rsid w:val="00D6584E"/>
    <w:rsid w:val="00D66D3B"/>
    <w:rsid w:val="00D67975"/>
    <w:rsid w:val="00D713CB"/>
    <w:rsid w:val="00D72940"/>
    <w:rsid w:val="00D73751"/>
    <w:rsid w:val="00D75450"/>
    <w:rsid w:val="00D76ABC"/>
    <w:rsid w:val="00D77AF4"/>
    <w:rsid w:val="00D77BB0"/>
    <w:rsid w:val="00D8013B"/>
    <w:rsid w:val="00D80ED9"/>
    <w:rsid w:val="00D83EA2"/>
    <w:rsid w:val="00D84DE6"/>
    <w:rsid w:val="00D85E26"/>
    <w:rsid w:val="00D87AAE"/>
    <w:rsid w:val="00D91854"/>
    <w:rsid w:val="00D92150"/>
    <w:rsid w:val="00D92F7D"/>
    <w:rsid w:val="00D934E3"/>
    <w:rsid w:val="00D938A7"/>
    <w:rsid w:val="00D945A3"/>
    <w:rsid w:val="00D96107"/>
    <w:rsid w:val="00D96831"/>
    <w:rsid w:val="00D96F59"/>
    <w:rsid w:val="00D97330"/>
    <w:rsid w:val="00DA0992"/>
    <w:rsid w:val="00DA148D"/>
    <w:rsid w:val="00DA1BB1"/>
    <w:rsid w:val="00DA22EB"/>
    <w:rsid w:val="00DA29A9"/>
    <w:rsid w:val="00DA34D5"/>
    <w:rsid w:val="00DA427E"/>
    <w:rsid w:val="00DA42B8"/>
    <w:rsid w:val="00DA57BB"/>
    <w:rsid w:val="00DA591A"/>
    <w:rsid w:val="00DA6558"/>
    <w:rsid w:val="00DA7A19"/>
    <w:rsid w:val="00DA7DE4"/>
    <w:rsid w:val="00DB037C"/>
    <w:rsid w:val="00DB0BC4"/>
    <w:rsid w:val="00DB1135"/>
    <w:rsid w:val="00DB1DC4"/>
    <w:rsid w:val="00DB293D"/>
    <w:rsid w:val="00DB315B"/>
    <w:rsid w:val="00DB66EE"/>
    <w:rsid w:val="00DC0D37"/>
    <w:rsid w:val="00DC25E7"/>
    <w:rsid w:val="00DC36BE"/>
    <w:rsid w:val="00DC38A5"/>
    <w:rsid w:val="00DC75BE"/>
    <w:rsid w:val="00DD047C"/>
    <w:rsid w:val="00DD0488"/>
    <w:rsid w:val="00DD083F"/>
    <w:rsid w:val="00DD16F0"/>
    <w:rsid w:val="00DD2406"/>
    <w:rsid w:val="00DD3D26"/>
    <w:rsid w:val="00DD4DCF"/>
    <w:rsid w:val="00DD4DE1"/>
    <w:rsid w:val="00DD4F17"/>
    <w:rsid w:val="00DD589D"/>
    <w:rsid w:val="00DD7585"/>
    <w:rsid w:val="00DD75C2"/>
    <w:rsid w:val="00DD7A5E"/>
    <w:rsid w:val="00DD7FA4"/>
    <w:rsid w:val="00DE0ECB"/>
    <w:rsid w:val="00DE30DA"/>
    <w:rsid w:val="00DE3661"/>
    <w:rsid w:val="00DE563D"/>
    <w:rsid w:val="00DE7C2B"/>
    <w:rsid w:val="00DF34A0"/>
    <w:rsid w:val="00DF4ACB"/>
    <w:rsid w:val="00DF57D5"/>
    <w:rsid w:val="00DF5C2B"/>
    <w:rsid w:val="00DF5C7B"/>
    <w:rsid w:val="00DF79F3"/>
    <w:rsid w:val="00E03D0E"/>
    <w:rsid w:val="00E0614B"/>
    <w:rsid w:val="00E06434"/>
    <w:rsid w:val="00E106A4"/>
    <w:rsid w:val="00E17D97"/>
    <w:rsid w:val="00E245EB"/>
    <w:rsid w:val="00E24B0A"/>
    <w:rsid w:val="00E25931"/>
    <w:rsid w:val="00E3236B"/>
    <w:rsid w:val="00E33527"/>
    <w:rsid w:val="00E34241"/>
    <w:rsid w:val="00E3575B"/>
    <w:rsid w:val="00E3632A"/>
    <w:rsid w:val="00E36869"/>
    <w:rsid w:val="00E40BF6"/>
    <w:rsid w:val="00E40FE3"/>
    <w:rsid w:val="00E41041"/>
    <w:rsid w:val="00E432E5"/>
    <w:rsid w:val="00E452C5"/>
    <w:rsid w:val="00E454C1"/>
    <w:rsid w:val="00E45EE3"/>
    <w:rsid w:val="00E460D0"/>
    <w:rsid w:val="00E47389"/>
    <w:rsid w:val="00E474EC"/>
    <w:rsid w:val="00E4765B"/>
    <w:rsid w:val="00E47963"/>
    <w:rsid w:val="00E507A6"/>
    <w:rsid w:val="00E50801"/>
    <w:rsid w:val="00E51734"/>
    <w:rsid w:val="00E525F9"/>
    <w:rsid w:val="00E53429"/>
    <w:rsid w:val="00E5425C"/>
    <w:rsid w:val="00E5431B"/>
    <w:rsid w:val="00E549C4"/>
    <w:rsid w:val="00E60091"/>
    <w:rsid w:val="00E60679"/>
    <w:rsid w:val="00E611F3"/>
    <w:rsid w:val="00E623BC"/>
    <w:rsid w:val="00E629F0"/>
    <w:rsid w:val="00E642EB"/>
    <w:rsid w:val="00E64ACA"/>
    <w:rsid w:val="00E65065"/>
    <w:rsid w:val="00E66A2B"/>
    <w:rsid w:val="00E7027C"/>
    <w:rsid w:val="00E71C68"/>
    <w:rsid w:val="00E71CA7"/>
    <w:rsid w:val="00E73956"/>
    <w:rsid w:val="00E75D3B"/>
    <w:rsid w:val="00E76C20"/>
    <w:rsid w:val="00E77A2A"/>
    <w:rsid w:val="00E80013"/>
    <w:rsid w:val="00E82264"/>
    <w:rsid w:val="00E82983"/>
    <w:rsid w:val="00E84E17"/>
    <w:rsid w:val="00E858AA"/>
    <w:rsid w:val="00E87DFB"/>
    <w:rsid w:val="00E90628"/>
    <w:rsid w:val="00E9151D"/>
    <w:rsid w:val="00E924A9"/>
    <w:rsid w:val="00E92CD6"/>
    <w:rsid w:val="00E9479D"/>
    <w:rsid w:val="00E9526F"/>
    <w:rsid w:val="00E97775"/>
    <w:rsid w:val="00E97C18"/>
    <w:rsid w:val="00EA1397"/>
    <w:rsid w:val="00EA199D"/>
    <w:rsid w:val="00EA22D1"/>
    <w:rsid w:val="00EA33B0"/>
    <w:rsid w:val="00EA3C09"/>
    <w:rsid w:val="00EA73A0"/>
    <w:rsid w:val="00EB12F6"/>
    <w:rsid w:val="00EB5248"/>
    <w:rsid w:val="00EB6949"/>
    <w:rsid w:val="00EB7471"/>
    <w:rsid w:val="00EC0A05"/>
    <w:rsid w:val="00EC0FF2"/>
    <w:rsid w:val="00EC141C"/>
    <w:rsid w:val="00EC2CAB"/>
    <w:rsid w:val="00EC307C"/>
    <w:rsid w:val="00EC3CC7"/>
    <w:rsid w:val="00EC59B1"/>
    <w:rsid w:val="00EC5B10"/>
    <w:rsid w:val="00EC678E"/>
    <w:rsid w:val="00ED025A"/>
    <w:rsid w:val="00ED03C7"/>
    <w:rsid w:val="00ED08F4"/>
    <w:rsid w:val="00ED0B2C"/>
    <w:rsid w:val="00ED0BCC"/>
    <w:rsid w:val="00ED15F1"/>
    <w:rsid w:val="00ED206F"/>
    <w:rsid w:val="00ED44D5"/>
    <w:rsid w:val="00ED60F3"/>
    <w:rsid w:val="00ED72E7"/>
    <w:rsid w:val="00EE16DF"/>
    <w:rsid w:val="00EE1A0B"/>
    <w:rsid w:val="00EE227F"/>
    <w:rsid w:val="00EE2441"/>
    <w:rsid w:val="00EE28E5"/>
    <w:rsid w:val="00EE2C17"/>
    <w:rsid w:val="00EE2D93"/>
    <w:rsid w:val="00EE4DAC"/>
    <w:rsid w:val="00EE5454"/>
    <w:rsid w:val="00EE7172"/>
    <w:rsid w:val="00EF0445"/>
    <w:rsid w:val="00EF04C5"/>
    <w:rsid w:val="00EF0546"/>
    <w:rsid w:val="00EF0D6F"/>
    <w:rsid w:val="00EF1B85"/>
    <w:rsid w:val="00EF3AD1"/>
    <w:rsid w:val="00EF4E9D"/>
    <w:rsid w:val="00EF5B86"/>
    <w:rsid w:val="00EF6EBA"/>
    <w:rsid w:val="00EF7238"/>
    <w:rsid w:val="00F00730"/>
    <w:rsid w:val="00F00BCA"/>
    <w:rsid w:val="00F012DA"/>
    <w:rsid w:val="00F01A1D"/>
    <w:rsid w:val="00F01E24"/>
    <w:rsid w:val="00F01EF0"/>
    <w:rsid w:val="00F03F83"/>
    <w:rsid w:val="00F049B2"/>
    <w:rsid w:val="00F055A7"/>
    <w:rsid w:val="00F05DB9"/>
    <w:rsid w:val="00F07867"/>
    <w:rsid w:val="00F13861"/>
    <w:rsid w:val="00F13D53"/>
    <w:rsid w:val="00F14758"/>
    <w:rsid w:val="00F153E1"/>
    <w:rsid w:val="00F17321"/>
    <w:rsid w:val="00F220C1"/>
    <w:rsid w:val="00F23195"/>
    <w:rsid w:val="00F26077"/>
    <w:rsid w:val="00F264BF"/>
    <w:rsid w:val="00F26F77"/>
    <w:rsid w:val="00F340DC"/>
    <w:rsid w:val="00F34105"/>
    <w:rsid w:val="00F36D15"/>
    <w:rsid w:val="00F37771"/>
    <w:rsid w:val="00F37FC8"/>
    <w:rsid w:val="00F4096C"/>
    <w:rsid w:val="00F423D3"/>
    <w:rsid w:val="00F42789"/>
    <w:rsid w:val="00F43B88"/>
    <w:rsid w:val="00F44904"/>
    <w:rsid w:val="00F44E84"/>
    <w:rsid w:val="00F45913"/>
    <w:rsid w:val="00F45F98"/>
    <w:rsid w:val="00F468CE"/>
    <w:rsid w:val="00F505A3"/>
    <w:rsid w:val="00F50653"/>
    <w:rsid w:val="00F50EA7"/>
    <w:rsid w:val="00F51070"/>
    <w:rsid w:val="00F5242C"/>
    <w:rsid w:val="00F52551"/>
    <w:rsid w:val="00F53644"/>
    <w:rsid w:val="00F56D26"/>
    <w:rsid w:val="00F57862"/>
    <w:rsid w:val="00F609C1"/>
    <w:rsid w:val="00F626DD"/>
    <w:rsid w:val="00F63047"/>
    <w:rsid w:val="00F63AFE"/>
    <w:rsid w:val="00F6432A"/>
    <w:rsid w:val="00F649CC"/>
    <w:rsid w:val="00F65C96"/>
    <w:rsid w:val="00F66562"/>
    <w:rsid w:val="00F66D68"/>
    <w:rsid w:val="00F679E2"/>
    <w:rsid w:val="00F70435"/>
    <w:rsid w:val="00F72240"/>
    <w:rsid w:val="00F7642E"/>
    <w:rsid w:val="00F76BB6"/>
    <w:rsid w:val="00F76CF5"/>
    <w:rsid w:val="00F7741B"/>
    <w:rsid w:val="00F7747D"/>
    <w:rsid w:val="00F7754D"/>
    <w:rsid w:val="00F77D19"/>
    <w:rsid w:val="00F80E28"/>
    <w:rsid w:val="00F8134F"/>
    <w:rsid w:val="00F83E5A"/>
    <w:rsid w:val="00F84420"/>
    <w:rsid w:val="00F84D27"/>
    <w:rsid w:val="00F866A6"/>
    <w:rsid w:val="00F871ED"/>
    <w:rsid w:val="00F87C48"/>
    <w:rsid w:val="00F90A37"/>
    <w:rsid w:val="00F9148D"/>
    <w:rsid w:val="00F91A74"/>
    <w:rsid w:val="00F92787"/>
    <w:rsid w:val="00F92A2C"/>
    <w:rsid w:val="00F95C49"/>
    <w:rsid w:val="00F95D58"/>
    <w:rsid w:val="00F96FFC"/>
    <w:rsid w:val="00FA0799"/>
    <w:rsid w:val="00FA30F9"/>
    <w:rsid w:val="00FA38AB"/>
    <w:rsid w:val="00FA4585"/>
    <w:rsid w:val="00FA46EC"/>
    <w:rsid w:val="00FA4E92"/>
    <w:rsid w:val="00FA67CA"/>
    <w:rsid w:val="00FA75BB"/>
    <w:rsid w:val="00FA7DF7"/>
    <w:rsid w:val="00FB0A10"/>
    <w:rsid w:val="00FB1A17"/>
    <w:rsid w:val="00FB229C"/>
    <w:rsid w:val="00FB2D4E"/>
    <w:rsid w:val="00FB4BFD"/>
    <w:rsid w:val="00FB5731"/>
    <w:rsid w:val="00FB5F59"/>
    <w:rsid w:val="00FB603F"/>
    <w:rsid w:val="00FC08B4"/>
    <w:rsid w:val="00FC1B6F"/>
    <w:rsid w:val="00FC1E43"/>
    <w:rsid w:val="00FC2E7F"/>
    <w:rsid w:val="00FC31A7"/>
    <w:rsid w:val="00FC3574"/>
    <w:rsid w:val="00FC50DD"/>
    <w:rsid w:val="00FC58BB"/>
    <w:rsid w:val="00FC6A42"/>
    <w:rsid w:val="00FC7B9E"/>
    <w:rsid w:val="00FD318F"/>
    <w:rsid w:val="00FD44F3"/>
    <w:rsid w:val="00FE092D"/>
    <w:rsid w:val="00FE20F9"/>
    <w:rsid w:val="00FE3B9D"/>
    <w:rsid w:val="00FE490D"/>
    <w:rsid w:val="00FE523F"/>
    <w:rsid w:val="00FE6205"/>
    <w:rsid w:val="00FE7223"/>
    <w:rsid w:val="00FE730C"/>
    <w:rsid w:val="00FF1887"/>
    <w:rsid w:val="00FF27C4"/>
    <w:rsid w:val="00FF33EB"/>
    <w:rsid w:val="00FF35E2"/>
    <w:rsid w:val="00FF3D3C"/>
    <w:rsid w:val="00FF45B9"/>
    <w:rsid w:val="00FF5293"/>
    <w:rsid w:val="00FF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3777A"/>
  <w15:chartTrackingRefBased/>
  <w15:docId w15:val="{BB28668C-B8D1-4666-BB1F-AD5C4DC2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96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7D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4E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6D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76B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6B77"/>
    <w:pPr>
      <w:spacing w:after="100"/>
    </w:pPr>
  </w:style>
  <w:style w:type="character" w:styleId="a4">
    <w:name w:val="Hyperlink"/>
    <w:basedOn w:val="a0"/>
    <w:uiPriority w:val="99"/>
    <w:unhideWhenUsed/>
    <w:rsid w:val="00376B77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344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aliases w:val="Заголовок списка,мой"/>
    <w:basedOn w:val="a"/>
    <w:link w:val="a7"/>
    <w:uiPriority w:val="34"/>
    <w:qFormat/>
    <w:rsid w:val="001E7676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DF7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17D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Subtitle"/>
    <w:basedOn w:val="a"/>
    <w:next w:val="a"/>
    <w:link w:val="aa"/>
    <w:uiPriority w:val="11"/>
    <w:qFormat/>
    <w:rsid w:val="00817D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817D2B"/>
    <w:rPr>
      <w:rFonts w:eastAsiaTheme="minorEastAsia"/>
      <w:color w:val="5A5A5A" w:themeColor="text1" w:themeTint="A5"/>
      <w:spacing w:val="15"/>
    </w:rPr>
  </w:style>
  <w:style w:type="paragraph" w:styleId="ab">
    <w:name w:val="Title"/>
    <w:basedOn w:val="a"/>
    <w:next w:val="a"/>
    <w:link w:val="ac"/>
    <w:uiPriority w:val="10"/>
    <w:qFormat/>
    <w:rsid w:val="00817D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Название Знак"/>
    <w:basedOn w:val="a0"/>
    <w:link w:val="ab"/>
    <w:uiPriority w:val="10"/>
    <w:rsid w:val="00817D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style0000000000000000000000000031">
    <w:name w:val="c_style0000000000000000000000000031"/>
    <w:basedOn w:val="a0"/>
    <w:rsid w:val="009A4A57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26"/>
      <w:szCs w:val="26"/>
      <w:u w:val="none"/>
      <w:effect w:val="none"/>
    </w:rPr>
  </w:style>
  <w:style w:type="character" w:customStyle="1" w:styleId="a7">
    <w:name w:val="Абзац списка Знак"/>
    <w:aliases w:val="Заголовок списка Знак,мой Знак"/>
    <w:basedOn w:val="a0"/>
    <w:link w:val="a6"/>
    <w:uiPriority w:val="34"/>
    <w:rsid w:val="009A4A57"/>
  </w:style>
  <w:style w:type="paragraph" w:styleId="21">
    <w:name w:val="toc 2"/>
    <w:basedOn w:val="a"/>
    <w:next w:val="a"/>
    <w:autoRedefine/>
    <w:uiPriority w:val="39"/>
    <w:unhideWhenUsed/>
    <w:rsid w:val="00ED03C7"/>
    <w:pPr>
      <w:spacing w:after="100"/>
      <w:ind w:left="220"/>
    </w:pPr>
  </w:style>
  <w:style w:type="character" w:styleId="ad">
    <w:name w:val="annotation reference"/>
    <w:basedOn w:val="a0"/>
    <w:uiPriority w:val="99"/>
    <w:semiHidden/>
    <w:unhideWhenUsed/>
    <w:rsid w:val="00EC5B10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EC5B10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EC5B1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C5B1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C5B10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EC5B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C5B10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AA4E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00337"/>
    <w:pPr>
      <w:spacing w:after="100"/>
      <w:ind w:left="440"/>
    </w:pPr>
  </w:style>
  <w:style w:type="paragraph" w:styleId="af4">
    <w:name w:val="Revision"/>
    <w:hidden/>
    <w:uiPriority w:val="99"/>
    <w:semiHidden/>
    <w:rsid w:val="009108FE"/>
    <w:pPr>
      <w:spacing w:after="0" w:line="240" w:lineRule="auto"/>
    </w:pPr>
  </w:style>
  <w:style w:type="character" w:styleId="af5">
    <w:name w:val="Emphasis"/>
    <w:basedOn w:val="a0"/>
    <w:uiPriority w:val="20"/>
    <w:qFormat/>
    <w:rsid w:val="004C61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2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4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24" Type="http://schemas.openxmlformats.org/officeDocument/2006/relationships/package" Target="embeddings/_____Microsoft_Excel1.xlsx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7.emf"/><Relationship Id="rId28" Type="http://schemas.microsoft.com/office/2016/09/relationships/commentsIds" Target="commentsIds.xml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37170-71EC-4907-A703-F62EB4AB5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43</Pages>
  <Words>12930</Words>
  <Characters>73704</Characters>
  <Application>Microsoft Office Word</Application>
  <DocSecurity>0</DocSecurity>
  <Lines>614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86462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Платонова Ольга Александровна</dc:creator>
  <cp:keywords/>
  <dc:description/>
  <cp:lastModifiedBy>Учетная запись Майкрософт</cp:lastModifiedBy>
  <cp:revision>76</cp:revision>
  <dcterms:created xsi:type="dcterms:W3CDTF">2025-08-15T17:23:00Z</dcterms:created>
  <dcterms:modified xsi:type="dcterms:W3CDTF">2025-08-22T13:59:00Z</dcterms:modified>
</cp:coreProperties>
</file>