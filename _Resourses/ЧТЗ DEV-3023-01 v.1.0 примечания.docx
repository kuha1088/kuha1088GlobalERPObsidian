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pPr w:leftFromText="180" w:rightFromText="180" w:vertAnchor="text" w:tblpY="-2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1"/>
        <w:gridCol w:w="4505"/>
      </w:tblGrid>
      <w:tr w:rsidR="00A82C68" w14:paraId="1B84064D" w14:textId="77777777" w:rsidTr="002235A1">
        <w:tc>
          <w:tcPr>
            <w:tcW w:w="4672" w:type="dxa"/>
            <w:vAlign w:val="bottom"/>
          </w:tcPr>
          <w:p w14:paraId="00016F55" w14:textId="77777777" w:rsidR="00A82C68" w:rsidRDefault="00A82C68" w:rsidP="002235A1">
            <w:pPr>
              <w:spacing w:after="0" w:line="240" w:lineRule="auto"/>
              <w:ind w:firstLine="0"/>
            </w:pPr>
            <w:bookmarkStart w:id="0" w:name="_Hlk201342885"/>
            <w:bookmarkStart w:id="1" w:name="_Hlk201342665"/>
            <w:r>
              <w:rPr>
                <w:noProof/>
              </w:rPr>
              <w:drawing>
                <wp:inline distT="0" distB="0" distL="0" distR="0" wp14:anchorId="32F28B98" wp14:editId="1DE214F9">
                  <wp:extent cx="1903120" cy="590370"/>
                  <wp:effectExtent l="0" t="0" r="1905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199" cy="662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vAlign w:val="bottom"/>
          </w:tcPr>
          <w:p w14:paraId="5218C680" w14:textId="77777777" w:rsidR="00A82C68" w:rsidRDefault="00A82C68" w:rsidP="002235A1">
            <w:pPr>
              <w:spacing w:after="0"/>
              <w:ind w:firstLine="0"/>
              <w:jc w:val="right"/>
            </w:pPr>
            <w:r w:rsidRPr="0078256D">
              <w:rPr>
                <w:noProof/>
                <w:sz w:val="22"/>
                <w:szCs w:val="20"/>
              </w:rPr>
              <w:drawing>
                <wp:inline distT="0" distB="0" distL="0" distR="0" wp14:anchorId="054B4444" wp14:editId="6CCDD019">
                  <wp:extent cx="1797201" cy="267229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9774" cy="484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</w:tbl>
    <w:p w14:paraId="32D46EAE" w14:textId="77777777" w:rsidR="00A82C68" w:rsidRDefault="00A82C68" w:rsidP="00A82C68">
      <w:pPr>
        <w:ind w:firstLine="0"/>
        <w:jc w:val="center"/>
      </w:pPr>
    </w:p>
    <w:p w14:paraId="1AA6DC75" w14:textId="77777777" w:rsidR="00A82C68" w:rsidRDefault="00A82C68" w:rsidP="00A82C68">
      <w:pPr>
        <w:ind w:firstLine="0"/>
      </w:pPr>
    </w:p>
    <w:p w14:paraId="0E6446C7" w14:textId="77777777" w:rsidR="00A82C68" w:rsidRDefault="00A82C68" w:rsidP="00A82C68">
      <w:pPr>
        <w:ind w:firstLine="0"/>
        <w:jc w:val="center"/>
      </w:pPr>
    </w:p>
    <w:p w14:paraId="37FC04B4" w14:textId="77777777" w:rsidR="00A82C68" w:rsidRDefault="00A82C68" w:rsidP="00A82C68">
      <w:pPr>
        <w:ind w:firstLine="0"/>
        <w:jc w:val="center"/>
      </w:pPr>
    </w:p>
    <w:p w14:paraId="5A4D4102" w14:textId="77777777" w:rsidR="00A82C68" w:rsidRDefault="00A82C68" w:rsidP="00A82C68">
      <w:pPr>
        <w:ind w:firstLine="0"/>
        <w:jc w:val="center"/>
      </w:pPr>
    </w:p>
    <w:p w14:paraId="60C3DED6" w14:textId="77777777" w:rsidR="00A82C68" w:rsidRDefault="00A82C68" w:rsidP="00A82C68">
      <w:pPr>
        <w:ind w:firstLine="0"/>
        <w:jc w:val="center"/>
      </w:pPr>
    </w:p>
    <w:p w14:paraId="5548B446" w14:textId="77777777" w:rsidR="00A82C68" w:rsidRDefault="00A82C68" w:rsidP="00A82C68">
      <w:pPr>
        <w:ind w:firstLine="0"/>
        <w:jc w:val="center"/>
      </w:pPr>
    </w:p>
    <w:p w14:paraId="6138B6EC" w14:textId="77777777" w:rsidR="00A82C68" w:rsidRDefault="00A82C68" w:rsidP="00A82C68">
      <w:pPr>
        <w:ind w:firstLine="0"/>
        <w:jc w:val="center"/>
      </w:pPr>
    </w:p>
    <w:p w14:paraId="57CE5F3D" w14:textId="77777777" w:rsidR="00A82C68" w:rsidRPr="009065D1" w:rsidRDefault="00A82C68" w:rsidP="00A82C68">
      <w:pPr>
        <w:spacing w:line="276" w:lineRule="auto"/>
        <w:ind w:firstLine="0"/>
        <w:jc w:val="center"/>
        <w:rPr>
          <w:sz w:val="28"/>
          <w:szCs w:val="28"/>
        </w:rPr>
      </w:pPr>
    </w:p>
    <w:p w14:paraId="23288965" w14:textId="77777777" w:rsidR="00A82C68" w:rsidRPr="002064EB" w:rsidRDefault="00A82C68" w:rsidP="00A82C68">
      <w:pPr>
        <w:spacing w:line="276" w:lineRule="auto"/>
        <w:ind w:firstLine="0"/>
        <w:jc w:val="center"/>
        <w:rPr>
          <w:b/>
          <w:bCs/>
          <w:sz w:val="36"/>
          <w:szCs w:val="36"/>
        </w:rPr>
      </w:pPr>
      <w:r w:rsidRPr="002064EB">
        <w:rPr>
          <w:b/>
          <w:bCs/>
          <w:sz w:val="36"/>
          <w:szCs w:val="36"/>
        </w:rPr>
        <w:t xml:space="preserve">Частное техническое задание </w:t>
      </w:r>
    </w:p>
    <w:p w14:paraId="48F448BF" w14:textId="15667D07" w:rsidR="009742EC" w:rsidRPr="00C90024" w:rsidRDefault="009742EC" w:rsidP="009742EC">
      <w:pPr>
        <w:ind w:firstLine="0"/>
        <w:jc w:val="center"/>
        <w:rPr>
          <w:b/>
          <w:bCs/>
          <w:sz w:val="36"/>
          <w:szCs w:val="36"/>
        </w:rPr>
      </w:pPr>
      <w:r w:rsidRPr="002064EB">
        <w:rPr>
          <w:b/>
          <w:bCs/>
          <w:sz w:val="36"/>
          <w:szCs w:val="36"/>
        </w:rPr>
        <w:t xml:space="preserve">№ </w:t>
      </w:r>
      <w:r w:rsidRPr="002064EB">
        <w:rPr>
          <w:b/>
          <w:bCs/>
          <w:sz w:val="36"/>
          <w:szCs w:val="36"/>
          <w:lang w:val="en-US"/>
        </w:rPr>
        <w:t>DEV</w:t>
      </w:r>
      <w:r w:rsidRPr="00507D9A">
        <w:rPr>
          <w:b/>
          <w:bCs/>
          <w:sz w:val="36"/>
          <w:szCs w:val="36"/>
        </w:rPr>
        <w:t>-</w:t>
      </w:r>
      <w:r w:rsidR="00C90024" w:rsidRPr="00507D9A">
        <w:rPr>
          <w:b/>
          <w:bCs/>
          <w:sz w:val="36"/>
          <w:szCs w:val="36"/>
        </w:rPr>
        <w:t>30</w:t>
      </w:r>
      <w:r w:rsidR="00BE7787">
        <w:rPr>
          <w:b/>
          <w:bCs/>
          <w:sz w:val="36"/>
          <w:szCs w:val="36"/>
        </w:rPr>
        <w:t>23</w:t>
      </w:r>
      <w:r w:rsidRPr="00507D9A">
        <w:rPr>
          <w:b/>
          <w:bCs/>
          <w:sz w:val="36"/>
          <w:szCs w:val="36"/>
        </w:rPr>
        <w:t>-</w:t>
      </w:r>
      <w:r w:rsidR="00C90024" w:rsidRPr="00507D9A">
        <w:rPr>
          <w:b/>
          <w:bCs/>
          <w:sz w:val="36"/>
          <w:szCs w:val="36"/>
        </w:rPr>
        <w:t>0</w:t>
      </w:r>
      <w:r w:rsidR="00D33078" w:rsidRPr="00507D9A">
        <w:rPr>
          <w:b/>
          <w:bCs/>
          <w:sz w:val="36"/>
          <w:szCs w:val="36"/>
        </w:rPr>
        <w:t>1</w:t>
      </w:r>
    </w:p>
    <w:p w14:paraId="5E97A44C" w14:textId="27DB9682" w:rsidR="009742EC" w:rsidRPr="00085330" w:rsidRDefault="00BE7787" w:rsidP="009742EC">
      <w:pPr>
        <w:ind w:firstLine="0"/>
        <w:jc w:val="center"/>
        <w:rPr>
          <w:sz w:val="32"/>
          <w:szCs w:val="32"/>
          <w:highlight w:val="yellow"/>
        </w:rPr>
      </w:pPr>
      <w:r>
        <w:rPr>
          <w:sz w:val="32"/>
          <w:szCs w:val="32"/>
        </w:rPr>
        <w:t>Формирование проводок по банковской выписке</w:t>
      </w:r>
    </w:p>
    <w:p w14:paraId="7A86DA70" w14:textId="77777777" w:rsidR="009742EC" w:rsidRPr="0069122E" w:rsidRDefault="009742EC" w:rsidP="009742EC">
      <w:pPr>
        <w:spacing w:after="160" w:line="259" w:lineRule="auto"/>
        <w:ind w:firstLine="0"/>
        <w:rPr>
          <w:sz w:val="28"/>
          <w:szCs w:val="28"/>
          <w:rPrChange w:id="2" w:author="Gopanenko, Maksim" w:date="2025-11-28T16:16:00Z">
            <w:rPr>
              <w:sz w:val="28"/>
              <w:szCs w:val="28"/>
              <w:lang w:val="en-US"/>
            </w:rPr>
          </w:rPrChange>
        </w:rPr>
      </w:pPr>
      <w:r>
        <w:rPr>
          <w:sz w:val="28"/>
          <w:szCs w:val="28"/>
        </w:rPr>
        <w:br w:type="page"/>
      </w:r>
    </w:p>
    <w:p w14:paraId="06A942AC" w14:textId="77777777" w:rsidR="00317AE2" w:rsidRPr="00317AE2" w:rsidRDefault="00317AE2" w:rsidP="00317AE2">
      <w:pPr>
        <w:spacing w:before="100" w:beforeAutospacing="1" w:line="276" w:lineRule="auto"/>
        <w:rPr>
          <w:rFonts w:cs="Times New Roman"/>
          <w:b/>
          <w:iCs/>
        </w:rPr>
      </w:pPr>
      <w:r w:rsidRPr="00317AE2">
        <w:rPr>
          <w:rFonts w:cs="Times New Roman"/>
          <w:b/>
          <w:iCs/>
        </w:rPr>
        <w:lastRenderedPageBreak/>
        <w:t>Авторы документа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3544"/>
        <w:gridCol w:w="2410"/>
        <w:gridCol w:w="1418"/>
      </w:tblGrid>
      <w:tr w:rsidR="00317AE2" w:rsidRPr="00F10159" w14:paraId="18EF1CAD" w14:textId="77777777" w:rsidTr="00317AE2">
        <w:trPr>
          <w:trHeight w:val="465"/>
        </w:trPr>
        <w:tc>
          <w:tcPr>
            <w:tcW w:w="2263" w:type="dxa"/>
            <w:shd w:val="clear" w:color="auto" w:fill="C0C0C0"/>
            <w:vAlign w:val="center"/>
          </w:tcPr>
          <w:p w14:paraId="266F6A72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ФИО</w:t>
            </w:r>
          </w:p>
        </w:tc>
        <w:tc>
          <w:tcPr>
            <w:tcW w:w="3544" w:type="dxa"/>
            <w:shd w:val="clear" w:color="auto" w:fill="C0C0C0"/>
            <w:vAlign w:val="center"/>
          </w:tcPr>
          <w:p w14:paraId="1B536677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Должность/роль в проекте</w:t>
            </w:r>
          </w:p>
        </w:tc>
        <w:tc>
          <w:tcPr>
            <w:tcW w:w="2410" w:type="dxa"/>
            <w:shd w:val="clear" w:color="auto" w:fill="C0C0C0"/>
          </w:tcPr>
          <w:p w14:paraId="488422B2" w14:textId="4780BD6D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Компания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21D8E5A8" w14:textId="18B3E5D0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Дата</w:t>
            </w:r>
          </w:p>
        </w:tc>
      </w:tr>
      <w:tr w:rsidR="002235A1" w:rsidRPr="00F10159" w14:paraId="0F6B936B" w14:textId="77777777" w:rsidTr="00317AE2">
        <w:trPr>
          <w:trHeight w:val="465"/>
        </w:trPr>
        <w:tc>
          <w:tcPr>
            <w:tcW w:w="2263" w:type="dxa"/>
          </w:tcPr>
          <w:p w14:paraId="282BC6A1" w14:textId="001D00BD" w:rsidR="002235A1" w:rsidRPr="00C90024" w:rsidRDefault="002235A1" w:rsidP="002235A1">
            <w:pPr>
              <w:spacing w:after="0" w:line="276" w:lineRule="auto"/>
              <w:ind w:firstLine="0"/>
              <w:rPr>
                <w:highlight w:val="yellow"/>
              </w:rPr>
            </w:pPr>
            <w:r w:rsidRPr="00565D2C">
              <w:rPr>
                <w:rFonts w:cs="Times New Roman"/>
                <w:szCs w:val="24"/>
              </w:rPr>
              <w:t>Комиссаренко Д.В.</w:t>
            </w:r>
          </w:p>
        </w:tc>
        <w:tc>
          <w:tcPr>
            <w:tcW w:w="3544" w:type="dxa"/>
          </w:tcPr>
          <w:p w14:paraId="326FE7A7" w14:textId="73B20C6D" w:rsidR="002235A1" w:rsidRPr="00317AE2" w:rsidRDefault="002235A1" w:rsidP="002235A1">
            <w:pPr>
              <w:spacing w:after="0" w:line="276" w:lineRule="auto"/>
              <w:ind w:firstLine="0"/>
              <w:rPr>
                <w:highlight w:val="yellow"/>
              </w:rPr>
            </w:pPr>
            <w:r w:rsidRPr="00AE0F66">
              <w:rPr>
                <w:rFonts w:cs="Times New Roman"/>
                <w:szCs w:val="24"/>
              </w:rPr>
              <w:t>Старший бизнес-аналитик</w:t>
            </w:r>
          </w:p>
        </w:tc>
        <w:tc>
          <w:tcPr>
            <w:tcW w:w="2410" w:type="dxa"/>
          </w:tcPr>
          <w:p w14:paraId="314F8580" w14:textId="1093B387" w:rsidR="002235A1" w:rsidRPr="00317AE2" w:rsidRDefault="002235A1" w:rsidP="002235A1">
            <w:pPr>
              <w:spacing w:after="0" w:line="276" w:lineRule="auto"/>
              <w:ind w:firstLine="0"/>
              <w:rPr>
                <w:highlight w:val="yellow"/>
              </w:rPr>
            </w:pPr>
            <w:r w:rsidRPr="00A648A6">
              <w:rPr>
                <w:rFonts w:cs="Times New Roman"/>
                <w:szCs w:val="24"/>
              </w:rPr>
              <w:t>Бизнес Технологии</w:t>
            </w:r>
          </w:p>
        </w:tc>
        <w:tc>
          <w:tcPr>
            <w:tcW w:w="1418" w:type="dxa"/>
          </w:tcPr>
          <w:p w14:paraId="286A41D0" w14:textId="34997C47" w:rsidR="002235A1" w:rsidRPr="0068797A" w:rsidRDefault="002235A1" w:rsidP="002235A1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</w:tr>
      <w:tr w:rsidR="002235A1" w:rsidRPr="00F10159" w14:paraId="6AAF4064" w14:textId="77777777" w:rsidTr="00317AE2">
        <w:trPr>
          <w:trHeight w:val="465"/>
        </w:trPr>
        <w:tc>
          <w:tcPr>
            <w:tcW w:w="2263" w:type="dxa"/>
          </w:tcPr>
          <w:p w14:paraId="6F4DF928" w14:textId="7E07C909" w:rsidR="002235A1" w:rsidRDefault="002235A1" w:rsidP="002235A1">
            <w:pPr>
              <w:spacing w:after="0" w:line="276" w:lineRule="auto"/>
              <w:ind w:firstLine="0"/>
              <w:rPr>
                <w:highlight w:val="yellow"/>
              </w:rPr>
            </w:pPr>
            <w:proofErr w:type="spellStart"/>
            <w:r w:rsidRPr="00565D2C">
              <w:rPr>
                <w:rFonts w:cs="Times New Roman"/>
                <w:szCs w:val="24"/>
              </w:rPr>
              <w:t>Гопаненко</w:t>
            </w:r>
            <w:proofErr w:type="spellEnd"/>
            <w:r w:rsidRPr="00565D2C">
              <w:rPr>
                <w:rFonts w:cs="Times New Roman"/>
                <w:szCs w:val="24"/>
              </w:rPr>
              <w:t xml:space="preserve"> М.С.</w:t>
            </w:r>
          </w:p>
        </w:tc>
        <w:tc>
          <w:tcPr>
            <w:tcW w:w="3544" w:type="dxa"/>
          </w:tcPr>
          <w:p w14:paraId="1D5C62BA" w14:textId="0BB8557C" w:rsidR="002235A1" w:rsidRDefault="002235A1" w:rsidP="002235A1">
            <w:pPr>
              <w:spacing w:after="0" w:line="276" w:lineRule="auto"/>
              <w:ind w:firstLine="0"/>
              <w:rPr>
                <w:highlight w:val="yellow"/>
              </w:rPr>
            </w:pPr>
            <w:r>
              <w:rPr>
                <w:rFonts w:cs="Times New Roman"/>
                <w:szCs w:val="24"/>
              </w:rPr>
              <w:t>Бизнес-аналитик</w:t>
            </w:r>
          </w:p>
        </w:tc>
        <w:tc>
          <w:tcPr>
            <w:tcW w:w="2410" w:type="dxa"/>
          </w:tcPr>
          <w:p w14:paraId="7C444253" w14:textId="39B42939" w:rsidR="002235A1" w:rsidRDefault="002235A1" w:rsidP="002235A1">
            <w:pPr>
              <w:spacing w:after="0" w:line="276" w:lineRule="auto"/>
              <w:ind w:firstLine="0"/>
              <w:rPr>
                <w:highlight w:val="yellow"/>
              </w:rPr>
            </w:pPr>
            <w:r w:rsidRPr="00A648A6">
              <w:rPr>
                <w:rFonts w:cs="Times New Roman"/>
                <w:szCs w:val="24"/>
              </w:rPr>
              <w:t>Бизнес Технологии</w:t>
            </w:r>
          </w:p>
        </w:tc>
        <w:tc>
          <w:tcPr>
            <w:tcW w:w="1418" w:type="dxa"/>
          </w:tcPr>
          <w:p w14:paraId="61B1524D" w14:textId="07F8C3E0" w:rsidR="002235A1" w:rsidRDefault="002235A1" w:rsidP="002235A1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</w:tr>
      <w:tr w:rsidR="002235A1" w:rsidRPr="00F10159" w14:paraId="18BF51CC" w14:textId="77777777" w:rsidTr="00317AE2">
        <w:trPr>
          <w:trHeight w:val="465"/>
        </w:trPr>
        <w:tc>
          <w:tcPr>
            <w:tcW w:w="2263" w:type="dxa"/>
          </w:tcPr>
          <w:p w14:paraId="66269B38" w14:textId="4F9E4BDE" w:rsidR="002235A1" w:rsidRDefault="002235A1" w:rsidP="002235A1">
            <w:pPr>
              <w:spacing w:after="0" w:line="276" w:lineRule="auto"/>
              <w:ind w:firstLine="0"/>
              <w:rPr>
                <w:highlight w:val="yellow"/>
              </w:rPr>
            </w:pPr>
            <w:r w:rsidRPr="00FD2856">
              <w:t>Рудик Е.Д.</w:t>
            </w:r>
          </w:p>
        </w:tc>
        <w:tc>
          <w:tcPr>
            <w:tcW w:w="3544" w:type="dxa"/>
          </w:tcPr>
          <w:p w14:paraId="721DAF59" w14:textId="06D16D87" w:rsidR="002235A1" w:rsidRDefault="002235A1" w:rsidP="002235A1">
            <w:pPr>
              <w:spacing w:after="0" w:line="276" w:lineRule="auto"/>
              <w:ind w:firstLine="0"/>
              <w:rPr>
                <w:highlight w:val="yellow"/>
              </w:rPr>
            </w:pPr>
            <w:r>
              <w:rPr>
                <w:rFonts w:cs="Times New Roman"/>
                <w:szCs w:val="24"/>
              </w:rPr>
              <w:t>Бизнес-аналитик</w:t>
            </w:r>
          </w:p>
        </w:tc>
        <w:tc>
          <w:tcPr>
            <w:tcW w:w="2410" w:type="dxa"/>
          </w:tcPr>
          <w:p w14:paraId="77DCDAC5" w14:textId="2B637A68" w:rsidR="002235A1" w:rsidRDefault="002235A1" w:rsidP="002235A1">
            <w:pPr>
              <w:spacing w:after="0" w:line="276" w:lineRule="auto"/>
              <w:ind w:firstLine="0"/>
              <w:rPr>
                <w:highlight w:val="yellow"/>
              </w:rPr>
            </w:pPr>
            <w:r w:rsidRPr="00A648A6">
              <w:rPr>
                <w:rFonts w:cs="Times New Roman"/>
                <w:szCs w:val="24"/>
              </w:rPr>
              <w:t>Бизнес Технологии</w:t>
            </w:r>
          </w:p>
        </w:tc>
        <w:tc>
          <w:tcPr>
            <w:tcW w:w="1418" w:type="dxa"/>
          </w:tcPr>
          <w:p w14:paraId="6EC1B811" w14:textId="6D7F146E" w:rsidR="002235A1" w:rsidRDefault="002235A1" w:rsidP="002235A1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</w:tr>
      <w:tr w:rsidR="002235A1" w:rsidRPr="00F10159" w14:paraId="5BFC10DE" w14:textId="77777777" w:rsidTr="00317AE2">
        <w:trPr>
          <w:trHeight w:val="465"/>
        </w:trPr>
        <w:tc>
          <w:tcPr>
            <w:tcW w:w="2263" w:type="dxa"/>
          </w:tcPr>
          <w:p w14:paraId="537FE2CB" w14:textId="25D101C0" w:rsidR="002235A1" w:rsidRDefault="002235A1" w:rsidP="002235A1">
            <w:pPr>
              <w:spacing w:after="0" w:line="276" w:lineRule="auto"/>
              <w:ind w:firstLine="0"/>
              <w:rPr>
                <w:highlight w:val="yellow"/>
              </w:rPr>
            </w:pPr>
            <w:r>
              <w:rPr>
                <w:rFonts w:cs="Times New Roman"/>
                <w:szCs w:val="24"/>
              </w:rPr>
              <w:t>Федоров И.А.</w:t>
            </w:r>
          </w:p>
        </w:tc>
        <w:tc>
          <w:tcPr>
            <w:tcW w:w="3544" w:type="dxa"/>
          </w:tcPr>
          <w:p w14:paraId="6C2C5671" w14:textId="5E3CE80F" w:rsidR="002235A1" w:rsidRDefault="002235A1" w:rsidP="002235A1">
            <w:pPr>
              <w:spacing w:after="0" w:line="276" w:lineRule="auto"/>
              <w:ind w:firstLine="0"/>
              <w:rPr>
                <w:highlight w:val="yellow"/>
              </w:rPr>
            </w:pPr>
            <w:r>
              <w:rPr>
                <w:rFonts w:cs="Times New Roman"/>
                <w:szCs w:val="24"/>
              </w:rPr>
              <w:t>Бизнес-аналитик</w:t>
            </w:r>
          </w:p>
        </w:tc>
        <w:tc>
          <w:tcPr>
            <w:tcW w:w="2410" w:type="dxa"/>
          </w:tcPr>
          <w:p w14:paraId="7BFD1EF0" w14:textId="619F61F6" w:rsidR="002235A1" w:rsidRDefault="002235A1" w:rsidP="002235A1">
            <w:pPr>
              <w:spacing w:after="0" w:line="276" w:lineRule="auto"/>
              <w:ind w:firstLine="0"/>
              <w:rPr>
                <w:highlight w:val="yellow"/>
              </w:rPr>
            </w:pPr>
            <w:r w:rsidRPr="00A648A6">
              <w:rPr>
                <w:rFonts w:cs="Times New Roman"/>
                <w:szCs w:val="24"/>
              </w:rPr>
              <w:t>Бизнес Технологии</w:t>
            </w:r>
          </w:p>
        </w:tc>
        <w:tc>
          <w:tcPr>
            <w:tcW w:w="1418" w:type="dxa"/>
          </w:tcPr>
          <w:p w14:paraId="3898E0FD" w14:textId="3F3FB8AC" w:rsidR="002235A1" w:rsidRDefault="002235A1" w:rsidP="002235A1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</w:tr>
      <w:tr w:rsidR="002235A1" w:rsidRPr="00F10159" w14:paraId="196852DB" w14:textId="77777777" w:rsidTr="00317AE2">
        <w:trPr>
          <w:trHeight w:val="465"/>
        </w:trPr>
        <w:tc>
          <w:tcPr>
            <w:tcW w:w="2263" w:type="dxa"/>
          </w:tcPr>
          <w:p w14:paraId="3DAF8BBF" w14:textId="43EE01ED" w:rsidR="002235A1" w:rsidRPr="00317AE2" w:rsidRDefault="002235A1" w:rsidP="002235A1">
            <w:pPr>
              <w:spacing w:after="0" w:line="276" w:lineRule="auto"/>
              <w:ind w:firstLine="0"/>
              <w:rPr>
                <w:highlight w:val="yellow"/>
                <w:lang w:val="en-US"/>
              </w:rPr>
            </w:pPr>
            <w:r w:rsidRPr="00565D2C">
              <w:rPr>
                <w:rFonts w:cs="Times New Roman"/>
                <w:szCs w:val="24"/>
              </w:rPr>
              <w:t>Русских А.В.</w:t>
            </w:r>
          </w:p>
        </w:tc>
        <w:tc>
          <w:tcPr>
            <w:tcW w:w="3544" w:type="dxa"/>
          </w:tcPr>
          <w:p w14:paraId="1290E5CC" w14:textId="1CCCACB4" w:rsidR="002235A1" w:rsidRPr="00317AE2" w:rsidRDefault="002235A1" w:rsidP="002235A1">
            <w:pPr>
              <w:spacing w:after="0" w:line="276" w:lineRule="auto"/>
              <w:ind w:firstLine="0"/>
              <w:rPr>
                <w:highlight w:val="yellow"/>
                <w:lang w:val="en-US"/>
              </w:rPr>
            </w:pPr>
            <w:r w:rsidRPr="00A648A6">
              <w:rPr>
                <w:rFonts w:cs="Times New Roman"/>
                <w:szCs w:val="24"/>
              </w:rPr>
              <w:t>Функциональный архитектор</w:t>
            </w:r>
          </w:p>
        </w:tc>
        <w:tc>
          <w:tcPr>
            <w:tcW w:w="2410" w:type="dxa"/>
          </w:tcPr>
          <w:p w14:paraId="5F4AE7BD" w14:textId="730A336E" w:rsidR="002235A1" w:rsidRPr="00317AE2" w:rsidRDefault="002235A1" w:rsidP="002235A1">
            <w:pPr>
              <w:spacing w:after="0" w:line="276" w:lineRule="auto"/>
              <w:ind w:firstLine="0"/>
              <w:rPr>
                <w:highlight w:val="yellow"/>
                <w:lang w:val="en-US"/>
              </w:rPr>
            </w:pPr>
            <w:r w:rsidRPr="00A648A6">
              <w:rPr>
                <w:rFonts w:cs="Times New Roman"/>
                <w:szCs w:val="24"/>
              </w:rPr>
              <w:t>Бизнес Технологии</w:t>
            </w:r>
          </w:p>
        </w:tc>
        <w:tc>
          <w:tcPr>
            <w:tcW w:w="1418" w:type="dxa"/>
          </w:tcPr>
          <w:p w14:paraId="4E86834F" w14:textId="52C15E49" w:rsidR="002235A1" w:rsidRPr="00317AE2" w:rsidRDefault="002235A1" w:rsidP="002235A1">
            <w:pPr>
              <w:spacing w:after="0" w:line="276" w:lineRule="auto"/>
              <w:ind w:firstLine="0"/>
              <w:rPr>
                <w:highlight w:val="yellow"/>
                <w:lang w:val="en-US"/>
              </w:rPr>
            </w:pPr>
          </w:p>
        </w:tc>
      </w:tr>
    </w:tbl>
    <w:p w14:paraId="1DEA8243" w14:textId="1AD7AAC4" w:rsidR="00BD3ED8" w:rsidRPr="00160478" w:rsidRDefault="00160478" w:rsidP="00BD3ED8">
      <w:pPr>
        <w:spacing w:before="100" w:beforeAutospacing="1" w:line="276" w:lineRule="auto"/>
        <w:rPr>
          <w:rFonts w:cs="Times New Roman"/>
          <w:b/>
          <w:iCs/>
        </w:rPr>
      </w:pPr>
      <w:r>
        <w:rPr>
          <w:rFonts w:cs="Times New Roman"/>
          <w:b/>
          <w:iCs/>
        </w:rPr>
        <w:t>Управление версиями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418"/>
        <w:gridCol w:w="2268"/>
        <w:gridCol w:w="1984"/>
        <w:gridCol w:w="2835"/>
      </w:tblGrid>
      <w:tr w:rsidR="00BD3ED8" w:rsidRPr="0041634D" w14:paraId="7E8C2945" w14:textId="77777777" w:rsidTr="00347E65">
        <w:trPr>
          <w:trHeight w:val="465"/>
        </w:trPr>
        <w:tc>
          <w:tcPr>
            <w:tcW w:w="1129" w:type="dxa"/>
            <w:shd w:val="clear" w:color="auto" w:fill="C0C0C0"/>
            <w:vAlign w:val="center"/>
          </w:tcPr>
          <w:p w14:paraId="4893F3C5" w14:textId="3C3800BD" w:rsidR="00BD3ED8" w:rsidRPr="00BD3ED8" w:rsidRDefault="00BD3ED8" w:rsidP="00BD3ED8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Версия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0D528A62" w14:textId="1B583CFA" w:rsidR="00BD3ED8" w:rsidRPr="00BD3ED8" w:rsidRDefault="00BD3ED8" w:rsidP="00BD3ED8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BD3ED8">
              <w:rPr>
                <w:b/>
                <w:bCs/>
                <w:szCs w:val="24"/>
              </w:rPr>
              <w:t>Дата</w:t>
            </w:r>
          </w:p>
        </w:tc>
        <w:tc>
          <w:tcPr>
            <w:tcW w:w="2268" w:type="dxa"/>
            <w:shd w:val="clear" w:color="auto" w:fill="C0C0C0"/>
            <w:vAlign w:val="center"/>
          </w:tcPr>
          <w:p w14:paraId="2D100CC1" w14:textId="6D1D04EB" w:rsidR="00BD3ED8" w:rsidRPr="00BD3ED8" w:rsidRDefault="00BD3ED8" w:rsidP="00BD3ED8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BD3ED8">
              <w:rPr>
                <w:b/>
                <w:bCs/>
                <w:szCs w:val="24"/>
              </w:rPr>
              <w:t>ФИО</w:t>
            </w:r>
          </w:p>
        </w:tc>
        <w:tc>
          <w:tcPr>
            <w:tcW w:w="1984" w:type="dxa"/>
            <w:shd w:val="clear" w:color="auto" w:fill="C0C0C0"/>
            <w:vAlign w:val="center"/>
          </w:tcPr>
          <w:p w14:paraId="6EFBA594" w14:textId="08C90ABC" w:rsidR="00BD3ED8" w:rsidRPr="00BD3ED8" w:rsidRDefault="00BD3ED8" w:rsidP="00BD3ED8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BD3ED8">
              <w:rPr>
                <w:b/>
                <w:bCs/>
                <w:szCs w:val="24"/>
              </w:rPr>
              <w:t>Должность/</w:t>
            </w:r>
            <w:r>
              <w:rPr>
                <w:b/>
                <w:bCs/>
                <w:szCs w:val="24"/>
                <w:lang w:val="en-US"/>
              </w:rPr>
              <w:t xml:space="preserve"> </w:t>
            </w:r>
            <w:r w:rsidRPr="00BD3ED8">
              <w:rPr>
                <w:b/>
                <w:bCs/>
                <w:szCs w:val="24"/>
              </w:rPr>
              <w:t>роль в проекте</w:t>
            </w:r>
          </w:p>
        </w:tc>
        <w:tc>
          <w:tcPr>
            <w:tcW w:w="2835" w:type="dxa"/>
            <w:shd w:val="clear" w:color="auto" w:fill="C0C0C0"/>
            <w:vAlign w:val="center"/>
          </w:tcPr>
          <w:p w14:paraId="470C16E0" w14:textId="5944D45F" w:rsidR="00BD3ED8" w:rsidRPr="00BD3ED8" w:rsidRDefault="00BD3ED8" w:rsidP="00BD3ED8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F10159">
              <w:rPr>
                <w:rFonts w:cs="Arial"/>
                <w:b/>
              </w:rPr>
              <w:t>Описание изменений</w:t>
            </w:r>
          </w:p>
        </w:tc>
      </w:tr>
      <w:tr w:rsidR="00BD3ED8" w:rsidRPr="0041634D" w14:paraId="73415C69" w14:textId="77777777" w:rsidTr="00347E65">
        <w:trPr>
          <w:trHeight w:val="465"/>
        </w:trPr>
        <w:tc>
          <w:tcPr>
            <w:tcW w:w="1129" w:type="dxa"/>
          </w:tcPr>
          <w:p w14:paraId="62182A6F" w14:textId="63A9F462" w:rsidR="00BD3ED8" w:rsidRPr="00507D9A" w:rsidRDefault="00BD3ED8" w:rsidP="00BD3ED8">
            <w:pPr>
              <w:spacing w:after="0" w:line="276" w:lineRule="auto"/>
              <w:ind w:firstLine="0"/>
              <w:rPr>
                <w:lang w:val="en-US"/>
              </w:rPr>
            </w:pPr>
            <w:r w:rsidRPr="00507D9A">
              <w:rPr>
                <w:lang w:val="en-US"/>
              </w:rPr>
              <w:t>V 1.0</w:t>
            </w:r>
          </w:p>
        </w:tc>
        <w:tc>
          <w:tcPr>
            <w:tcW w:w="1418" w:type="dxa"/>
          </w:tcPr>
          <w:p w14:paraId="623C8CBA" w14:textId="7FB0E953" w:rsidR="00BD3ED8" w:rsidRPr="00507D9A" w:rsidRDefault="002235A1" w:rsidP="00BD3ED8">
            <w:pPr>
              <w:spacing w:after="0" w:line="276" w:lineRule="auto"/>
              <w:ind w:firstLine="0"/>
            </w:pPr>
            <w:r>
              <w:t>2</w:t>
            </w:r>
            <w:r w:rsidR="00BE7787">
              <w:t>5</w:t>
            </w:r>
            <w:r w:rsidR="00C90024" w:rsidRPr="00507D9A">
              <w:t>.1</w:t>
            </w:r>
            <w:r w:rsidR="00BE7787">
              <w:t>1</w:t>
            </w:r>
            <w:r w:rsidR="00C90024" w:rsidRPr="00507D9A">
              <w:rPr>
                <w:lang w:val="en-US"/>
              </w:rPr>
              <w:t>.20</w:t>
            </w:r>
            <w:r w:rsidR="00C90024" w:rsidRPr="00507D9A">
              <w:t>25</w:t>
            </w:r>
          </w:p>
        </w:tc>
        <w:tc>
          <w:tcPr>
            <w:tcW w:w="2268" w:type="dxa"/>
          </w:tcPr>
          <w:p w14:paraId="5B47FCDB" w14:textId="76D0A5FF" w:rsidR="00BD3ED8" w:rsidRPr="00507D9A" w:rsidRDefault="00C90024" w:rsidP="00BD3ED8">
            <w:pPr>
              <w:spacing w:after="0" w:line="276" w:lineRule="auto"/>
              <w:ind w:firstLine="0"/>
            </w:pPr>
            <w:proofErr w:type="spellStart"/>
            <w:r w:rsidRPr="002235A1">
              <w:t>Гопаненко</w:t>
            </w:r>
            <w:proofErr w:type="spellEnd"/>
            <w:r w:rsidRPr="002235A1">
              <w:t xml:space="preserve"> М.С.</w:t>
            </w:r>
          </w:p>
        </w:tc>
        <w:tc>
          <w:tcPr>
            <w:tcW w:w="1984" w:type="dxa"/>
          </w:tcPr>
          <w:p w14:paraId="5420D398" w14:textId="5BC62360" w:rsidR="00BD3ED8" w:rsidRPr="00507D9A" w:rsidRDefault="00BD3ED8" w:rsidP="00BD3ED8">
            <w:pPr>
              <w:spacing w:after="0" w:line="276" w:lineRule="auto"/>
              <w:ind w:firstLine="0"/>
            </w:pPr>
            <w:r w:rsidRPr="00507D9A">
              <w:t>Бизнес-аналитик</w:t>
            </w:r>
          </w:p>
        </w:tc>
        <w:tc>
          <w:tcPr>
            <w:tcW w:w="2835" w:type="dxa"/>
          </w:tcPr>
          <w:p w14:paraId="0A623DF2" w14:textId="0B99066A" w:rsidR="00BD3ED8" w:rsidRPr="00507D9A" w:rsidRDefault="00BD3ED8" w:rsidP="00BD3ED8">
            <w:pPr>
              <w:spacing w:after="0" w:line="276" w:lineRule="auto"/>
              <w:ind w:firstLine="0"/>
            </w:pPr>
            <w:r w:rsidRPr="00507D9A">
              <w:t>Создание документа</w:t>
            </w:r>
            <w:r w:rsidR="008D7FAD" w:rsidRPr="00507D9A">
              <w:t xml:space="preserve"> </w:t>
            </w:r>
          </w:p>
        </w:tc>
      </w:tr>
    </w:tbl>
    <w:p w14:paraId="344FEB5C" w14:textId="77777777" w:rsidR="00BD3ED8" w:rsidRDefault="00BD3ED8">
      <w:pPr>
        <w:spacing w:after="160" w:line="259" w:lineRule="auto"/>
        <w:ind w:firstLine="0"/>
        <w:rPr>
          <w:szCs w:val="24"/>
        </w:rPr>
      </w:pPr>
    </w:p>
    <w:p w14:paraId="714AAD43" w14:textId="34482A6F" w:rsidR="00317AE2" w:rsidRPr="00317AE2" w:rsidRDefault="00317AE2" w:rsidP="00317AE2">
      <w:pPr>
        <w:spacing w:before="100" w:beforeAutospacing="1" w:line="276" w:lineRule="auto"/>
        <w:rPr>
          <w:rFonts w:cs="Times New Roman"/>
          <w:b/>
          <w:iCs/>
        </w:rPr>
      </w:pPr>
      <w:r w:rsidRPr="00317AE2">
        <w:rPr>
          <w:rFonts w:cs="Times New Roman"/>
          <w:b/>
          <w:iCs/>
        </w:rPr>
        <w:t>Утверждение документа</w:t>
      </w:r>
      <w:r w:rsidRPr="00317AE2">
        <w:rPr>
          <w:rFonts w:cs="Times New Roman"/>
          <w:b/>
          <w:iCs/>
        </w:rPr>
        <w:tab/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3431"/>
        <w:gridCol w:w="1701"/>
        <w:gridCol w:w="1559"/>
      </w:tblGrid>
      <w:tr w:rsidR="00317AE2" w:rsidRPr="00F10159" w14:paraId="38F27C33" w14:textId="77777777" w:rsidTr="00270E71">
        <w:trPr>
          <w:trHeight w:val="465"/>
        </w:trPr>
        <w:tc>
          <w:tcPr>
            <w:tcW w:w="534" w:type="dxa"/>
            <w:shd w:val="clear" w:color="auto" w:fill="C0C0C0"/>
            <w:vAlign w:val="center"/>
          </w:tcPr>
          <w:p w14:paraId="58E5E9D6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№</w:t>
            </w:r>
          </w:p>
        </w:tc>
        <w:tc>
          <w:tcPr>
            <w:tcW w:w="2409" w:type="dxa"/>
            <w:shd w:val="clear" w:color="auto" w:fill="C0C0C0"/>
            <w:vAlign w:val="center"/>
          </w:tcPr>
          <w:p w14:paraId="07489262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ФИО</w:t>
            </w:r>
          </w:p>
        </w:tc>
        <w:tc>
          <w:tcPr>
            <w:tcW w:w="3431" w:type="dxa"/>
            <w:shd w:val="clear" w:color="auto" w:fill="C0C0C0"/>
            <w:vAlign w:val="center"/>
          </w:tcPr>
          <w:p w14:paraId="062472B3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Должность/роль в проекте</w:t>
            </w:r>
          </w:p>
        </w:tc>
        <w:tc>
          <w:tcPr>
            <w:tcW w:w="1701" w:type="dxa"/>
            <w:shd w:val="clear" w:color="auto" w:fill="C0C0C0"/>
            <w:vAlign w:val="center"/>
          </w:tcPr>
          <w:p w14:paraId="3F51003D" w14:textId="684A7CD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Статус</w:t>
            </w:r>
          </w:p>
        </w:tc>
        <w:tc>
          <w:tcPr>
            <w:tcW w:w="1559" w:type="dxa"/>
            <w:shd w:val="clear" w:color="auto" w:fill="C0C0C0"/>
            <w:vAlign w:val="center"/>
          </w:tcPr>
          <w:p w14:paraId="2182FB61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Дата</w:t>
            </w:r>
          </w:p>
        </w:tc>
      </w:tr>
      <w:tr w:rsidR="00317AE2" w:rsidRPr="003016DA" w14:paraId="69E4C5EB" w14:textId="77777777" w:rsidTr="00270E71">
        <w:trPr>
          <w:trHeight w:val="465"/>
        </w:trPr>
        <w:tc>
          <w:tcPr>
            <w:tcW w:w="534" w:type="dxa"/>
          </w:tcPr>
          <w:p w14:paraId="3ABD3A81" w14:textId="77777777" w:rsidR="00317AE2" w:rsidRPr="00317AE2" w:rsidRDefault="00317AE2" w:rsidP="00317AE2">
            <w:pPr>
              <w:spacing w:after="0" w:line="276" w:lineRule="auto"/>
              <w:ind w:firstLine="0"/>
            </w:pPr>
            <w:r w:rsidRPr="00317AE2">
              <w:t>1</w:t>
            </w:r>
          </w:p>
        </w:tc>
        <w:tc>
          <w:tcPr>
            <w:tcW w:w="2409" w:type="dxa"/>
          </w:tcPr>
          <w:p w14:paraId="542DF547" w14:textId="0CFB42D4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  <w:tc>
          <w:tcPr>
            <w:tcW w:w="3431" w:type="dxa"/>
          </w:tcPr>
          <w:p w14:paraId="42EC5F19" w14:textId="40EE31DA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  <w:tc>
          <w:tcPr>
            <w:tcW w:w="1701" w:type="dxa"/>
          </w:tcPr>
          <w:p w14:paraId="01091782" w14:textId="33E05A1F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  <w:tc>
          <w:tcPr>
            <w:tcW w:w="1559" w:type="dxa"/>
          </w:tcPr>
          <w:p w14:paraId="54D77D0A" w14:textId="47EEEBFE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</w:tr>
    </w:tbl>
    <w:p w14:paraId="5017D74E" w14:textId="77777777" w:rsidR="00BD3ED8" w:rsidRDefault="00BD3ED8">
      <w:pPr>
        <w:spacing w:after="160" w:line="259" w:lineRule="auto"/>
        <w:ind w:firstLine="0"/>
        <w:rPr>
          <w:szCs w:val="24"/>
        </w:rPr>
      </w:pPr>
      <w:r>
        <w:rPr>
          <w:szCs w:val="24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221918387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46BE6659" w14:textId="03233989" w:rsidR="00BD3ED8" w:rsidRPr="00BD3ED8" w:rsidRDefault="00BD3ED8">
          <w:pPr>
            <w:pStyle w:val="ab"/>
            <w:rPr>
              <w:rStyle w:val="10"/>
            </w:rPr>
          </w:pPr>
          <w:r w:rsidRPr="00BD3ED8">
            <w:rPr>
              <w:rStyle w:val="10"/>
            </w:rPr>
            <w:t>Оглавление</w:t>
          </w:r>
        </w:p>
        <w:p w14:paraId="136FD4AE" w14:textId="41A60D32" w:rsidR="000C6DCC" w:rsidRDefault="00BD3ED8">
          <w:pPr>
            <w:pStyle w:val="11"/>
            <w:tabs>
              <w:tab w:val="left" w:pos="1100"/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49609" w:history="1">
            <w:r w:rsidR="000C6DCC" w:rsidRPr="00CF03A3">
              <w:rPr>
                <w:rStyle w:val="ac"/>
                <w:noProof/>
              </w:rPr>
              <w:t>1.</w:t>
            </w:r>
            <w:r w:rsidR="000C6DCC">
              <w:rPr>
                <w:rFonts w:asciiTheme="minorHAnsi" w:hAnsiTheme="minorHAnsi"/>
                <w:noProof/>
                <w:sz w:val="22"/>
              </w:rPr>
              <w:tab/>
            </w:r>
            <w:r w:rsidR="000C6DCC" w:rsidRPr="00CF03A3">
              <w:rPr>
                <w:rStyle w:val="ac"/>
                <w:noProof/>
              </w:rPr>
              <w:t>Общее</w:t>
            </w:r>
            <w:r w:rsidR="000C6DCC">
              <w:rPr>
                <w:noProof/>
                <w:webHidden/>
              </w:rPr>
              <w:tab/>
            </w:r>
            <w:r w:rsidR="000C6DCC">
              <w:rPr>
                <w:noProof/>
                <w:webHidden/>
              </w:rPr>
              <w:fldChar w:fldCharType="begin"/>
            </w:r>
            <w:r w:rsidR="000C6DCC">
              <w:rPr>
                <w:noProof/>
                <w:webHidden/>
              </w:rPr>
              <w:instrText xml:space="preserve"> PAGEREF _Toc215149609 \h </w:instrText>
            </w:r>
            <w:r w:rsidR="000C6DCC">
              <w:rPr>
                <w:noProof/>
                <w:webHidden/>
              </w:rPr>
            </w:r>
            <w:r w:rsidR="000C6DCC">
              <w:rPr>
                <w:noProof/>
                <w:webHidden/>
              </w:rPr>
              <w:fldChar w:fldCharType="separate"/>
            </w:r>
            <w:r w:rsidR="000C6DCC">
              <w:rPr>
                <w:noProof/>
                <w:webHidden/>
              </w:rPr>
              <w:t>4</w:t>
            </w:r>
            <w:r w:rsidR="000C6DCC">
              <w:rPr>
                <w:noProof/>
                <w:webHidden/>
              </w:rPr>
              <w:fldChar w:fldCharType="end"/>
            </w:r>
          </w:hyperlink>
        </w:p>
        <w:p w14:paraId="443ED088" w14:textId="1C8EAB76" w:rsidR="000C6DCC" w:rsidRDefault="00FC4A84">
          <w:pPr>
            <w:pStyle w:val="11"/>
            <w:tabs>
              <w:tab w:val="left" w:pos="1100"/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15149610" w:history="1">
            <w:r w:rsidR="000C6DCC" w:rsidRPr="00CF03A3">
              <w:rPr>
                <w:rStyle w:val="ac"/>
                <w:noProof/>
              </w:rPr>
              <w:t>2.</w:t>
            </w:r>
            <w:r w:rsidR="000C6DCC">
              <w:rPr>
                <w:rFonts w:asciiTheme="minorHAnsi" w:hAnsiTheme="minorHAnsi"/>
                <w:noProof/>
                <w:sz w:val="22"/>
              </w:rPr>
              <w:tab/>
            </w:r>
            <w:r w:rsidR="000C6DCC" w:rsidRPr="00CF03A3">
              <w:rPr>
                <w:rStyle w:val="ac"/>
                <w:noProof/>
              </w:rPr>
              <w:t>Основание для разработки</w:t>
            </w:r>
            <w:r w:rsidR="000C6DCC">
              <w:rPr>
                <w:noProof/>
                <w:webHidden/>
              </w:rPr>
              <w:tab/>
            </w:r>
            <w:r w:rsidR="000C6DCC">
              <w:rPr>
                <w:noProof/>
                <w:webHidden/>
              </w:rPr>
              <w:fldChar w:fldCharType="begin"/>
            </w:r>
            <w:r w:rsidR="000C6DCC">
              <w:rPr>
                <w:noProof/>
                <w:webHidden/>
              </w:rPr>
              <w:instrText xml:space="preserve"> PAGEREF _Toc215149610 \h </w:instrText>
            </w:r>
            <w:r w:rsidR="000C6DCC">
              <w:rPr>
                <w:noProof/>
                <w:webHidden/>
              </w:rPr>
            </w:r>
            <w:r w:rsidR="000C6DCC">
              <w:rPr>
                <w:noProof/>
                <w:webHidden/>
              </w:rPr>
              <w:fldChar w:fldCharType="separate"/>
            </w:r>
            <w:r w:rsidR="000C6DCC">
              <w:rPr>
                <w:noProof/>
                <w:webHidden/>
              </w:rPr>
              <w:t>4</w:t>
            </w:r>
            <w:r w:rsidR="000C6DCC">
              <w:rPr>
                <w:noProof/>
                <w:webHidden/>
              </w:rPr>
              <w:fldChar w:fldCharType="end"/>
            </w:r>
          </w:hyperlink>
        </w:p>
        <w:p w14:paraId="38D2C986" w14:textId="71FA58FF" w:rsidR="000C6DCC" w:rsidRDefault="00FC4A84">
          <w:pPr>
            <w:pStyle w:val="11"/>
            <w:tabs>
              <w:tab w:val="left" w:pos="1100"/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15149611" w:history="1">
            <w:r w:rsidR="000C6DCC" w:rsidRPr="00CF03A3">
              <w:rPr>
                <w:rStyle w:val="ac"/>
                <w:noProof/>
              </w:rPr>
              <w:t>3.</w:t>
            </w:r>
            <w:r w:rsidR="000C6DCC">
              <w:rPr>
                <w:rFonts w:asciiTheme="minorHAnsi" w:hAnsiTheme="minorHAnsi"/>
                <w:noProof/>
                <w:sz w:val="22"/>
              </w:rPr>
              <w:tab/>
            </w:r>
            <w:r w:rsidR="000C6DCC" w:rsidRPr="00CF03A3">
              <w:rPr>
                <w:rStyle w:val="ac"/>
                <w:noProof/>
              </w:rPr>
              <w:t>Назначение разработки</w:t>
            </w:r>
            <w:r w:rsidR="000C6DCC">
              <w:rPr>
                <w:noProof/>
                <w:webHidden/>
              </w:rPr>
              <w:tab/>
            </w:r>
            <w:r w:rsidR="000C6DCC">
              <w:rPr>
                <w:noProof/>
                <w:webHidden/>
              </w:rPr>
              <w:fldChar w:fldCharType="begin"/>
            </w:r>
            <w:r w:rsidR="000C6DCC">
              <w:rPr>
                <w:noProof/>
                <w:webHidden/>
              </w:rPr>
              <w:instrText xml:space="preserve"> PAGEREF _Toc215149611 \h </w:instrText>
            </w:r>
            <w:r w:rsidR="000C6DCC">
              <w:rPr>
                <w:noProof/>
                <w:webHidden/>
              </w:rPr>
            </w:r>
            <w:r w:rsidR="000C6DCC">
              <w:rPr>
                <w:noProof/>
                <w:webHidden/>
              </w:rPr>
              <w:fldChar w:fldCharType="separate"/>
            </w:r>
            <w:r w:rsidR="000C6DCC">
              <w:rPr>
                <w:noProof/>
                <w:webHidden/>
              </w:rPr>
              <w:t>5</w:t>
            </w:r>
            <w:r w:rsidR="000C6DCC">
              <w:rPr>
                <w:noProof/>
                <w:webHidden/>
              </w:rPr>
              <w:fldChar w:fldCharType="end"/>
            </w:r>
          </w:hyperlink>
        </w:p>
        <w:p w14:paraId="0989E489" w14:textId="5B79EEB0" w:rsidR="000C6DCC" w:rsidRDefault="00FC4A84">
          <w:pPr>
            <w:pStyle w:val="11"/>
            <w:tabs>
              <w:tab w:val="left" w:pos="1100"/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15149612" w:history="1">
            <w:r w:rsidR="000C6DCC" w:rsidRPr="00CF03A3">
              <w:rPr>
                <w:rStyle w:val="ac"/>
                <w:noProof/>
              </w:rPr>
              <w:t>4.</w:t>
            </w:r>
            <w:r w:rsidR="000C6DCC">
              <w:rPr>
                <w:rFonts w:asciiTheme="minorHAnsi" w:hAnsiTheme="minorHAnsi"/>
                <w:noProof/>
                <w:sz w:val="22"/>
              </w:rPr>
              <w:tab/>
            </w:r>
            <w:r w:rsidR="000C6DCC" w:rsidRPr="00CF03A3">
              <w:rPr>
                <w:rStyle w:val="ac"/>
                <w:noProof/>
              </w:rPr>
              <w:t xml:space="preserve">Текущая реализация в системе </w:t>
            </w:r>
            <w:r w:rsidR="000C6DCC" w:rsidRPr="00CF03A3">
              <w:rPr>
                <w:rStyle w:val="ac"/>
                <w:noProof/>
                <w:lang w:val="en-US"/>
              </w:rPr>
              <w:t>Global</w:t>
            </w:r>
            <w:r w:rsidR="000C6DCC" w:rsidRPr="00CF03A3">
              <w:rPr>
                <w:rStyle w:val="ac"/>
                <w:noProof/>
              </w:rPr>
              <w:t xml:space="preserve"> </w:t>
            </w:r>
            <w:r w:rsidR="000C6DCC" w:rsidRPr="00CF03A3">
              <w:rPr>
                <w:rStyle w:val="ac"/>
                <w:noProof/>
                <w:lang w:val="en-US"/>
              </w:rPr>
              <w:t>ERP</w:t>
            </w:r>
            <w:r w:rsidR="000C6DCC">
              <w:rPr>
                <w:noProof/>
                <w:webHidden/>
              </w:rPr>
              <w:tab/>
            </w:r>
            <w:r w:rsidR="000C6DCC">
              <w:rPr>
                <w:noProof/>
                <w:webHidden/>
              </w:rPr>
              <w:fldChar w:fldCharType="begin"/>
            </w:r>
            <w:r w:rsidR="000C6DCC">
              <w:rPr>
                <w:noProof/>
                <w:webHidden/>
              </w:rPr>
              <w:instrText xml:space="preserve"> PAGEREF _Toc215149612 \h </w:instrText>
            </w:r>
            <w:r w:rsidR="000C6DCC">
              <w:rPr>
                <w:noProof/>
                <w:webHidden/>
              </w:rPr>
            </w:r>
            <w:r w:rsidR="000C6DCC">
              <w:rPr>
                <w:noProof/>
                <w:webHidden/>
              </w:rPr>
              <w:fldChar w:fldCharType="separate"/>
            </w:r>
            <w:r w:rsidR="000C6DCC">
              <w:rPr>
                <w:noProof/>
                <w:webHidden/>
              </w:rPr>
              <w:t>5</w:t>
            </w:r>
            <w:r w:rsidR="000C6DCC">
              <w:rPr>
                <w:noProof/>
                <w:webHidden/>
              </w:rPr>
              <w:fldChar w:fldCharType="end"/>
            </w:r>
          </w:hyperlink>
        </w:p>
        <w:p w14:paraId="0A1120DB" w14:textId="731B4469" w:rsidR="000C6DCC" w:rsidRDefault="00FC4A84">
          <w:pPr>
            <w:pStyle w:val="11"/>
            <w:tabs>
              <w:tab w:val="left" w:pos="1100"/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15149613" w:history="1">
            <w:r w:rsidR="000C6DCC" w:rsidRPr="00CF03A3">
              <w:rPr>
                <w:rStyle w:val="ac"/>
                <w:noProof/>
              </w:rPr>
              <w:t>5.</w:t>
            </w:r>
            <w:r w:rsidR="000C6DCC">
              <w:rPr>
                <w:rFonts w:asciiTheme="minorHAnsi" w:hAnsiTheme="minorHAnsi"/>
                <w:noProof/>
                <w:sz w:val="22"/>
              </w:rPr>
              <w:tab/>
            </w:r>
            <w:r w:rsidR="000C6DCC" w:rsidRPr="00CF03A3">
              <w:rPr>
                <w:rStyle w:val="ac"/>
                <w:noProof/>
              </w:rPr>
              <w:t>Необходимые доработки</w:t>
            </w:r>
            <w:r w:rsidR="000C6DCC">
              <w:rPr>
                <w:noProof/>
                <w:webHidden/>
              </w:rPr>
              <w:tab/>
            </w:r>
            <w:r w:rsidR="000C6DCC">
              <w:rPr>
                <w:noProof/>
                <w:webHidden/>
              </w:rPr>
              <w:fldChar w:fldCharType="begin"/>
            </w:r>
            <w:r w:rsidR="000C6DCC">
              <w:rPr>
                <w:noProof/>
                <w:webHidden/>
              </w:rPr>
              <w:instrText xml:space="preserve"> PAGEREF _Toc215149613 \h </w:instrText>
            </w:r>
            <w:r w:rsidR="000C6DCC">
              <w:rPr>
                <w:noProof/>
                <w:webHidden/>
              </w:rPr>
            </w:r>
            <w:r w:rsidR="000C6DCC">
              <w:rPr>
                <w:noProof/>
                <w:webHidden/>
              </w:rPr>
              <w:fldChar w:fldCharType="separate"/>
            </w:r>
            <w:r w:rsidR="000C6DCC">
              <w:rPr>
                <w:noProof/>
                <w:webHidden/>
              </w:rPr>
              <w:t>5</w:t>
            </w:r>
            <w:r w:rsidR="000C6DCC">
              <w:rPr>
                <w:noProof/>
                <w:webHidden/>
              </w:rPr>
              <w:fldChar w:fldCharType="end"/>
            </w:r>
          </w:hyperlink>
        </w:p>
        <w:p w14:paraId="4E26372B" w14:textId="4082BFC9" w:rsidR="000C6DCC" w:rsidRDefault="00FC4A84">
          <w:pPr>
            <w:pStyle w:val="1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15149614" w:history="1">
            <w:r w:rsidR="000C6DCC" w:rsidRPr="00CF03A3">
              <w:rPr>
                <w:rStyle w:val="ac"/>
                <w:noProof/>
              </w:rPr>
              <w:t>5.1. Переименование справочника «Вид платежа»</w:t>
            </w:r>
            <w:r w:rsidR="000C6DCC">
              <w:rPr>
                <w:noProof/>
                <w:webHidden/>
              </w:rPr>
              <w:tab/>
            </w:r>
            <w:r w:rsidR="000C6DCC">
              <w:rPr>
                <w:noProof/>
                <w:webHidden/>
              </w:rPr>
              <w:fldChar w:fldCharType="begin"/>
            </w:r>
            <w:r w:rsidR="000C6DCC">
              <w:rPr>
                <w:noProof/>
                <w:webHidden/>
              </w:rPr>
              <w:instrText xml:space="preserve"> PAGEREF _Toc215149614 \h </w:instrText>
            </w:r>
            <w:r w:rsidR="000C6DCC">
              <w:rPr>
                <w:noProof/>
                <w:webHidden/>
              </w:rPr>
            </w:r>
            <w:r w:rsidR="000C6DCC">
              <w:rPr>
                <w:noProof/>
                <w:webHidden/>
              </w:rPr>
              <w:fldChar w:fldCharType="separate"/>
            </w:r>
            <w:r w:rsidR="000C6DCC">
              <w:rPr>
                <w:noProof/>
                <w:webHidden/>
              </w:rPr>
              <w:t>5</w:t>
            </w:r>
            <w:r w:rsidR="000C6DCC">
              <w:rPr>
                <w:noProof/>
                <w:webHidden/>
              </w:rPr>
              <w:fldChar w:fldCharType="end"/>
            </w:r>
          </w:hyperlink>
        </w:p>
        <w:p w14:paraId="2B1F3CA5" w14:textId="1BE14AF5" w:rsidR="000C6DCC" w:rsidRDefault="00FC4A84">
          <w:pPr>
            <w:pStyle w:val="1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15149615" w:history="1">
            <w:r w:rsidR="000C6DCC" w:rsidRPr="00CF03A3">
              <w:rPr>
                <w:rStyle w:val="ac"/>
                <w:noProof/>
              </w:rPr>
              <w:t>5.2. Модернизация документа «Платежное поручение»</w:t>
            </w:r>
            <w:r w:rsidR="000C6DCC">
              <w:rPr>
                <w:noProof/>
                <w:webHidden/>
              </w:rPr>
              <w:tab/>
            </w:r>
            <w:r w:rsidR="000C6DCC">
              <w:rPr>
                <w:noProof/>
                <w:webHidden/>
              </w:rPr>
              <w:fldChar w:fldCharType="begin"/>
            </w:r>
            <w:r w:rsidR="000C6DCC">
              <w:rPr>
                <w:noProof/>
                <w:webHidden/>
              </w:rPr>
              <w:instrText xml:space="preserve"> PAGEREF _Toc215149615 \h </w:instrText>
            </w:r>
            <w:r w:rsidR="000C6DCC">
              <w:rPr>
                <w:noProof/>
                <w:webHidden/>
              </w:rPr>
            </w:r>
            <w:r w:rsidR="000C6DCC">
              <w:rPr>
                <w:noProof/>
                <w:webHidden/>
              </w:rPr>
              <w:fldChar w:fldCharType="separate"/>
            </w:r>
            <w:r w:rsidR="000C6DCC">
              <w:rPr>
                <w:noProof/>
                <w:webHidden/>
              </w:rPr>
              <w:t>5</w:t>
            </w:r>
            <w:r w:rsidR="000C6DCC">
              <w:rPr>
                <w:noProof/>
                <w:webHidden/>
              </w:rPr>
              <w:fldChar w:fldCharType="end"/>
            </w:r>
          </w:hyperlink>
        </w:p>
        <w:p w14:paraId="68665F7B" w14:textId="029317CD" w:rsidR="000C6DCC" w:rsidRDefault="00FC4A84">
          <w:pPr>
            <w:pStyle w:val="1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15149616" w:history="1">
            <w:r w:rsidR="000C6DCC" w:rsidRPr="00CF03A3">
              <w:rPr>
                <w:rStyle w:val="ac"/>
                <w:noProof/>
              </w:rPr>
              <w:t>5.3. Доработка функционала проведения документов, созданных от банковской выписки</w:t>
            </w:r>
            <w:r w:rsidR="000C6DCC">
              <w:rPr>
                <w:noProof/>
                <w:webHidden/>
              </w:rPr>
              <w:tab/>
            </w:r>
            <w:r w:rsidR="000C6DCC">
              <w:rPr>
                <w:noProof/>
                <w:webHidden/>
              </w:rPr>
              <w:fldChar w:fldCharType="begin"/>
            </w:r>
            <w:r w:rsidR="000C6DCC">
              <w:rPr>
                <w:noProof/>
                <w:webHidden/>
              </w:rPr>
              <w:instrText xml:space="preserve"> PAGEREF _Toc215149616 \h </w:instrText>
            </w:r>
            <w:r w:rsidR="000C6DCC">
              <w:rPr>
                <w:noProof/>
                <w:webHidden/>
              </w:rPr>
            </w:r>
            <w:r w:rsidR="000C6DCC">
              <w:rPr>
                <w:noProof/>
                <w:webHidden/>
              </w:rPr>
              <w:fldChar w:fldCharType="separate"/>
            </w:r>
            <w:r w:rsidR="000C6DCC">
              <w:rPr>
                <w:noProof/>
                <w:webHidden/>
              </w:rPr>
              <w:t>6</w:t>
            </w:r>
            <w:r w:rsidR="000C6DCC">
              <w:rPr>
                <w:noProof/>
                <w:webHidden/>
              </w:rPr>
              <w:fldChar w:fldCharType="end"/>
            </w:r>
          </w:hyperlink>
        </w:p>
        <w:p w14:paraId="3A69CDD9" w14:textId="2C20E578" w:rsidR="000C6DCC" w:rsidRDefault="00FC4A84">
          <w:pPr>
            <w:pStyle w:val="1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15149617" w:history="1">
            <w:r w:rsidR="000C6DCC" w:rsidRPr="00CF03A3">
              <w:rPr>
                <w:rStyle w:val="ac"/>
                <w:noProof/>
              </w:rPr>
              <w:t>5.4. Доработка функционала "Настройка разбора назначения платежа"</w:t>
            </w:r>
            <w:r w:rsidR="000C6DCC">
              <w:rPr>
                <w:noProof/>
                <w:webHidden/>
              </w:rPr>
              <w:tab/>
            </w:r>
            <w:r w:rsidR="000C6DCC">
              <w:rPr>
                <w:noProof/>
                <w:webHidden/>
              </w:rPr>
              <w:fldChar w:fldCharType="begin"/>
            </w:r>
            <w:r w:rsidR="000C6DCC">
              <w:rPr>
                <w:noProof/>
                <w:webHidden/>
              </w:rPr>
              <w:instrText xml:space="preserve"> PAGEREF _Toc215149617 \h </w:instrText>
            </w:r>
            <w:r w:rsidR="000C6DCC">
              <w:rPr>
                <w:noProof/>
                <w:webHidden/>
              </w:rPr>
            </w:r>
            <w:r w:rsidR="000C6DCC">
              <w:rPr>
                <w:noProof/>
                <w:webHidden/>
              </w:rPr>
              <w:fldChar w:fldCharType="separate"/>
            </w:r>
            <w:r w:rsidR="000C6DCC">
              <w:rPr>
                <w:noProof/>
                <w:webHidden/>
              </w:rPr>
              <w:t>7</w:t>
            </w:r>
            <w:r w:rsidR="000C6DCC">
              <w:rPr>
                <w:noProof/>
                <w:webHidden/>
              </w:rPr>
              <w:fldChar w:fldCharType="end"/>
            </w:r>
          </w:hyperlink>
        </w:p>
        <w:p w14:paraId="080AC159" w14:textId="356127B3" w:rsidR="000C6DCC" w:rsidRDefault="00FC4A84">
          <w:pPr>
            <w:pStyle w:val="11"/>
            <w:tabs>
              <w:tab w:val="left" w:pos="1320"/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15149618" w:history="1">
            <w:r w:rsidR="000C6DCC" w:rsidRPr="00CF03A3">
              <w:rPr>
                <w:rStyle w:val="ac"/>
                <w:noProof/>
              </w:rPr>
              <w:t>5.5.</w:t>
            </w:r>
            <w:r w:rsidR="000C6DCC">
              <w:rPr>
                <w:rFonts w:asciiTheme="minorHAnsi" w:hAnsiTheme="minorHAnsi"/>
                <w:noProof/>
                <w:sz w:val="22"/>
              </w:rPr>
              <w:tab/>
            </w:r>
            <w:r w:rsidR="000C6DCC" w:rsidRPr="00CF03A3">
              <w:rPr>
                <w:rStyle w:val="ac"/>
                <w:noProof/>
              </w:rPr>
              <w:t>Вопросы к дальнейшей проработке</w:t>
            </w:r>
            <w:r w:rsidR="000C6DCC">
              <w:rPr>
                <w:noProof/>
                <w:webHidden/>
              </w:rPr>
              <w:tab/>
            </w:r>
            <w:r w:rsidR="000C6DCC">
              <w:rPr>
                <w:noProof/>
                <w:webHidden/>
              </w:rPr>
              <w:fldChar w:fldCharType="begin"/>
            </w:r>
            <w:r w:rsidR="000C6DCC">
              <w:rPr>
                <w:noProof/>
                <w:webHidden/>
              </w:rPr>
              <w:instrText xml:space="preserve"> PAGEREF _Toc215149618 \h </w:instrText>
            </w:r>
            <w:r w:rsidR="000C6DCC">
              <w:rPr>
                <w:noProof/>
                <w:webHidden/>
              </w:rPr>
            </w:r>
            <w:r w:rsidR="000C6DCC">
              <w:rPr>
                <w:noProof/>
                <w:webHidden/>
              </w:rPr>
              <w:fldChar w:fldCharType="separate"/>
            </w:r>
            <w:r w:rsidR="000C6DCC">
              <w:rPr>
                <w:noProof/>
                <w:webHidden/>
              </w:rPr>
              <w:t>7</w:t>
            </w:r>
            <w:r w:rsidR="000C6DCC">
              <w:rPr>
                <w:noProof/>
                <w:webHidden/>
              </w:rPr>
              <w:fldChar w:fldCharType="end"/>
            </w:r>
          </w:hyperlink>
        </w:p>
        <w:p w14:paraId="11694C8F" w14:textId="30FDCB5F" w:rsidR="00BD3ED8" w:rsidRDefault="00BD3ED8">
          <w:r>
            <w:rPr>
              <w:b/>
              <w:bCs/>
            </w:rPr>
            <w:fldChar w:fldCharType="end"/>
          </w:r>
        </w:p>
      </w:sdtContent>
    </w:sdt>
    <w:p w14:paraId="33DCE75C" w14:textId="79050182" w:rsidR="00BD3ED8" w:rsidRDefault="00BD3ED8">
      <w:pPr>
        <w:spacing w:after="160" w:line="259" w:lineRule="auto"/>
        <w:ind w:firstLine="0"/>
        <w:rPr>
          <w:rFonts w:eastAsiaTheme="majorEastAsia" w:cstheme="majorBidi"/>
          <w:b/>
          <w:color w:val="002060"/>
          <w:szCs w:val="24"/>
        </w:rPr>
      </w:pPr>
      <w:r>
        <w:rPr>
          <w:szCs w:val="24"/>
        </w:rPr>
        <w:br w:type="page"/>
      </w:r>
    </w:p>
    <w:p w14:paraId="2276EAEF" w14:textId="032E7E91" w:rsidR="009742EC" w:rsidRDefault="00035F19" w:rsidP="009742EC">
      <w:pPr>
        <w:pStyle w:val="1"/>
        <w:numPr>
          <w:ilvl w:val="0"/>
          <w:numId w:val="1"/>
        </w:numPr>
        <w:ind w:left="0" w:firstLine="709"/>
        <w:rPr>
          <w:sz w:val="28"/>
          <w:szCs w:val="28"/>
        </w:rPr>
      </w:pPr>
      <w:bookmarkStart w:id="3" w:name="_Toc215149609"/>
      <w:r w:rsidRPr="00035F19">
        <w:rPr>
          <w:sz w:val="28"/>
          <w:szCs w:val="28"/>
        </w:rPr>
        <w:lastRenderedPageBreak/>
        <w:t>Общее</w:t>
      </w:r>
      <w:bookmarkEnd w:id="3"/>
    </w:p>
    <w:p w14:paraId="4F5B76CD" w14:textId="7C73A3B7" w:rsidR="00085330" w:rsidRPr="00085330" w:rsidRDefault="00C90024" w:rsidP="00085330">
      <w:pPr>
        <w:ind w:firstLine="360"/>
        <w:jc w:val="both"/>
        <w:rPr>
          <w:highlight w:val="yellow"/>
        </w:rPr>
      </w:pPr>
      <w:r w:rsidRPr="00507D9A">
        <w:t xml:space="preserve">Данное ЧТЗ описывает </w:t>
      </w:r>
      <w:r w:rsidR="00BE7787">
        <w:t>доработки</w:t>
      </w:r>
      <w:r w:rsidR="002804E2">
        <w:t xml:space="preserve"> в части </w:t>
      </w:r>
      <w:r w:rsidR="002804E2" w:rsidRPr="002804E2">
        <w:t>формирования проводок по банковской выписке</w:t>
      </w:r>
      <w:r w:rsidR="002804E2">
        <w:t xml:space="preserve">, </w:t>
      </w:r>
      <w:r w:rsidR="002804E2" w:rsidRPr="002804E2">
        <w:t>настройк</w:t>
      </w:r>
      <w:r w:rsidR="002804E2">
        <w:t>и</w:t>
      </w:r>
      <w:r w:rsidR="002804E2" w:rsidRPr="002804E2">
        <w:t xml:space="preserve"> разбора назначения платежа с использованием масок и регулярных выражений, а также реализацию механизма двухэтапного проведения </w:t>
      </w:r>
      <w:r w:rsidR="002804E2">
        <w:t>платежных поручений</w:t>
      </w:r>
      <w:r w:rsidR="002804E2" w:rsidRPr="002804E2">
        <w:t>.</w:t>
      </w:r>
    </w:p>
    <w:p w14:paraId="45D8834A" w14:textId="77777777" w:rsidR="00085330" w:rsidRPr="00085330" w:rsidRDefault="00085330" w:rsidP="00085330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97"/>
        <w:gridCol w:w="1916"/>
        <w:gridCol w:w="2455"/>
        <w:gridCol w:w="1748"/>
      </w:tblGrid>
      <w:tr w:rsidR="00317AE2" w:rsidRPr="00F22394" w14:paraId="60E5ADBF" w14:textId="77777777" w:rsidTr="002235A1">
        <w:tc>
          <w:tcPr>
            <w:tcW w:w="9345" w:type="dxa"/>
            <w:gridSpan w:val="4"/>
            <w:shd w:val="clear" w:color="auto" w:fill="F2F2F2" w:themeFill="background1" w:themeFillShade="F2"/>
          </w:tcPr>
          <w:p w14:paraId="53AE4DA6" w14:textId="6697C929" w:rsidR="00317AE2" w:rsidRPr="00317AE2" w:rsidRDefault="00317AE2" w:rsidP="002235A1">
            <w:pPr>
              <w:spacing w:after="0" w:line="276" w:lineRule="auto"/>
              <w:ind w:firstLine="0"/>
              <w:rPr>
                <w:szCs w:val="24"/>
              </w:rPr>
            </w:pPr>
            <w:proofErr w:type="spellStart"/>
            <w:r w:rsidRPr="00317AE2">
              <w:rPr>
                <w:b/>
                <w:bCs/>
                <w:szCs w:val="24"/>
                <w:lang w:val="en-US"/>
              </w:rPr>
              <w:t>Задание</w:t>
            </w:r>
            <w:proofErr w:type="spellEnd"/>
            <w:r w:rsidRPr="00317AE2">
              <w:rPr>
                <w:b/>
                <w:bCs/>
                <w:szCs w:val="24"/>
                <w:lang w:val="en-US"/>
              </w:rPr>
              <w:t xml:space="preserve"> </w:t>
            </w:r>
            <w:proofErr w:type="spellStart"/>
            <w:r w:rsidRPr="00317AE2">
              <w:rPr>
                <w:b/>
                <w:bCs/>
                <w:szCs w:val="24"/>
                <w:lang w:val="en-US"/>
              </w:rPr>
              <w:t>на</w:t>
            </w:r>
            <w:proofErr w:type="spellEnd"/>
            <w:r w:rsidRPr="00317AE2">
              <w:rPr>
                <w:b/>
                <w:bCs/>
                <w:szCs w:val="24"/>
                <w:lang w:val="en-US"/>
              </w:rPr>
              <w:t xml:space="preserve"> </w:t>
            </w:r>
            <w:proofErr w:type="spellStart"/>
            <w:r w:rsidRPr="00317AE2">
              <w:rPr>
                <w:b/>
                <w:bCs/>
                <w:szCs w:val="24"/>
                <w:lang w:val="en-US"/>
              </w:rPr>
              <w:t>разработку</w:t>
            </w:r>
            <w:proofErr w:type="spellEnd"/>
          </w:p>
        </w:tc>
      </w:tr>
      <w:tr w:rsidR="00317AE2" w:rsidRPr="00F22394" w14:paraId="09218988" w14:textId="77777777" w:rsidTr="002235A1">
        <w:tc>
          <w:tcPr>
            <w:tcW w:w="2972" w:type="dxa"/>
            <w:shd w:val="clear" w:color="auto" w:fill="F2F2F2" w:themeFill="background1" w:themeFillShade="F2"/>
          </w:tcPr>
          <w:p w14:paraId="76E07B3C" w14:textId="23A6A0CA" w:rsid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  <w:lang w:val="en-US"/>
              </w:rPr>
              <w:t xml:space="preserve">ID </w:t>
            </w:r>
            <w:r>
              <w:rPr>
                <w:b/>
                <w:bCs/>
                <w:szCs w:val="24"/>
              </w:rPr>
              <w:t>ЧТЗ</w:t>
            </w:r>
          </w:p>
        </w:tc>
        <w:tc>
          <w:tcPr>
            <w:tcW w:w="6373" w:type="dxa"/>
            <w:gridSpan w:val="3"/>
          </w:tcPr>
          <w:p w14:paraId="1CE49B2B" w14:textId="2D75F183" w:rsidR="00270E71" w:rsidRPr="00507D9A" w:rsidRDefault="00317AE2" w:rsidP="00507D9A">
            <w:pPr>
              <w:pStyle w:val="ae"/>
              <w:shd w:val="clear" w:color="auto" w:fill="FCFCFC"/>
              <w:spacing w:before="120" w:beforeAutospacing="0" w:after="120" w:afterAutospacing="0" w:line="420" w:lineRule="atLeast"/>
              <w:rPr>
                <w:rFonts w:eastAsiaTheme="minorHAnsi" w:cstheme="minorBidi"/>
                <w:lang w:val="en-US"/>
              </w:rPr>
            </w:pPr>
            <w:r w:rsidRPr="00507D9A">
              <w:rPr>
                <w:lang w:val="en-US"/>
              </w:rPr>
              <w:t>DEV</w:t>
            </w:r>
            <w:r w:rsidRPr="00507D9A">
              <w:t>-</w:t>
            </w:r>
            <w:r w:rsidR="00C90024" w:rsidRPr="00507D9A">
              <w:t>30</w:t>
            </w:r>
            <w:r w:rsidR="002804E2">
              <w:t>2</w:t>
            </w:r>
            <w:r w:rsidR="00D33078" w:rsidRPr="00507D9A">
              <w:t>3</w:t>
            </w:r>
            <w:r w:rsidRPr="00507D9A">
              <w:t>-</w:t>
            </w:r>
            <w:r w:rsidR="00C90024" w:rsidRPr="00507D9A">
              <w:t>0</w:t>
            </w:r>
            <w:r w:rsidR="00D33078" w:rsidRPr="00507D9A">
              <w:t>1</w:t>
            </w:r>
          </w:p>
        </w:tc>
      </w:tr>
      <w:tr w:rsidR="00270E71" w:rsidRPr="00F22394" w14:paraId="23076182" w14:textId="77777777" w:rsidTr="002235A1">
        <w:tc>
          <w:tcPr>
            <w:tcW w:w="2972" w:type="dxa"/>
            <w:shd w:val="clear" w:color="auto" w:fill="F2F2F2" w:themeFill="background1" w:themeFillShade="F2"/>
          </w:tcPr>
          <w:p w14:paraId="65E34AA8" w14:textId="6B1506B5" w:rsidR="00270E71" w:rsidRPr="00270E71" w:rsidRDefault="00270E71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Ф</w:t>
            </w:r>
            <w:r w:rsidR="0045623F">
              <w:rPr>
                <w:b/>
                <w:bCs/>
                <w:szCs w:val="24"/>
              </w:rPr>
              <w:t>ункциональная группа</w:t>
            </w:r>
          </w:p>
        </w:tc>
        <w:tc>
          <w:tcPr>
            <w:tcW w:w="6373" w:type="dxa"/>
            <w:gridSpan w:val="3"/>
          </w:tcPr>
          <w:p w14:paraId="5BB3FD40" w14:textId="4B9BF5DB" w:rsidR="00270E71" w:rsidRPr="003017D1" w:rsidRDefault="00D33078" w:rsidP="00317AE2">
            <w:pPr>
              <w:spacing w:after="0" w:line="276" w:lineRule="auto"/>
              <w:ind w:firstLine="0"/>
              <w:rPr>
                <w:szCs w:val="24"/>
                <w:lang w:val="en-US"/>
              </w:rPr>
            </w:pPr>
            <w:r w:rsidRPr="003017D1">
              <w:rPr>
                <w:rFonts w:cs="Times New Roman"/>
                <w:szCs w:val="24"/>
                <w:lang w:val="en-US"/>
              </w:rPr>
              <w:t>R2R</w:t>
            </w:r>
          </w:p>
        </w:tc>
      </w:tr>
      <w:tr w:rsidR="00317AE2" w:rsidRPr="00F22394" w14:paraId="0CF52900" w14:textId="77777777" w:rsidTr="002235A1">
        <w:tc>
          <w:tcPr>
            <w:tcW w:w="2972" w:type="dxa"/>
            <w:shd w:val="clear" w:color="auto" w:fill="F2F2F2" w:themeFill="background1" w:themeFillShade="F2"/>
          </w:tcPr>
          <w:p w14:paraId="66476D6C" w14:textId="77777777" w:rsidR="00317AE2" w:rsidRPr="009065D1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9065D1">
              <w:rPr>
                <w:b/>
                <w:bCs/>
                <w:szCs w:val="24"/>
              </w:rPr>
              <w:t>Код расхождения</w:t>
            </w:r>
          </w:p>
        </w:tc>
        <w:tc>
          <w:tcPr>
            <w:tcW w:w="1985" w:type="dxa"/>
          </w:tcPr>
          <w:p w14:paraId="04084D45" w14:textId="0F7A89AA" w:rsidR="00D33078" w:rsidRPr="002804E2" w:rsidRDefault="00D33078" w:rsidP="00317AE2">
            <w:pPr>
              <w:spacing w:after="0" w:line="276" w:lineRule="auto"/>
              <w:ind w:firstLine="0"/>
              <w:rPr>
                <w:szCs w:val="24"/>
              </w:rPr>
            </w:pPr>
            <w:r w:rsidRPr="003017D1">
              <w:rPr>
                <w:szCs w:val="24"/>
                <w:lang w:val="en-US"/>
              </w:rPr>
              <w:t>GAP-R2R-0</w:t>
            </w:r>
            <w:r w:rsidR="002804E2">
              <w:rPr>
                <w:szCs w:val="24"/>
              </w:rPr>
              <w:t>76</w:t>
            </w:r>
          </w:p>
          <w:p w14:paraId="5D3DBDCC" w14:textId="3D568CE1" w:rsidR="00317AE2" w:rsidRPr="003017D1" w:rsidRDefault="00317AE2" w:rsidP="00317AE2">
            <w:pPr>
              <w:spacing w:after="0" w:line="276" w:lineRule="auto"/>
              <w:ind w:firstLine="0"/>
              <w:rPr>
                <w:szCs w:val="24"/>
                <w:lang w:val="en-US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</w:tcPr>
          <w:p w14:paraId="24A714BA" w14:textId="77777777" w:rsidR="00317AE2" w:rsidRPr="003017D1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017D1">
              <w:rPr>
                <w:b/>
                <w:bCs/>
                <w:szCs w:val="24"/>
              </w:rPr>
              <w:t>Код разработки</w:t>
            </w:r>
          </w:p>
        </w:tc>
        <w:tc>
          <w:tcPr>
            <w:tcW w:w="1837" w:type="dxa"/>
          </w:tcPr>
          <w:p w14:paraId="0E25F99F" w14:textId="0CD196FF" w:rsidR="00317AE2" w:rsidRPr="00507D9A" w:rsidRDefault="00317AE2" w:rsidP="00317AE2">
            <w:pPr>
              <w:spacing w:after="0" w:line="276" w:lineRule="auto"/>
              <w:ind w:firstLine="0"/>
              <w:rPr>
                <w:szCs w:val="24"/>
              </w:rPr>
            </w:pPr>
            <w:r w:rsidRPr="003017D1">
              <w:rPr>
                <w:szCs w:val="24"/>
                <w:lang w:val="en-US"/>
              </w:rPr>
              <w:t>DEV-</w:t>
            </w:r>
            <w:r w:rsidR="00D33078" w:rsidRPr="00507D9A">
              <w:rPr>
                <w:szCs w:val="24"/>
              </w:rPr>
              <w:t>30</w:t>
            </w:r>
            <w:r w:rsidR="002804E2">
              <w:rPr>
                <w:szCs w:val="24"/>
              </w:rPr>
              <w:t>23</w:t>
            </w:r>
          </w:p>
          <w:p w14:paraId="38D2E057" w14:textId="5F9A712D" w:rsidR="00D33078" w:rsidRPr="003017D1" w:rsidRDefault="00D33078" w:rsidP="00317AE2">
            <w:pPr>
              <w:spacing w:after="0" w:line="276" w:lineRule="auto"/>
              <w:ind w:firstLine="0"/>
              <w:rPr>
                <w:szCs w:val="24"/>
                <w:lang w:val="en-US"/>
              </w:rPr>
            </w:pPr>
          </w:p>
        </w:tc>
      </w:tr>
      <w:tr w:rsidR="00317AE2" w:rsidRPr="00F22394" w14:paraId="6E6CDB91" w14:textId="77777777" w:rsidTr="002235A1">
        <w:tc>
          <w:tcPr>
            <w:tcW w:w="2972" w:type="dxa"/>
            <w:shd w:val="clear" w:color="auto" w:fill="F2F2F2" w:themeFill="background1" w:themeFillShade="F2"/>
          </w:tcPr>
          <w:p w14:paraId="34328BBD" w14:textId="77777777" w:rsidR="00317AE2" w:rsidRPr="009065D1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Код сценария</w:t>
            </w:r>
          </w:p>
        </w:tc>
        <w:tc>
          <w:tcPr>
            <w:tcW w:w="1985" w:type="dxa"/>
          </w:tcPr>
          <w:p w14:paraId="7C66913D" w14:textId="0B5D872A" w:rsidR="00317AE2" w:rsidRDefault="00D33078" w:rsidP="00317AE2">
            <w:pPr>
              <w:spacing w:after="0" w:line="276" w:lineRule="auto"/>
              <w:ind w:firstLine="0"/>
              <w:rPr>
                <w:szCs w:val="24"/>
                <w:lang w:val="en-US"/>
              </w:rPr>
            </w:pPr>
            <w:r w:rsidRPr="00D33078">
              <w:rPr>
                <w:szCs w:val="24"/>
                <w:lang w:val="en-US"/>
              </w:rPr>
              <w:t>R2R.1.2.3</w:t>
            </w:r>
          </w:p>
          <w:p w14:paraId="1227A7FB" w14:textId="42F4C28F" w:rsidR="00D33078" w:rsidRPr="00E301F4" w:rsidRDefault="00D33078" w:rsidP="00317AE2">
            <w:pPr>
              <w:spacing w:after="0" w:line="276" w:lineRule="auto"/>
              <w:ind w:firstLine="0"/>
              <w:rPr>
                <w:szCs w:val="24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</w:tcPr>
          <w:p w14:paraId="16640541" w14:textId="77777777" w:rsidR="00317AE2" w:rsidRPr="009065D1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Код шага сценария</w:t>
            </w:r>
          </w:p>
        </w:tc>
        <w:tc>
          <w:tcPr>
            <w:tcW w:w="1837" w:type="dxa"/>
          </w:tcPr>
          <w:p w14:paraId="3DB03DEF" w14:textId="1CCF4389" w:rsidR="00D33078" w:rsidRPr="002804E2" w:rsidRDefault="00D33078" w:rsidP="00317AE2">
            <w:pPr>
              <w:spacing w:after="0" w:line="276" w:lineRule="auto"/>
              <w:ind w:firstLine="0"/>
              <w:rPr>
                <w:szCs w:val="24"/>
              </w:rPr>
            </w:pPr>
            <w:r w:rsidRPr="00D33078">
              <w:rPr>
                <w:szCs w:val="24"/>
                <w:lang w:val="en-US"/>
              </w:rPr>
              <w:t>R2R-012</w:t>
            </w:r>
            <w:r w:rsidR="002804E2">
              <w:rPr>
                <w:szCs w:val="24"/>
              </w:rPr>
              <w:t>60</w:t>
            </w:r>
          </w:p>
          <w:p w14:paraId="162A4384" w14:textId="565E95C4" w:rsidR="00D33078" w:rsidRPr="00F22394" w:rsidRDefault="00D33078" w:rsidP="00317AE2">
            <w:pPr>
              <w:spacing w:after="0" w:line="276" w:lineRule="auto"/>
              <w:ind w:firstLine="0"/>
              <w:rPr>
                <w:szCs w:val="24"/>
                <w:lang w:val="en-US"/>
              </w:rPr>
            </w:pPr>
          </w:p>
        </w:tc>
      </w:tr>
      <w:tr w:rsidR="00317AE2" w:rsidRPr="00F22394" w14:paraId="027687D6" w14:textId="77777777" w:rsidTr="002235A1">
        <w:tc>
          <w:tcPr>
            <w:tcW w:w="2972" w:type="dxa"/>
            <w:shd w:val="clear" w:color="auto" w:fill="F2F2F2" w:themeFill="background1" w:themeFillShade="F2"/>
          </w:tcPr>
          <w:p w14:paraId="0D3CFF86" w14:textId="40A7707D" w:rsidR="00317AE2" w:rsidRPr="009065D1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8516E">
              <w:rPr>
                <w:b/>
                <w:bCs/>
                <w:szCs w:val="24"/>
              </w:rPr>
              <w:t xml:space="preserve">Тип </w:t>
            </w:r>
            <w:r>
              <w:rPr>
                <w:b/>
                <w:bCs/>
                <w:szCs w:val="24"/>
              </w:rPr>
              <w:t>разработки</w:t>
            </w:r>
          </w:p>
        </w:tc>
        <w:tc>
          <w:tcPr>
            <w:tcW w:w="6373" w:type="dxa"/>
            <w:gridSpan w:val="3"/>
          </w:tcPr>
          <w:p w14:paraId="78236F6C" w14:textId="7356548E" w:rsidR="00317AE2" w:rsidRPr="0038516E" w:rsidRDefault="00D33078" w:rsidP="00317AE2">
            <w:pPr>
              <w:spacing w:after="0" w:line="276" w:lineRule="auto"/>
              <w:ind w:firstLine="0"/>
              <w:rPr>
                <w:szCs w:val="24"/>
                <w:lang w:val="en-US"/>
              </w:rPr>
            </w:pPr>
            <w:r w:rsidRPr="00AE0F66">
              <w:rPr>
                <w:rFonts w:cs="Times New Roman"/>
                <w:szCs w:val="24"/>
              </w:rPr>
              <w:t>Разработка функционала</w:t>
            </w:r>
          </w:p>
        </w:tc>
      </w:tr>
      <w:tr w:rsidR="00035F19" w:rsidRPr="00F22394" w14:paraId="488C0288" w14:textId="77777777" w:rsidTr="002235A1">
        <w:tc>
          <w:tcPr>
            <w:tcW w:w="2972" w:type="dxa"/>
            <w:shd w:val="clear" w:color="auto" w:fill="F2F2F2" w:themeFill="background1" w:themeFillShade="F2"/>
          </w:tcPr>
          <w:p w14:paraId="36200CAB" w14:textId="6E56D6DB" w:rsidR="00035F19" w:rsidRPr="0038516E" w:rsidRDefault="00035F19" w:rsidP="00035F19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9065D1">
              <w:rPr>
                <w:b/>
                <w:bCs/>
                <w:szCs w:val="24"/>
              </w:rPr>
              <w:t xml:space="preserve">Наименование </w:t>
            </w:r>
            <w:r>
              <w:rPr>
                <w:b/>
                <w:bCs/>
                <w:szCs w:val="24"/>
              </w:rPr>
              <w:t>разработки</w:t>
            </w:r>
          </w:p>
        </w:tc>
        <w:tc>
          <w:tcPr>
            <w:tcW w:w="6373" w:type="dxa"/>
            <w:gridSpan w:val="3"/>
          </w:tcPr>
          <w:p w14:paraId="0692CB40" w14:textId="4DAFB411" w:rsidR="00035F19" w:rsidRPr="000F776A" w:rsidRDefault="002804E2" w:rsidP="000F776A">
            <w:pPr>
              <w:ind w:firstLine="0"/>
            </w:pPr>
            <w:r w:rsidRPr="002804E2">
              <w:t>Формирование проводок по банковской выписке</w:t>
            </w:r>
          </w:p>
        </w:tc>
      </w:tr>
      <w:tr w:rsidR="00035F19" w:rsidRPr="00F22394" w14:paraId="62595F4C" w14:textId="77777777" w:rsidTr="002235A1">
        <w:tc>
          <w:tcPr>
            <w:tcW w:w="2972" w:type="dxa"/>
            <w:shd w:val="clear" w:color="auto" w:fill="F2F2F2" w:themeFill="background1" w:themeFillShade="F2"/>
          </w:tcPr>
          <w:p w14:paraId="129E107D" w14:textId="61E0F3D8" w:rsidR="00035F19" w:rsidRPr="0038516E" w:rsidRDefault="00035F19" w:rsidP="00035F19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Автор</w:t>
            </w:r>
            <w:r w:rsidR="003017D1">
              <w:rPr>
                <w:b/>
                <w:bCs/>
                <w:szCs w:val="24"/>
              </w:rPr>
              <w:t>ы</w:t>
            </w:r>
          </w:p>
        </w:tc>
        <w:tc>
          <w:tcPr>
            <w:tcW w:w="6373" w:type="dxa"/>
            <w:gridSpan w:val="3"/>
          </w:tcPr>
          <w:p w14:paraId="54EB4F98" w14:textId="01A4B0C6" w:rsidR="00035F19" w:rsidRPr="00507D9A" w:rsidRDefault="003017D1" w:rsidP="00035F19">
            <w:pPr>
              <w:spacing w:after="0" w:line="276" w:lineRule="auto"/>
              <w:ind w:firstLine="0"/>
              <w:rPr>
                <w:szCs w:val="24"/>
              </w:rPr>
            </w:pPr>
            <w:r w:rsidRPr="00507D9A">
              <w:rPr>
                <w:szCs w:val="24"/>
              </w:rPr>
              <w:t xml:space="preserve">Комиссаренко Д.В, </w:t>
            </w:r>
            <w:r w:rsidRPr="003017D1">
              <w:rPr>
                <w:szCs w:val="24"/>
              </w:rPr>
              <w:t>Рудик Е.Д., Федоров И.А.</w:t>
            </w:r>
            <w:r>
              <w:rPr>
                <w:szCs w:val="24"/>
              </w:rPr>
              <w:t xml:space="preserve">, </w:t>
            </w:r>
            <w:proofErr w:type="spellStart"/>
            <w:r w:rsidR="00D33078" w:rsidRPr="00507D9A">
              <w:rPr>
                <w:szCs w:val="24"/>
              </w:rPr>
              <w:t>Гопаненко</w:t>
            </w:r>
            <w:proofErr w:type="spellEnd"/>
            <w:r w:rsidR="00D33078" w:rsidRPr="00507D9A">
              <w:rPr>
                <w:szCs w:val="24"/>
              </w:rPr>
              <w:t xml:space="preserve"> М.С.</w:t>
            </w:r>
          </w:p>
        </w:tc>
      </w:tr>
      <w:tr w:rsidR="00AD5271" w:rsidRPr="00F22394" w14:paraId="756B8AC6" w14:textId="77777777" w:rsidTr="002235A1">
        <w:tc>
          <w:tcPr>
            <w:tcW w:w="2972" w:type="dxa"/>
            <w:shd w:val="clear" w:color="auto" w:fill="F2F2F2" w:themeFill="background1" w:themeFillShade="F2"/>
          </w:tcPr>
          <w:p w14:paraId="37F32530" w14:textId="2A036945" w:rsidR="00AD5271" w:rsidRDefault="00AD5271" w:rsidP="00035F19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Номер ТС</w:t>
            </w:r>
          </w:p>
        </w:tc>
        <w:tc>
          <w:tcPr>
            <w:tcW w:w="6373" w:type="dxa"/>
            <w:gridSpan w:val="3"/>
          </w:tcPr>
          <w:p w14:paraId="05E676E3" w14:textId="261E5ADF" w:rsidR="00AD5271" w:rsidRDefault="00AD5271" w:rsidP="00035F19">
            <w:pPr>
              <w:spacing w:after="0" w:line="276" w:lineRule="auto"/>
              <w:ind w:firstLine="0"/>
              <w:rPr>
                <w:szCs w:val="24"/>
                <w:highlight w:val="yellow"/>
              </w:rPr>
            </w:pPr>
          </w:p>
        </w:tc>
      </w:tr>
    </w:tbl>
    <w:p w14:paraId="1E19CD42" w14:textId="70EBD75A" w:rsidR="00035F19" w:rsidRDefault="000F776A" w:rsidP="00035F19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4" w:name="_Toc215149610"/>
      <w:r>
        <w:rPr>
          <w:sz w:val="28"/>
          <w:szCs w:val="28"/>
        </w:rPr>
        <w:t>Основание для разработки</w:t>
      </w:r>
      <w:bookmarkEnd w:id="4"/>
    </w:p>
    <w:p w14:paraId="63F17008" w14:textId="17427D5A" w:rsidR="00231E84" w:rsidRPr="000F776A" w:rsidRDefault="000F776A" w:rsidP="000F776A">
      <w:pPr>
        <w:spacing w:after="0" w:line="276" w:lineRule="auto"/>
        <w:jc w:val="both"/>
      </w:pPr>
      <w:r w:rsidRPr="00507D9A">
        <w:t>Основание</w:t>
      </w:r>
      <w:r w:rsidR="00270E71" w:rsidRPr="00507D9A">
        <w:t>м</w:t>
      </w:r>
      <w:r w:rsidRPr="00507D9A">
        <w:t xml:space="preserve"> для разработки являются расхождения, зафиксированные в ходе мероприятий по изучению функциональных разрывов в рамках пилотного проекта и сформированных на их основании разработках</w:t>
      </w:r>
      <w:r w:rsidR="00085330" w:rsidRPr="003017D1">
        <w:t>.</w:t>
      </w:r>
    </w:p>
    <w:p w14:paraId="2FF73CA9" w14:textId="4F5F9771" w:rsidR="00231E84" w:rsidRPr="00D0148F" w:rsidRDefault="00231E84" w:rsidP="00231E84">
      <w:pPr>
        <w:pStyle w:val="a3"/>
        <w:keepNext/>
        <w:spacing w:after="0"/>
        <w:jc w:val="right"/>
        <w:rPr>
          <w:i/>
          <w:iCs w:val="0"/>
        </w:rPr>
      </w:pPr>
      <w:r w:rsidRPr="00D0148F">
        <w:rPr>
          <w:i/>
          <w:iCs w:val="0"/>
        </w:rPr>
        <w:t xml:space="preserve">Таблица </w:t>
      </w:r>
      <w:r w:rsidRPr="00D0148F">
        <w:rPr>
          <w:i/>
          <w:iCs w:val="0"/>
        </w:rPr>
        <w:fldChar w:fldCharType="begin"/>
      </w:r>
      <w:r w:rsidRPr="00D0148F">
        <w:rPr>
          <w:i/>
          <w:iCs w:val="0"/>
        </w:rPr>
        <w:instrText xml:space="preserve"> SEQ Таблица \* ARABIC </w:instrText>
      </w:r>
      <w:r w:rsidRPr="00D0148F">
        <w:rPr>
          <w:i/>
          <w:iCs w:val="0"/>
        </w:rPr>
        <w:fldChar w:fldCharType="separate"/>
      </w:r>
      <w:r w:rsidR="008B4B4D">
        <w:rPr>
          <w:i/>
          <w:iCs w:val="0"/>
          <w:noProof/>
        </w:rPr>
        <w:t>1</w:t>
      </w:r>
      <w:r w:rsidRPr="00D0148F">
        <w:rPr>
          <w:i/>
          <w:iCs w:val="0"/>
        </w:rPr>
        <w:fldChar w:fldCharType="end"/>
      </w:r>
      <w:r>
        <w:rPr>
          <w:i/>
          <w:iCs w:val="0"/>
        </w:rPr>
        <w:t xml:space="preserve">. </w:t>
      </w:r>
      <w:r w:rsidR="00907F2D">
        <w:rPr>
          <w:i/>
          <w:iCs w:val="0"/>
        </w:rPr>
        <w:t>Перечень связанных расхождений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1625"/>
        <w:gridCol w:w="2167"/>
        <w:gridCol w:w="4662"/>
      </w:tblGrid>
      <w:tr w:rsidR="000F776A" w:rsidRPr="003017D1" w14:paraId="5F8F13B1" w14:textId="77777777" w:rsidTr="002235A1">
        <w:tc>
          <w:tcPr>
            <w:tcW w:w="562" w:type="dxa"/>
            <w:shd w:val="clear" w:color="auto" w:fill="E7E6E6" w:themeFill="background2"/>
            <w:vAlign w:val="center"/>
          </w:tcPr>
          <w:p w14:paraId="67D134C9" w14:textId="77777777" w:rsidR="000F776A" w:rsidRPr="003017D1" w:rsidRDefault="000F776A" w:rsidP="002235A1">
            <w:pPr>
              <w:spacing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3017D1">
              <w:rPr>
                <w:b/>
                <w:bCs/>
                <w:szCs w:val="24"/>
              </w:rPr>
              <w:t>№ п/п</w:t>
            </w:r>
          </w:p>
        </w:tc>
        <w:tc>
          <w:tcPr>
            <w:tcW w:w="1625" w:type="dxa"/>
            <w:shd w:val="clear" w:color="auto" w:fill="E7E6E6" w:themeFill="background2"/>
            <w:vAlign w:val="center"/>
          </w:tcPr>
          <w:p w14:paraId="5FE2FD4D" w14:textId="77777777" w:rsidR="000F776A" w:rsidRPr="003017D1" w:rsidRDefault="000F776A" w:rsidP="002235A1">
            <w:pPr>
              <w:spacing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3017D1">
              <w:rPr>
                <w:b/>
                <w:bCs/>
                <w:szCs w:val="24"/>
              </w:rPr>
              <w:t>Номер расхождения</w:t>
            </w:r>
          </w:p>
        </w:tc>
        <w:tc>
          <w:tcPr>
            <w:tcW w:w="2203" w:type="dxa"/>
            <w:shd w:val="clear" w:color="auto" w:fill="E7E6E6" w:themeFill="background2"/>
            <w:vAlign w:val="center"/>
          </w:tcPr>
          <w:p w14:paraId="221C5D99" w14:textId="77777777" w:rsidR="000F776A" w:rsidRPr="003017D1" w:rsidRDefault="000F776A" w:rsidP="002235A1">
            <w:pPr>
              <w:spacing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3017D1">
              <w:rPr>
                <w:b/>
                <w:bCs/>
                <w:szCs w:val="24"/>
              </w:rPr>
              <w:t>Наименование расхождения</w:t>
            </w:r>
          </w:p>
        </w:tc>
        <w:tc>
          <w:tcPr>
            <w:tcW w:w="4955" w:type="dxa"/>
            <w:shd w:val="clear" w:color="auto" w:fill="E7E6E6" w:themeFill="background2"/>
            <w:vAlign w:val="center"/>
          </w:tcPr>
          <w:p w14:paraId="353F7C44" w14:textId="77777777" w:rsidR="000F776A" w:rsidRPr="003017D1" w:rsidRDefault="000F776A" w:rsidP="002235A1">
            <w:pPr>
              <w:spacing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3017D1">
              <w:rPr>
                <w:b/>
                <w:bCs/>
                <w:szCs w:val="24"/>
              </w:rPr>
              <w:t>Описание расхождения</w:t>
            </w:r>
          </w:p>
        </w:tc>
      </w:tr>
      <w:tr w:rsidR="000F776A" w:rsidRPr="003017D1" w14:paraId="783FA5F3" w14:textId="77777777" w:rsidTr="002235A1">
        <w:tc>
          <w:tcPr>
            <w:tcW w:w="562" w:type="dxa"/>
          </w:tcPr>
          <w:p w14:paraId="0EF36916" w14:textId="77777777" w:rsidR="000F776A" w:rsidRPr="00507D9A" w:rsidRDefault="000F776A" w:rsidP="000F776A">
            <w:pPr>
              <w:pStyle w:val="a9"/>
              <w:numPr>
                <w:ilvl w:val="0"/>
                <w:numId w:val="6"/>
              </w:numPr>
              <w:spacing w:after="0" w:line="276" w:lineRule="auto"/>
              <w:jc w:val="both"/>
              <w:rPr>
                <w:szCs w:val="24"/>
              </w:rPr>
            </w:pPr>
          </w:p>
        </w:tc>
        <w:tc>
          <w:tcPr>
            <w:tcW w:w="1625" w:type="dxa"/>
          </w:tcPr>
          <w:p w14:paraId="2B13272B" w14:textId="27DFE509" w:rsidR="000F776A" w:rsidRPr="002804E2" w:rsidRDefault="00D33078" w:rsidP="002235A1">
            <w:pPr>
              <w:spacing w:after="0" w:line="276" w:lineRule="auto"/>
              <w:ind w:firstLine="0"/>
              <w:jc w:val="both"/>
              <w:rPr>
                <w:szCs w:val="24"/>
              </w:rPr>
            </w:pPr>
            <w:r w:rsidRPr="003017D1">
              <w:rPr>
                <w:szCs w:val="24"/>
                <w:lang w:val="en-US"/>
              </w:rPr>
              <w:t>GAP-R2R</w:t>
            </w:r>
            <w:r w:rsidR="002804E2">
              <w:rPr>
                <w:szCs w:val="24"/>
              </w:rPr>
              <w:t>-076</w:t>
            </w:r>
          </w:p>
        </w:tc>
        <w:tc>
          <w:tcPr>
            <w:tcW w:w="2203" w:type="dxa"/>
          </w:tcPr>
          <w:p w14:paraId="18D25C9D" w14:textId="26CB207E" w:rsidR="000F776A" w:rsidRPr="00507D9A" w:rsidRDefault="002804E2" w:rsidP="002235A1">
            <w:pPr>
              <w:spacing w:after="0" w:line="276" w:lineRule="auto"/>
              <w:ind w:firstLine="0"/>
              <w:jc w:val="both"/>
              <w:rPr>
                <w:szCs w:val="24"/>
              </w:rPr>
            </w:pPr>
            <w:r w:rsidRPr="002804E2">
              <w:t>Формирование проводок по банковской выписке</w:t>
            </w:r>
          </w:p>
        </w:tc>
        <w:tc>
          <w:tcPr>
            <w:tcW w:w="4955" w:type="dxa"/>
          </w:tcPr>
          <w:p w14:paraId="47ADF93E" w14:textId="5A25D58B" w:rsidR="000F776A" w:rsidRPr="00507D9A" w:rsidRDefault="002804E2" w:rsidP="00D33078">
            <w:pPr>
              <w:spacing w:line="276" w:lineRule="auto"/>
              <w:ind w:firstLine="0"/>
              <w:jc w:val="both"/>
            </w:pPr>
            <w:r w:rsidRPr="002804E2">
              <w:t>Реализовать доработки в части формирования проводок по банковской выписке, настройки разбора назначения платежа с использованием масок и регулярных выражений, а также реализацию механизма двухэтапного проведения платежных поручений.</w:t>
            </w:r>
          </w:p>
        </w:tc>
      </w:tr>
    </w:tbl>
    <w:p w14:paraId="4F2147FA" w14:textId="77777777" w:rsidR="00231E84" w:rsidRDefault="00231E84" w:rsidP="009742EC">
      <w:pPr>
        <w:pStyle w:val="a3"/>
        <w:keepNext/>
        <w:spacing w:after="0"/>
        <w:jc w:val="right"/>
        <w:rPr>
          <w:i/>
          <w:iCs w:val="0"/>
        </w:rPr>
      </w:pPr>
    </w:p>
    <w:p w14:paraId="7B09B070" w14:textId="59D16BF1" w:rsidR="009742EC" w:rsidRPr="00114772" w:rsidRDefault="009742EC" w:rsidP="009742EC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5" w:name="_Toc215149611"/>
      <w:r w:rsidRPr="00114772">
        <w:rPr>
          <w:sz w:val="28"/>
          <w:szCs w:val="28"/>
        </w:rPr>
        <w:t>Назначение разработки</w:t>
      </w:r>
      <w:bookmarkEnd w:id="5"/>
    </w:p>
    <w:p w14:paraId="357C95BD" w14:textId="453F1DB3" w:rsidR="002804E2" w:rsidRPr="00085330" w:rsidRDefault="001832A8" w:rsidP="002804E2">
      <w:pPr>
        <w:ind w:firstLine="360"/>
        <w:jc w:val="both"/>
        <w:rPr>
          <w:highlight w:val="yellow"/>
        </w:rPr>
      </w:pPr>
      <w:r w:rsidRPr="003017D1">
        <w:rPr>
          <w:rFonts w:cs="Times New Roman"/>
          <w:szCs w:val="24"/>
        </w:rPr>
        <w:t xml:space="preserve">Разработка необходима для реализации </w:t>
      </w:r>
      <w:bookmarkStart w:id="6" w:name="_Toc212208764"/>
      <w:bookmarkStart w:id="7" w:name="_Toc212208984"/>
      <w:bookmarkStart w:id="8" w:name="_Toc212208765"/>
      <w:bookmarkStart w:id="9" w:name="_Toc212208985"/>
      <w:bookmarkEnd w:id="6"/>
      <w:bookmarkEnd w:id="7"/>
      <w:bookmarkEnd w:id="8"/>
      <w:bookmarkEnd w:id="9"/>
      <w:r w:rsidR="002804E2">
        <w:t xml:space="preserve">доработок в части </w:t>
      </w:r>
      <w:r w:rsidR="002804E2" w:rsidRPr="002804E2">
        <w:t>формирования проводок по банковской выписке</w:t>
      </w:r>
      <w:r w:rsidR="002804E2">
        <w:t xml:space="preserve">, </w:t>
      </w:r>
      <w:r w:rsidR="002804E2" w:rsidRPr="002804E2">
        <w:t>настройк</w:t>
      </w:r>
      <w:r w:rsidR="002804E2">
        <w:t>и</w:t>
      </w:r>
      <w:r w:rsidR="002804E2" w:rsidRPr="002804E2">
        <w:t xml:space="preserve"> разбора назначения платежа с использованием масок и регулярных выражений, а также реализацию механизма двухэтапного проведения </w:t>
      </w:r>
      <w:r w:rsidR="002804E2">
        <w:t>платежных поручений</w:t>
      </w:r>
      <w:r w:rsidR="002804E2" w:rsidRPr="002804E2">
        <w:t>.</w:t>
      </w:r>
    </w:p>
    <w:p w14:paraId="7C9ABA78" w14:textId="1756D522" w:rsidR="004F2B10" w:rsidRPr="00A8425C" w:rsidRDefault="004F2B10" w:rsidP="004F2B10">
      <w:pPr>
        <w:pStyle w:val="1"/>
        <w:numPr>
          <w:ilvl w:val="0"/>
          <w:numId w:val="1"/>
        </w:numPr>
        <w:jc w:val="both"/>
        <w:rPr>
          <w:sz w:val="28"/>
          <w:szCs w:val="28"/>
        </w:rPr>
      </w:pPr>
      <w:bookmarkStart w:id="10" w:name="_Toc201592001"/>
      <w:bookmarkStart w:id="11" w:name="_Toc215149612"/>
      <w:r w:rsidRPr="00592CE4">
        <w:rPr>
          <w:sz w:val="28"/>
          <w:szCs w:val="28"/>
        </w:rPr>
        <w:t>Текущая реализация</w:t>
      </w:r>
      <w:r>
        <w:rPr>
          <w:sz w:val="28"/>
          <w:szCs w:val="28"/>
        </w:rPr>
        <w:t xml:space="preserve"> в системе </w:t>
      </w:r>
      <w:r>
        <w:rPr>
          <w:sz w:val="28"/>
          <w:szCs w:val="28"/>
          <w:lang w:val="en-US"/>
        </w:rPr>
        <w:t>Global</w:t>
      </w:r>
      <w:r w:rsidRPr="00592CE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ERP</w:t>
      </w:r>
      <w:bookmarkEnd w:id="10"/>
      <w:bookmarkEnd w:id="11"/>
    </w:p>
    <w:p w14:paraId="53370199" w14:textId="5D0CD897" w:rsidR="007D2BD0" w:rsidRPr="00A55769" w:rsidRDefault="004F2B10" w:rsidP="007D2BD0">
      <w:pPr>
        <w:jc w:val="both"/>
      </w:pPr>
      <w:r>
        <w:t xml:space="preserve">В текущей реализации в системе </w:t>
      </w:r>
      <w:r>
        <w:rPr>
          <w:lang w:val="en-US"/>
        </w:rPr>
        <w:t>Global</w:t>
      </w:r>
      <w:r w:rsidRPr="004F2B10">
        <w:t xml:space="preserve"> </w:t>
      </w:r>
      <w:r>
        <w:rPr>
          <w:lang w:val="en-US"/>
        </w:rPr>
        <w:t>ERP</w:t>
      </w:r>
      <w:r w:rsidRPr="004F2B10">
        <w:t xml:space="preserve"> </w:t>
      </w:r>
      <w:r w:rsidR="007D2BD0">
        <w:t xml:space="preserve">существует справочник </w:t>
      </w:r>
      <w:proofErr w:type="spellStart"/>
      <w:r>
        <w:t>Pm_PaymentKind</w:t>
      </w:r>
      <w:proofErr w:type="spellEnd"/>
      <w:r>
        <w:t xml:space="preserve"> «Вид платежа»</w:t>
      </w:r>
      <w:r w:rsidR="007D2BD0">
        <w:t>, для записей справочника подключена настройка счетов учета. В настоящий момент отсутствует атрибут, который бы связывал вид платежа с документом (позицией) банковской выписки.</w:t>
      </w:r>
    </w:p>
    <w:p w14:paraId="567FAA52" w14:textId="2398671A" w:rsidR="006325DD" w:rsidRPr="004F2B10" w:rsidRDefault="006325DD" w:rsidP="004F2B10">
      <w:pPr>
        <w:pStyle w:val="1"/>
        <w:numPr>
          <w:ilvl w:val="0"/>
          <w:numId w:val="1"/>
        </w:numPr>
        <w:ind w:left="0" w:firstLine="709"/>
        <w:rPr>
          <w:sz w:val="28"/>
          <w:szCs w:val="28"/>
        </w:rPr>
      </w:pPr>
      <w:bookmarkStart w:id="12" w:name="_Toc215149613"/>
      <w:r w:rsidRPr="004F2B10">
        <w:rPr>
          <w:sz w:val="28"/>
          <w:szCs w:val="28"/>
        </w:rPr>
        <w:t>Необходимые доработки</w:t>
      </w:r>
      <w:bookmarkEnd w:id="12"/>
    </w:p>
    <w:p w14:paraId="44DC5FA4" w14:textId="2E28009B" w:rsidR="009742EC" w:rsidRPr="00D0148F" w:rsidRDefault="009742EC" w:rsidP="0016102E">
      <w:pPr>
        <w:pStyle w:val="a3"/>
        <w:keepNext/>
        <w:spacing w:after="0"/>
        <w:jc w:val="right"/>
        <w:rPr>
          <w:i/>
          <w:iCs w:val="0"/>
        </w:rPr>
      </w:pPr>
      <w:r w:rsidRPr="00D0148F">
        <w:rPr>
          <w:i/>
          <w:iCs w:val="0"/>
        </w:rPr>
        <w:t xml:space="preserve">Таблица </w:t>
      </w:r>
      <w:r w:rsidRPr="00D0148F">
        <w:rPr>
          <w:i/>
          <w:iCs w:val="0"/>
        </w:rPr>
        <w:fldChar w:fldCharType="begin"/>
      </w:r>
      <w:r w:rsidRPr="00D0148F">
        <w:rPr>
          <w:i/>
          <w:iCs w:val="0"/>
        </w:rPr>
        <w:instrText xml:space="preserve"> SEQ Таблица \* ARABIC </w:instrText>
      </w:r>
      <w:r w:rsidRPr="00D0148F">
        <w:rPr>
          <w:i/>
          <w:iCs w:val="0"/>
        </w:rPr>
        <w:fldChar w:fldCharType="separate"/>
      </w:r>
      <w:r w:rsidR="008B4B4D">
        <w:rPr>
          <w:i/>
          <w:iCs w:val="0"/>
          <w:noProof/>
        </w:rPr>
        <w:t>2</w:t>
      </w:r>
      <w:r w:rsidRPr="00D0148F">
        <w:rPr>
          <w:i/>
          <w:iCs w:val="0"/>
        </w:rPr>
        <w:fldChar w:fldCharType="end"/>
      </w:r>
      <w:r>
        <w:rPr>
          <w:i/>
          <w:iCs w:val="0"/>
        </w:rPr>
        <w:t>. Общий перечень работ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7"/>
        <w:gridCol w:w="8049"/>
      </w:tblGrid>
      <w:tr w:rsidR="009742EC" w:rsidRPr="00C972EE" w14:paraId="3A0B2AB1" w14:textId="77777777" w:rsidTr="0041730B">
        <w:trPr>
          <w:tblHeader/>
        </w:trPr>
        <w:tc>
          <w:tcPr>
            <w:tcW w:w="967" w:type="dxa"/>
            <w:shd w:val="clear" w:color="auto" w:fill="E7E6E6" w:themeFill="background2"/>
            <w:vAlign w:val="center"/>
          </w:tcPr>
          <w:p w14:paraId="554DE387" w14:textId="77777777" w:rsidR="009742EC" w:rsidRPr="00C972EE" w:rsidRDefault="009742EC" w:rsidP="0016102E">
            <w:pPr>
              <w:spacing w:after="0" w:line="276" w:lineRule="auto"/>
              <w:ind w:firstLine="0"/>
              <w:jc w:val="center"/>
              <w:rPr>
                <w:b/>
                <w:bCs/>
              </w:rPr>
            </w:pPr>
            <w:r w:rsidRPr="00C972EE">
              <w:rPr>
                <w:b/>
                <w:bCs/>
              </w:rPr>
              <w:t>№ п/п</w:t>
            </w:r>
          </w:p>
        </w:tc>
        <w:tc>
          <w:tcPr>
            <w:tcW w:w="8049" w:type="dxa"/>
            <w:shd w:val="clear" w:color="auto" w:fill="E7E6E6" w:themeFill="background2"/>
            <w:vAlign w:val="center"/>
          </w:tcPr>
          <w:p w14:paraId="281EA0CA" w14:textId="77777777" w:rsidR="009742EC" w:rsidRPr="00C972EE" w:rsidRDefault="009742EC" w:rsidP="0016102E">
            <w:pPr>
              <w:spacing w:after="0" w:line="276" w:lineRule="auto"/>
              <w:ind w:firstLine="0"/>
              <w:jc w:val="center"/>
              <w:rPr>
                <w:b/>
                <w:bCs/>
              </w:rPr>
            </w:pPr>
            <w:r w:rsidRPr="00C972EE">
              <w:rPr>
                <w:b/>
                <w:bCs/>
              </w:rPr>
              <w:t>Наименование</w:t>
            </w:r>
          </w:p>
        </w:tc>
      </w:tr>
      <w:tr w:rsidR="009742EC" w:rsidRPr="00C972EE" w14:paraId="02172829" w14:textId="77777777" w:rsidTr="0041730B">
        <w:tc>
          <w:tcPr>
            <w:tcW w:w="967" w:type="dxa"/>
          </w:tcPr>
          <w:p w14:paraId="5971A2D0" w14:textId="77777777" w:rsidR="009742EC" w:rsidRPr="00507D9A" w:rsidRDefault="009742EC" w:rsidP="0016102E">
            <w:pPr>
              <w:pStyle w:val="a9"/>
              <w:numPr>
                <w:ilvl w:val="0"/>
                <w:numId w:val="3"/>
              </w:numPr>
              <w:spacing w:after="0" w:line="276" w:lineRule="auto"/>
              <w:ind w:left="0" w:firstLine="0"/>
            </w:pPr>
          </w:p>
        </w:tc>
        <w:tc>
          <w:tcPr>
            <w:tcW w:w="8049" w:type="dxa"/>
          </w:tcPr>
          <w:p w14:paraId="777FEF95" w14:textId="6F9EAA0A" w:rsidR="009742EC" w:rsidRPr="00507D9A" w:rsidRDefault="0041730B" w:rsidP="00507D9A">
            <w:pPr>
              <w:spacing w:after="0" w:line="276" w:lineRule="auto"/>
              <w:ind w:firstLine="0"/>
              <w:jc w:val="both"/>
            </w:pPr>
            <w:r>
              <w:t>Переименование справочника «Вид платежа»</w:t>
            </w:r>
          </w:p>
        </w:tc>
      </w:tr>
      <w:tr w:rsidR="0041730B" w:rsidRPr="00C972EE" w14:paraId="2604B8F4" w14:textId="77777777" w:rsidTr="0041730B">
        <w:tc>
          <w:tcPr>
            <w:tcW w:w="967" w:type="dxa"/>
          </w:tcPr>
          <w:p w14:paraId="12283F10" w14:textId="77777777" w:rsidR="0041730B" w:rsidRPr="00507D9A" w:rsidRDefault="0041730B" w:rsidP="0016102E">
            <w:pPr>
              <w:pStyle w:val="a9"/>
              <w:numPr>
                <w:ilvl w:val="0"/>
                <w:numId w:val="3"/>
              </w:numPr>
              <w:spacing w:after="0" w:line="276" w:lineRule="auto"/>
              <w:ind w:left="0" w:firstLine="0"/>
            </w:pPr>
          </w:p>
        </w:tc>
        <w:tc>
          <w:tcPr>
            <w:tcW w:w="8049" w:type="dxa"/>
          </w:tcPr>
          <w:p w14:paraId="2D07F9BE" w14:textId="573E7291" w:rsidR="0041730B" w:rsidRDefault="0041730B" w:rsidP="00507D9A">
            <w:pPr>
              <w:spacing w:after="0" w:line="276" w:lineRule="auto"/>
              <w:ind w:firstLine="0"/>
              <w:jc w:val="both"/>
            </w:pPr>
            <w:bookmarkStart w:id="13" w:name="_Hlk215040245"/>
            <w:r>
              <w:t>Модернизация документа «Платежное поручение»</w:t>
            </w:r>
            <w:bookmarkEnd w:id="13"/>
          </w:p>
        </w:tc>
      </w:tr>
      <w:tr w:rsidR="009742EC" w14:paraId="2A68E54F" w14:textId="77777777" w:rsidTr="0041730B">
        <w:tc>
          <w:tcPr>
            <w:tcW w:w="967" w:type="dxa"/>
          </w:tcPr>
          <w:p w14:paraId="0622F7DC" w14:textId="77777777" w:rsidR="009742EC" w:rsidRPr="00507D9A" w:rsidRDefault="009742EC" w:rsidP="0016102E">
            <w:pPr>
              <w:pStyle w:val="a9"/>
              <w:numPr>
                <w:ilvl w:val="0"/>
                <w:numId w:val="3"/>
              </w:numPr>
              <w:spacing w:after="0" w:line="276" w:lineRule="auto"/>
              <w:ind w:left="0" w:firstLine="0"/>
            </w:pPr>
          </w:p>
        </w:tc>
        <w:tc>
          <w:tcPr>
            <w:tcW w:w="8049" w:type="dxa"/>
          </w:tcPr>
          <w:p w14:paraId="068B55D8" w14:textId="7F62B5D8" w:rsidR="009742EC" w:rsidRPr="00507D9A" w:rsidRDefault="0041730B" w:rsidP="0016102E">
            <w:pPr>
              <w:spacing w:after="0" w:line="276" w:lineRule="auto"/>
              <w:ind w:firstLine="0"/>
              <w:jc w:val="both"/>
            </w:pPr>
            <w:r>
              <w:t>Доработка функционала проведения документов, созданных от банковской выписки</w:t>
            </w:r>
          </w:p>
        </w:tc>
      </w:tr>
      <w:tr w:rsidR="0041730B" w14:paraId="7ABF3E74" w14:textId="77777777" w:rsidTr="0041730B">
        <w:tc>
          <w:tcPr>
            <w:tcW w:w="967" w:type="dxa"/>
          </w:tcPr>
          <w:p w14:paraId="35E2249D" w14:textId="77777777" w:rsidR="0041730B" w:rsidRPr="00507D9A" w:rsidRDefault="0041730B" w:rsidP="0016102E">
            <w:pPr>
              <w:pStyle w:val="a9"/>
              <w:numPr>
                <w:ilvl w:val="0"/>
                <w:numId w:val="3"/>
              </w:numPr>
              <w:spacing w:after="0" w:line="276" w:lineRule="auto"/>
              <w:ind w:left="0" w:firstLine="0"/>
            </w:pPr>
          </w:p>
        </w:tc>
        <w:tc>
          <w:tcPr>
            <w:tcW w:w="8049" w:type="dxa"/>
          </w:tcPr>
          <w:p w14:paraId="3FA36750" w14:textId="3BD5C3B6" w:rsidR="0041730B" w:rsidRDefault="0041730B" w:rsidP="0016102E">
            <w:pPr>
              <w:spacing w:after="0" w:line="276" w:lineRule="auto"/>
              <w:ind w:firstLine="0"/>
              <w:jc w:val="both"/>
            </w:pPr>
            <w:r w:rsidRPr="0041730B">
              <w:t>Доработка функционала "Настройка разбора назначения платежа"</w:t>
            </w:r>
          </w:p>
        </w:tc>
      </w:tr>
      <w:tr w:rsidR="000C6DCC" w14:paraId="5D361084" w14:textId="77777777" w:rsidTr="0041730B">
        <w:tc>
          <w:tcPr>
            <w:tcW w:w="967" w:type="dxa"/>
          </w:tcPr>
          <w:p w14:paraId="0E7D28AF" w14:textId="77777777" w:rsidR="000C6DCC" w:rsidRPr="00507D9A" w:rsidRDefault="000C6DCC" w:rsidP="0016102E">
            <w:pPr>
              <w:pStyle w:val="a9"/>
              <w:numPr>
                <w:ilvl w:val="0"/>
                <w:numId w:val="3"/>
              </w:numPr>
              <w:spacing w:after="0" w:line="276" w:lineRule="auto"/>
              <w:ind w:left="0" w:firstLine="0"/>
            </w:pPr>
          </w:p>
        </w:tc>
        <w:tc>
          <w:tcPr>
            <w:tcW w:w="8049" w:type="dxa"/>
          </w:tcPr>
          <w:p w14:paraId="728E6E9A" w14:textId="6B400FDD" w:rsidR="000C6DCC" w:rsidRPr="0041730B" w:rsidRDefault="000C6DCC" w:rsidP="0016102E">
            <w:pPr>
              <w:spacing w:after="0" w:line="276" w:lineRule="auto"/>
              <w:ind w:firstLine="0"/>
              <w:jc w:val="both"/>
            </w:pPr>
            <w:r>
              <w:t>Вопросы к дальнейшей проработке</w:t>
            </w:r>
          </w:p>
        </w:tc>
      </w:tr>
    </w:tbl>
    <w:p w14:paraId="3F795EFA" w14:textId="2BCAC235" w:rsidR="009742EC" w:rsidRDefault="009742EC" w:rsidP="0016102E">
      <w:pPr>
        <w:ind w:firstLine="709"/>
      </w:pPr>
    </w:p>
    <w:p w14:paraId="280E838E" w14:textId="0612DD14" w:rsidR="0041730B" w:rsidRDefault="0041730B">
      <w:pPr>
        <w:pStyle w:val="1"/>
      </w:pPr>
      <w:bookmarkStart w:id="14" w:name="_Toc215149614"/>
      <w:r>
        <w:t>5.1.</w:t>
      </w:r>
      <w:r w:rsidRPr="0041730B">
        <w:t xml:space="preserve"> </w:t>
      </w:r>
      <w:r>
        <w:t>Переименование справочника «Вид платежа»</w:t>
      </w:r>
      <w:bookmarkEnd w:id="14"/>
      <w:r>
        <w:t xml:space="preserve"> </w:t>
      </w:r>
    </w:p>
    <w:p w14:paraId="098ACBD3" w14:textId="5A8B2256" w:rsidR="0041730B" w:rsidRDefault="000C6DCC" w:rsidP="00095294">
      <w:pPr>
        <w:ind w:firstLine="709"/>
        <w:jc w:val="both"/>
      </w:pPr>
      <w:commentRangeStart w:id="15"/>
      <w:r>
        <w:t>Необходимо п</w:t>
      </w:r>
      <w:r w:rsidR="0041730B">
        <w:t xml:space="preserve">ереименовать справочник </w:t>
      </w:r>
      <w:proofErr w:type="spellStart"/>
      <w:r w:rsidR="0041730B">
        <w:t>Pm_PaymentKind</w:t>
      </w:r>
      <w:proofErr w:type="spellEnd"/>
      <w:r w:rsidR="0041730B">
        <w:t xml:space="preserve"> с «Вид платежа» на «Правило проводки»</w:t>
      </w:r>
      <w:r>
        <w:t>.</w:t>
      </w:r>
      <w:r w:rsidR="0041730B">
        <w:t xml:space="preserve"> </w:t>
      </w:r>
      <w:commentRangeEnd w:id="15"/>
      <w:r w:rsidR="00184D54">
        <w:rPr>
          <w:rStyle w:val="af2"/>
        </w:rPr>
        <w:commentReference w:id="15"/>
      </w:r>
    </w:p>
    <w:p w14:paraId="37740888" w14:textId="1C75AF70" w:rsidR="0041730B" w:rsidRDefault="0041730B" w:rsidP="00095294">
      <w:pPr>
        <w:pStyle w:val="1"/>
        <w:jc w:val="both"/>
      </w:pPr>
      <w:bookmarkStart w:id="16" w:name="_Toc215149615"/>
      <w:r>
        <w:t>5.2</w:t>
      </w:r>
      <w:commentRangeStart w:id="17"/>
      <w:r>
        <w:t xml:space="preserve">. </w:t>
      </w:r>
      <w:r w:rsidRPr="0041730B">
        <w:t>Модернизация документа «Платежное поручение»</w:t>
      </w:r>
      <w:bookmarkEnd w:id="16"/>
      <w:commentRangeEnd w:id="17"/>
      <w:r w:rsidR="00184D54">
        <w:rPr>
          <w:rStyle w:val="af2"/>
          <w:rFonts w:eastAsiaTheme="minorEastAsia" w:cstheme="minorBidi"/>
          <w:b w:val="0"/>
          <w:color w:val="auto"/>
        </w:rPr>
        <w:commentReference w:id="17"/>
      </w:r>
    </w:p>
    <w:p w14:paraId="45662712" w14:textId="4A77DC11" w:rsidR="00F305A3" w:rsidDel="00924CA0" w:rsidRDefault="00962E05" w:rsidP="00095294">
      <w:pPr>
        <w:ind w:firstLine="709"/>
        <w:jc w:val="both"/>
        <w:rPr>
          <w:del w:id="18" w:author="global" w:date="2025-12-03T11:15:00Z"/>
        </w:rPr>
      </w:pPr>
      <w:r>
        <w:t xml:space="preserve">В </w:t>
      </w:r>
      <w:r w:rsidR="00F305A3">
        <w:t xml:space="preserve">класс </w:t>
      </w:r>
      <w:proofErr w:type="spellStart"/>
      <w:r w:rsidR="00F305A3" w:rsidRPr="00F305A3">
        <w:t>Pm_OrderBankOut</w:t>
      </w:r>
      <w:proofErr w:type="spellEnd"/>
      <w:r w:rsidR="00F305A3">
        <w:t xml:space="preserve"> «</w:t>
      </w:r>
      <w:r w:rsidR="00F305A3" w:rsidRPr="00F305A3">
        <w:t>Платежное поручение</w:t>
      </w:r>
      <w:r w:rsidR="00F305A3">
        <w:t>» необходимо добавить атрибут согласно таблице 1</w:t>
      </w:r>
      <w:r w:rsidR="00C11D3F">
        <w:t>.</w:t>
      </w:r>
    </w:p>
    <w:p w14:paraId="54FA7679" w14:textId="7FE38DD9" w:rsidR="00C11D3F" w:rsidRDefault="00C11D3F" w:rsidP="00924CA0">
      <w:pPr>
        <w:ind w:firstLine="709"/>
        <w:jc w:val="both"/>
        <w:pPrChange w:id="19" w:author="global" w:date="2025-12-03T11:15:00Z">
          <w:pPr>
            <w:ind w:firstLine="709"/>
            <w:jc w:val="both"/>
          </w:pPr>
        </w:pPrChange>
      </w:pPr>
      <w:moveFromRangeStart w:id="20" w:author="global" w:date="2025-12-03T11:15:00Z" w:name="move215652936"/>
      <w:moveFrom w:id="21" w:author="global" w:date="2025-12-03T11:15:00Z">
        <w:r w:rsidDel="00924CA0">
          <w:t>Атрибут выводить в заголовочной части интерфейса платежного поручения (</w:t>
        </w:r>
        <w:r w:rsidRPr="00C014EA" w:rsidDel="00924CA0">
          <w:t>Pm_OrderBankOutAvi.Card</w:t>
        </w:r>
        <w:r w:rsidDel="00924CA0">
          <w:t>).</w:t>
        </w:r>
      </w:moveFrom>
      <w:moveFromRangeEnd w:id="20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585"/>
        <w:gridCol w:w="1836"/>
        <w:gridCol w:w="1423"/>
        <w:gridCol w:w="2172"/>
      </w:tblGrid>
      <w:tr w:rsidR="00F305A3" w:rsidRPr="006E6090" w14:paraId="3C0DE168" w14:textId="77777777" w:rsidTr="00C11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5"/>
        </w:trPr>
        <w:tc>
          <w:tcPr>
            <w:tcW w:w="2323" w:type="dxa"/>
          </w:tcPr>
          <w:p w14:paraId="31B24C16" w14:textId="77777777" w:rsidR="00F305A3" w:rsidRPr="006E6090" w:rsidRDefault="00F305A3" w:rsidP="000F29DC">
            <w:pPr>
              <w:pStyle w:val="afa"/>
              <w:rPr>
                <w:b/>
                <w:bCs/>
              </w:rPr>
            </w:pPr>
            <w:r w:rsidRPr="006E6090">
              <w:rPr>
                <w:b/>
                <w:bCs/>
              </w:rPr>
              <w:t>Системное имя</w:t>
            </w:r>
          </w:p>
        </w:tc>
        <w:tc>
          <w:tcPr>
            <w:tcW w:w="1951" w:type="dxa"/>
          </w:tcPr>
          <w:p w14:paraId="201DBDA3" w14:textId="77777777" w:rsidR="00F305A3" w:rsidRPr="006E6090" w:rsidRDefault="00F305A3" w:rsidP="000F29DC">
            <w:pPr>
              <w:pStyle w:val="afa"/>
              <w:rPr>
                <w:b/>
                <w:bCs/>
              </w:rPr>
            </w:pPr>
            <w:r w:rsidRPr="006E6090">
              <w:rPr>
                <w:b/>
                <w:bCs/>
              </w:rPr>
              <w:t>Наименование</w:t>
            </w:r>
          </w:p>
        </w:tc>
        <w:tc>
          <w:tcPr>
            <w:tcW w:w="1423" w:type="dxa"/>
          </w:tcPr>
          <w:p w14:paraId="3000E14B" w14:textId="77777777" w:rsidR="00F305A3" w:rsidRPr="006E6090" w:rsidRDefault="00F305A3" w:rsidP="000F29DC">
            <w:pPr>
              <w:pStyle w:val="afa"/>
              <w:rPr>
                <w:b/>
                <w:bCs/>
              </w:rPr>
            </w:pPr>
            <w:r w:rsidRPr="006E6090">
              <w:rPr>
                <w:b/>
                <w:bCs/>
              </w:rPr>
              <w:t>Тип данных</w:t>
            </w:r>
          </w:p>
        </w:tc>
        <w:tc>
          <w:tcPr>
            <w:tcW w:w="3319" w:type="dxa"/>
          </w:tcPr>
          <w:p w14:paraId="2CCFD43D" w14:textId="77777777" w:rsidR="00F305A3" w:rsidRPr="006E6090" w:rsidRDefault="00F305A3" w:rsidP="000F29DC">
            <w:pPr>
              <w:pStyle w:val="afa"/>
              <w:rPr>
                <w:b/>
                <w:bCs/>
              </w:rPr>
            </w:pPr>
            <w:r w:rsidRPr="006E6090">
              <w:rPr>
                <w:b/>
                <w:bCs/>
              </w:rPr>
              <w:t>Описание</w:t>
            </w:r>
          </w:p>
        </w:tc>
      </w:tr>
      <w:tr w:rsidR="00F305A3" w:rsidRPr="006E6090" w14:paraId="4570A139" w14:textId="77777777" w:rsidTr="00C11D3F">
        <w:trPr>
          <w:trHeight w:val="665"/>
        </w:trPr>
        <w:tc>
          <w:tcPr>
            <w:tcW w:w="2323" w:type="dxa"/>
          </w:tcPr>
          <w:p w14:paraId="7B8D23ED" w14:textId="4CD2AABA" w:rsidR="00F305A3" w:rsidRPr="00A919E6" w:rsidRDefault="00F305A3" w:rsidP="000F29DC">
            <w:pPr>
              <w:pStyle w:val="afc"/>
              <w:rPr>
                <w:highlight w:val="yellow"/>
                <w:lang w:val="en-US"/>
              </w:rPr>
            </w:pPr>
            <w:commentRangeStart w:id="22"/>
            <w:proofErr w:type="spellStart"/>
            <w:r w:rsidRPr="008B4542">
              <w:t>id</w:t>
            </w:r>
            <w:ins w:id="23" w:author="global" w:date="2025-12-03T11:15:00Z">
              <w:r w:rsidR="00924CA0">
                <w:t>PaymentKind</w:t>
              </w:r>
            </w:ins>
            <w:proofErr w:type="spellEnd"/>
            <w:del w:id="24" w:author="global" w:date="2025-12-03T11:15:00Z">
              <w:r w:rsidRPr="008B4542" w:rsidDel="00924CA0">
                <w:delText>Pm</w:delText>
              </w:r>
              <w:r w:rsidR="00A919E6" w:rsidDel="00924CA0">
                <w:rPr>
                  <w:lang w:val="en-US"/>
                </w:rPr>
                <w:delText>WiringRule</w:delText>
              </w:r>
              <w:commentRangeEnd w:id="22"/>
              <w:r w:rsidR="00184D54" w:rsidDel="00924CA0">
                <w:rPr>
                  <w:rStyle w:val="af2"/>
                  <w:rFonts w:eastAsiaTheme="minorEastAsia"/>
                </w:rPr>
                <w:commentReference w:id="22"/>
              </w:r>
            </w:del>
          </w:p>
        </w:tc>
        <w:tc>
          <w:tcPr>
            <w:tcW w:w="1951" w:type="dxa"/>
          </w:tcPr>
          <w:p w14:paraId="70A8306F" w14:textId="3E3ADC8E" w:rsidR="00F305A3" w:rsidRPr="008A43AC" w:rsidRDefault="00F305A3" w:rsidP="000F29DC">
            <w:pPr>
              <w:pStyle w:val="afc"/>
              <w:rPr>
                <w:highlight w:val="yellow"/>
              </w:rPr>
            </w:pPr>
            <w:r>
              <w:t>Правило проводки</w:t>
            </w:r>
          </w:p>
        </w:tc>
        <w:tc>
          <w:tcPr>
            <w:tcW w:w="1423" w:type="dxa"/>
          </w:tcPr>
          <w:p w14:paraId="7F56FD8B" w14:textId="77777777" w:rsidR="00F305A3" w:rsidRPr="00867686" w:rsidRDefault="00F305A3" w:rsidP="000F29DC">
            <w:pPr>
              <w:pStyle w:val="afc"/>
            </w:pPr>
            <w:r w:rsidRPr="00867686">
              <w:t>Ссылочный</w:t>
            </w:r>
          </w:p>
        </w:tc>
        <w:tc>
          <w:tcPr>
            <w:tcW w:w="3319" w:type="dxa"/>
          </w:tcPr>
          <w:p w14:paraId="7297D26D" w14:textId="03B4D390" w:rsidR="00F305A3" w:rsidRPr="00867686" w:rsidRDefault="00F305A3" w:rsidP="00C014EA">
            <w:pPr>
              <w:pStyle w:val="afc"/>
            </w:pPr>
            <w:r w:rsidRPr="006E486B">
              <w:t xml:space="preserve">Атрибут для связи </w:t>
            </w:r>
            <w:r w:rsidR="00C014EA" w:rsidRPr="006E486B">
              <w:t xml:space="preserve">платежного </w:t>
            </w:r>
            <w:r w:rsidR="00C014EA" w:rsidRPr="006E486B">
              <w:lastRenderedPageBreak/>
              <w:t>поручения с позициями банковской выписки</w:t>
            </w:r>
            <w:r w:rsidR="006E486B" w:rsidRPr="006E486B">
              <w:t xml:space="preserve"> для формирования проводок</w:t>
            </w:r>
            <w:r w:rsidRPr="006E486B">
              <w:rPr>
                <w:rFonts w:cs="Times New Roman"/>
                <w:szCs w:val="24"/>
              </w:rPr>
              <w:t>.</w:t>
            </w:r>
            <w:r w:rsidRPr="006E486B">
              <w:t xml:space="preserve"> Ссылается</w:t>
            </w:r>
            <w:r>
              <w:t xml:space="preserve"> на класс </w:t>
            </w:r>
            <w:proofErr w:type="spellStart"/>
            <w:r w:rsidR="00C11D3F">
              <w:t>Pm_PaymentKind</w:t>
            </w:r>
            <w:proofErr w:type="spellEnd"/>
            <w:r w:rsidR="00C11D3F">
              <w:t>.</w:t>
            </w:r>
          </w:p>
        </w:tc>
      </w:tr>
    </w:tbl>
    <w:p w14:paraId="5428A067" w14:textId="77777777" w:rsidR="00F305A3" w:rsidRDefault="00F305A3" w:rsidP="00095294">
      <w:pPr>
        <w:ind w:firstLine="709"/>
        <w:jc w:val="both"/>
      </w:pPr>
    </w:p>
    <w:p w14:paraId="167B6541" w14:textId="798BC9DE" w:rsidR="00924CA0" w:rsidRDefault="00924CA0" w:rsidP="00124235">
      <w:pPr>
        <w:ind w:firstLine="709"/>
        <w:jc w:val="both"/>
        <w:rPr>
          <w:ins w:id="25" w:author="global" w:date="2025-12-03T11:15:00Z"/>
        </w:rPr>
        <w:pPrChange w:id="26" w:author="global" w:date="2025-12-03T11:27:00Z">
          <w:pPr>
            <w:ind w:firstLine="709"/>
            <w:jc w:val="both"/>
          </w:pPr>
        </w:pPrChange>
      </w:pPr>
      <w:moveToRangeStart w:id="27" w:author="global" w:date="2025-12-03T11:15:00Z" w:name="move215652936"/>
      <w:moveTo w:id="28" w:author="global" w:date="2025-12-03T11:15:00Z">
        <w:r>
          <w:t>Атрибут выводить в заголовочной части интерфейса платежного поручения (</w:t>
        </w:r>
        <w:proofErr w:type="spellStart"/>
        <w:r w:rsidRPr="00C014EA">
          <w:t>Pm_OrderBankOutAvi.Card</w:t>
        </w:r>
        <w:proofErr w:type="spellEnd"/>
        <w:r>
          <w:t>).</w:t>
        </w:r>
      </w:moveTo>
      <w:moveToRangeEnd w:id="27"/>
    </w:p>
    <w:p w14:paraId="53867241" w14:textId="15DB3B37" w:rsidR="00962E05" w:rsidRDefault="00962E05" w:rsidP="00095294">
      <w:pPr>
        <w:ind w:firstLine="709"/>
        <w:jc w:val="both"/>
      </w:pPr>
      <w:r>
        <w:t xml:space="preserve"> В позиции распределения </w:t>
      </w:r>
      <w:r w:rsidR="00C11D3F">
        <w:t>платёжного поручения (</w:t>
      </w:r>
      <w:proofErr w:type="spellStart"/>
      <w:r w:rsidR="00C11D3F" w:rsidRPr="00A919E6">
        <w:t>Pm_ObjSumDistrAvi.List_gidDoc</w:t>
      </w:r>
      <w:proofErr w:type="spellEnd"/>
      <w:r w:rsidR="00C11D3F">
        <w:t xml:space="preserve">) </w:t>
      </w:r>
      <w:commentRangeStart w:id="29"/>
      <w:r w:rsidR="00C11D3F">
        <w:t>необходимо переименовать</w:t>
      </w:r>
      <w:r>
        <w:t xml:space="preserve"> атрибут</w:t>
      </w:r>
      <w:r w:rsidR="00C11D3F">
        <w:t xml:space="preserve"> </w:t>
      </w:r>
      <w:proofErr w:type="spellStart"/>
      <w:r w:rsidR="00C11D3F" w:rsidRPr="00C11D3F">
        <w:t>Pm_ObjSumDistr</w:t>
      </w:r>
      <w:r w:rsidR="00C11D3F">
        <w:t>.</w:t>
      </w:r>
      <w:r w:rsidR="00C11D3F" w:rsidRPr="00C11D3F">
        <w:t>idPaymentKind</w:t>
      </w:r>
      <w:proofErr w:type="spellEnd"/>
      <w:r>
        <w:t xml:space="preserve"> </w:t>
      </w:r>
      <w:r w:rsidR="00A919E6">
        <w:t xml:space="preserve">«Вид платежа» </w:t>
      </w:r>
      <w:r>
        <w:t>на «Правило проводки».</w:t>
      </w:r>
      <w:commentRangeEnd w:id="29"/>
      <w:r w:rsidR="00184D54">
        <w:rPr>
          <w:rStyle w:val="af2"/>
        </w:rPr>
        <w:commentReference w:id="29"/>
      </w:r>
    </w:p>
    <w:p w14:paraId="3C77E365" w14:textId="70F62B04" w:rsidR="00D035AA" w:rsidRDefault="00D035AA" w:rsidP="00D035AA">
      <w:pPr>
        <w:ind w:firstLine="709"/>
        <w:jc w:val="both"/>
      </w:pPr>
      <w:commentRangeStart w:id="30"/>
      <w:r w:rsidRPr="0065510E">
        <w:t>При выборе вида платежа для позиций распределени</w:t>
      </w:r>
      <w:commentRangeEnd w:id="30"/>
      <w:r w:rsidR="00184D54">
        <w:rPr>
          <w:rStyle w:val="af2"/>
        </w:rPr>
        <w:commentReference w:id="30"/>
      </w:r>
      <w:r w:rsidRPr="0065510E">
        <w:t xml:space="preserve">я (класс </w:t>
      </w:r>
      <w:proofErr w:type="spellStart"/>
      <w:r w:rsidRPr="0065510E">
        <w:t>Pm_ObjSumDistr</w:t>
      </w:r>
      <w:proofErr w:type="spellEnd"/>
      <w:r w:rsidRPr="0065510E">
        <w:t xml:space="preserve"> «Распределение по различным характеристикам») в платежном поручении</w:t>
      </w:r>
      <w:r w:rsidR="0065510E" w:rsidRPr="0065510E">
        <w:t xml:space="preserve"> необходимо</w:t>
      </w:r>
      <w:r w:rsidRPr="0065510E">
        <w:t xml:space="preserve"> обеспечить фильтрацию видов платежей по аналогии с реализацией в</w:t>
      </w:r>
      <w:r w:rsidR="0065510E" w:rsidRPr="0065510E">
        <w:t xml:space="preserve"> функционале «Приходный кассовый ордер»</w:t>
      </w:r>
      <w:r w:rsidRPr="0065510E">
        <w:t xml:space="preserve"> и </w:t>
      </w:r>
      <w:r w:rsidR="0065510E" w:rsidRPr="0065510E">
        <w:t>«Расходный кассовый ордер»</w:t>
      </w:r>
      <w:r w:rsidRPr="0065510E">
        <w:t xml:space="preserve">. </w:t>
      </w:r>
      <w:r w:rsidR="0065510E" w:rsidRPr="0065510E">
        <w:t>Для платежного поручения необходимо выводить</w:t>
      </w:r>
      <w:r w:rsidRPr="0065510E">
        <w:t xml:space="preserve"> только те виды платежей, которые по указанному для них типу документа в </w:t>
      </w:r>
      <w:proofErr w:type="spellStart"/>
      <w:r w:rsidR="0065510E" w:rsidRPr="0065510E">
        <w:t>Pm_PaymentKind.</w:t>
      </w:r>
      <w:r w:rsidRPr="0065510E">
        <w:t>idDocOT</w:t>
      </w:r>
      <w:proofErr w:type="spellEnd"/>
      <w:r w:rsidRPr="0065510E">
        <w:t xml:space="preserve"> соответствуют типу документа </w:t>
      </w:r>
      <w:r w:rsidR="0065510E" w:rsidRPr="0065510E">
        <w:t>платежного поручения</w:t>
      </w:r>
      <w:r w:rsidRPr="0065510E">
        <w:t>.</w:t>
      </w:r>
      <w:r>
        <w:t xml:space="preserve"> </w:t>
      </w:r>
    </w:p>
    <w:p w14:paraId="03857E2C" w14:textId="77777777" w:rsidR="00C014EA" w:rsidRDefault="00095294" w:rsidP="00095294">
      <w:pPr>
        <w:ind w:firstLine="709"/>
        <w:jc w:val="both"/>
      </w:pPr>
      <w:commentRangeStart w:id="31"/>
      <w:r>
        <w:t xml:space="preserve">Необходимо </w:t>
      </w:r>
      <w:r w:rsidR="00A919E6">
        <w:t>реализовать механизм</w:t>
      </w:r>
      <w:r>
        <w:t xml:space="preserve"> двухэтапно</w:t>
      </w:r>
      <w:r w:rsidR="00A919E6">
        <w:t>го</w:t>
      </w:r>
      <w:r>
        <w:t xml:space="preserve"> проведени</w:t>
      </w:r>
      <w:r w:rsidR="00A919E6">
        <w:t>я</w:t>
      </w:r>
      <w:r w:rsidR="00C014EA">
        <w:t xml:space="preserve"> </w:t>
      </w:r>
      <w:r>
        <w:t>платежного поручения</w:t>
      </w:r>
      <w:r w:rsidR="00C014EA">
        <w:t xml:space="preserve">, </w:t>
      </w:r>
      <w:r w:rsidR="00C014EA" w:rsidRPr="00C014EA">
        <w:t>при котором формирование бухгалтерских проводок происходит в два последовательных этапа</w:t>
      </w:r>
      <w:r>
        <w:t xml:space="preserve">: </w:t>
      </w:r>
    </w:p>
    <w:p w14:paraId="06B2D15F" w14:textId="14E519BF" w:rsidR="00C014EA" w:rsidRDefault="00C014EA" w:rsidP="00C014EA">
      <w:pPr>
        <w:pStyle w:val="a9"/>
        <w:numPr>
          <w:ilvl w:val="0"/>
          <w:numId w:val="41"/>
        </w:numPr>
        <w:ind w:left="284" w:firstLine="425"/>
        <w:jc w:val="both"/>
      </w:pPr>
      <w:r>
        <w:t>П</w:t>
      </w:r>
      <w:r w:rsidR="00095294">
        <w:t>ерв</w:t>
      </w:r>
      <w:r>
        <w:t>ый этап -</w:t>
      </w:r>
      <w:r w:rsidR="00095294">
        <w:t xml:space="preserve"> </w:t>
      </w:r>
      <w:r w:rsidRPr="00C014EA">
        <w:t xml:space="preserve">формирование проводки на основе правила проводки, указанного в заголовке </w:t>
      </w:r>
      <w:r w:rsidR="00A919E6">
        <w:t>платежного поручения</w:t>
      </w:r>
      <w:r>
        <w:t>.</w:t>
      </w:r>
      <w:r w:rsidR="00095294">
        <w:t xml:space="preserve"> </w:t>
      </w:r>
    </w:p>
    <w:p w14:paraId="34BB9D8A" w14:textId="506C73B8" w:rsidR="00C014EA" w:rsidRPr="00C014EA" w:rsidRDefault="00C014EA" w:rsidP="00C014EA">
      <w:pPr>
        <w:pStyle w:val="a9"/>
        <w:numPr>
          <w:ilvl w:val="0"/>
          <w:numId w:val="41"/>
        </w:numPr>
        <w:ind w:left="284" w:firstLine="425"/>
        <w:jc w:val="both"/>
      </w:pPr>
      <w:r w:rsidRPr="00C014EA">
        <w:t xml:space="preserve">Второй этап - формирование проводок на основе правил проводки, указанных в позициях распределения </w:t>
      </w:r>
      <w:r>
        <w:t>платежного поручения</w:t>
      </w:r>
      <w:r w:rsidR="006B16DB" w:rsidRPr="006B16DB">
        <w:t>.</w:t>
      </w:r>
      <w:commentRangeEnd w:id="31"/>
      <w:r w:rsidR="00B35C08">
        <w:rPr>
          <w:rStyle w:val="af2"/>
        </w:rPr>
        <w:commentReference w:id="31"/>
      </w:r>
    </w:p>
    <w:p w14:paraId="07F0B2B7" w14:textId="4023B3F5" w:rsidR="00095294" w:rsidRDefault="00095294" w:rsidP="00C014EA">
      <w:pPr>
        <w:pStyle w:val="a9"/>
        <w:ind w:left="1429" w:firstLine="0"/>
        <w:jc w:val="both"/>
      </w:pPr>
      <w:r>
        <w:t xml:space="preserve">. </w:t>
      </w:r>
    </w:p>
    <w:p w14:paraId="2BDE9D3E" w14:textId="75566196" w:rsidR="0041730B" w:rsidRDefault="0041730B" w:rsidP="00095294">
      <w:pPr>
        <w:pStyle w:val="1"/>
        <w:jc w:val="both"/>
      </w:pPr>
      <w:bookmarkStart w:id="32" w:name="_Toc215149616"/>
      <w:r>
        <w:t>5.3. Доработка функционала проведения документов, созданных от банковской выписки</w:t>
      </w:r>
      <w:bookmarkEnd w:id="32"/>
    </w:p>
    <w:p w14:paraId="79BC7BFA" w14:textId="41A5E9D5" w:rsidR="006E486B" w:rsidRDefault="006E486B" w:rsidP="006E486B">
      <w:pPr>
        <w:ind w:firstLine="709"/>
        <w:jc w:val="both"/>
      </w:pPr>
      <w:commentRangeStart w:id="33"/>
      <w:r>
        <w:t xml:space="preserve">В позиционную часть </w:t>
      </w:r>
      <w:r w:rsidR="004A0E3C">
        <w:t>интерфейса</w:t>
      </w:r>
      <w:r>
        <w:t xml:space="preserve"> </w:t>
      </w:r>
      <w:r w:rsidR="004A0E3C">
        <w:t>банковской выписки</w:t>
      </w:r>
      <w:r>
        <w:t xml:space="preserve"> добавить атрибут "Правило проводки", ссылочный на </w:t>
      </w:r>
      <w:proofErr w:type="spellStart"/>
      <w:r>
        <w:t>Pm_PaymentKind</w:t>
      </w:r>
      <w:proofErr w:type="spellEnd"/>
      <w:r>
        <w:t>.</w:t>
      </w:r>
      <w:commentRangeEnd w:id="33"/>
      <w:r w:rsidR="00B35C08">
        <w:rPr>
          <w:rStyle w:val="af2"/>
        </w:rPr>
        <w:commentReference w:id="33"/>
      </w:r>
    </w:p>
    <w:p w14:paraId="4A615A50" w14:textId="36EC5DEC" w:rsidR="00095294" w:rsidRDefault="00095294" w:rsidP="00095294">
      <w:pPr>
        <w:ind w:firstLine="709"/>
        <w:jc w:val="both"/>
      </w:pPr>
      <w:r>
        <w:lastRenderedPageBreak/>
        <w:t xml:space="preserve">При создании </w:t>
      </w:r>
      <w:commentRangeStart w:id="34"/>
      <w:r w:rsidR="006E486B">
        <w:t>платежного поручения</w:t>
      </w:r>
      <w:r>
        <w:t xml:space="preserve"> </w:t>
      </w:r>
      <w:commentRangeEnd w:id="34"/>
      <w:r w:rsidR="00B35C08">
        <w:rPr>
          <w:rStyle w:val="af2"/>
        </w:rPr>
        <w:commentReference w:id="34"/>
      </w:r>
      <w:r>
        <w:t xml:space="preserve">от </w:t>
      </w:r>
      <w:r w:rsidR="006E486B">
        <w:t>банковской выписки</w:t>
      </w:r>
      <w:r>
        <w:t xml:space="preserve"> </w:t>
      </w:r>
      <w:commentRangeStart w:id="35"/>
      <w:r>
        <w:t xml:space="preserve">для позиций </w:t>
      </w:r>
      <w:r w:rsidR="006E486B">
        <w:t>платежного поручения</w:t>
      </w:r>
      <w:commentRangeEnd w:id="35"/>
      <w:r w:rsidR="00B35C08">
        <w:rPr>
          <w:rStyle w:val="af2"/>
        </w:rPr>
        <w:commentReference w:id="35"/>
      </w:r>
      <w:r w:rsidR="006E486B">
        <w:t xml:space="preserve"> необходимо автоматически </w:t>
      </w:r>
      <w:r>
        <w:t xml:space="preserve">устанавливать «Правило проводки» равный правилу проводки позиций </w:t>
      </w:r>
      <w:r w:rsidR="006E486B">
        <w:t>банковской выписки</w:t>
      </w:r>
      <w:r>
        <w:t xml:space="preserve">. </w:t>
      </w:r>
      <w:commentRangeStart w:id="36"/>
      <w:commentRangeStart w:id="37"/>
      <w:r>
        <w:t>При формировании проводок</w:t>
      </w:r>
      <w:r w:rsidR="006E486B">
        <w:t xml:space="preserve"> </w:t>
      </w:r>
      <w:commentRangeEnd w:id="36"/>
      <w:r w:rsidR="00B35C08">
        <w:rPr>
          <w:rStyle w:val="af2"/>
        </w:rPr>
        <w:commentReference w:id="36"/>
      </w:r>
      <w:r w:rsidR="006E486B">
        <w:t>необходимо</w:t>
      </w:r>
      <w:r>
        <w:t xml:space="preserve"> анализировать правило проводки и формировать проводки в соответствии с настройками корреспондирующего и транзитного счетов. </w:t>
      </w:r>
      <w:commentRangeEnd w:id="37"/>
      <w:r w:rsidR="004942DF">
        <w:rPr>
          <w:rStyle w:val="af2"/>
        </w:rPr>
        <w:commentReference w:id="37"/>
      </w:r>
    </w:p>
    <w:p w14:paraId="29861FF7" w14:textId="4B547AEB" w:rsidR="00095294" w:rsidRDefault="00FA3152" w:rsidP="00FA3152">
      <w:pPr>
        <w:ind w:firstLine="709"/>
        <w:jc w:val="both"/>
      </w:pPr>
      <w:r>
        <w:t>Необходимо з</w:t>
      </w:r>
      <w:r w:rsidR="00095294">
        <w:t>арегистрировать новый тип счета учета "Транзитный", сопоставить его с классом</w:t>
      </w:r>
      <w:r w:rsidR="006E486B" w:rsidRPr="006E486B">
        <w:t xml:space="preserve"> </w:t>
      </w:r>
      <w:proofErr w:type="spellStart"/>
      <w:r w:rsidR="006E486B">
        <w:t>Pm_PaymentKind</w:t>
      </w:r>
      <w:proofErr w:type="spellEnd"/>
      <w:r w:rsidR="00095294">
        <w:t xml:space="preserve"> </w:t>
      </w:r>
      <w:r>
        <w:t>«</w:t>
      </w:r>
      <w:r w:rsidR="00095294">
        <w:t>Правило проводки</w:t>
      </w:r>
      <w:r>
        <w:t>»</w:t>
      </w:r>
      <w:r w:rsidR="00095294">
        <w:t xml:space="preserve"> для возможности настройки счета учета "Транзитный" для правила проводки. Доработать ТХО проведения ПП так, чтобы в случае, если задан счет учета "Транзитный", то формировалась </w:t>
      </w:r>
      <w:r>
        <w:t xml:space="preserve">бы </w:t>
      </w:r>
      <w:r w:rsidR="00095294">
        <w:t xml:space="preserve">не одна, а две проводки по одной позиции </w:t>
      </w:r>
      <w:r>
        <w:t>платежного поручения</w:t>
      </w:r>
      <w:r w:rsidR="00095294">
        <w:t xml:space="preserve">. Одна проводка, в которой транзитный счет учета корреспондирует с 51/52. Вторая проводка, в которой уже настроенный для правила проводки счет учета с типом "Корреспондирующий" корреспондирует с транзитным. Если транзитный счет учета не задан на правиле проводки, то </w:t>
      </w:r>
      <w:r>
        <w:t>система должна формировать</w:t>
      </w:r>
      <w:r w:rsidR="00095294">
        <w:t xml:space="preserve"> одну проводку в которой корреспондирующий счет учета корреспондирует с 51/52.</w:t>
      </w:r>
    </w:p>
    <w:p w14:paraId="723F9C08" w14:textId="55466481" w:rsidR="0041730B" w:rsidRDefault="0041730B" w:rsidP="00095294">
      <w:pPr>
        <w:pStyle w:val="1"/>
        <w:jc w:val="both"/>
      </w:pPr>
      <w:bookmarkStart w:id="38" w:name="_Toc215149617"/>
      <w:r>
        <w:t xml:space="preserve">5.4. </w:t>
      </w:r>
      <w:r w:rsidRPr="0041730B">
        <w:t>Доработка функционала "Настройка разбора назначения платежа"</w:t>
      </w:r>
      <w:bookmarkEnd w:id="38"/>
    </w:p>
    <w:p w14:paraId="437D53CE" w14:textId="533BC473" w:rsidR="00095294" w:rsidRDefault="00D035AA" w:rsidP="00095294">
      <w:pPr>
        <w:ind w:firstLine="709"/>
        <w:jc w:val="both"/>
      </w:pPr>
      <w:r>
        <w:t>Необходимо о</w:t>
      </w:r>
      <w:r w:rsidR="00095294">
        <w:t>беспечить, чтобы в</w:t>
      </w:r>
      <w:r w:rsidR="00FA3152">
        <w:t xml:space="preserve"> функционале</w:t>
      </w:r>
      <w:r w:rsidR="00095294">
        <w:t xml:space="preserve"> </w:t>
      </w:r>
      <w:r w:rsidR="00FA3152">
        <w:t>«</w:t>
      </w:r>
      <w:r w:rsidR="00095294">
        <w:t>Настройк</w:t>
      </w:r>
      <w:r w:rsidR="00FA3152">
        <w:t>а</w:t>
      </w:r>
      <w:r w:rsidR="00095294">
        <w:t xml:space="preserve"> разбора назначения платежа документа банковской выписки</w:t>
      </w:r>
      <w:r w:rsidR="00FA3152">
        <w:t>»</w:t>
      </w:r>
      <w:r w:rsidR="00095294">
        <w:t xml:space="preserve"> (</w:t>
      </w:r>
      <w:proofErr w:type="spellStart"/>
      <w:r w:rsidR="00095294">
        <w:t>Pm_CBSDocIntSetting</w:t>
      </w:r>
      <w:proofErr w:type="spellEnd"/>
      <w:r w:rsidR="00095294">
        <w:t xml:space="preserve">) </w:t>
      </w:r>
      <w:commentRangeStart w:id="39"/>
      <w:r w:rsidR="00095294">
        <w:t xml:space="preserve">можно было настраивать установку для позиций </w:t>
      </w:r>
      <w:r w:rsidR="006B16DB">
        <w:t>банковской выписки</w:t>
      </w:r>
      <w:r w:rsidR="00095294">
        <w:t xml:space="preserve">. </w:t>
      </w:r>
      <w:commentRangeEnd w:id="39"/>
      <w:r w:rsidR="00B35C08">
        <w:rPr>
          <w:rStyle w:val="af2"/>
        </w:rPr>
        <w:commentReference w:id="39"/>
      </w:r>
    </w:p>
    <w:p w14:paraId="3A04E8AB" w14:textId="03ED6D60" w:rsidR="00095294" w:rsidRDefault="00095294" w:rsidP="00095294">
      <w:pPr>
        <w:ind w:firstLine="709"/>
        <w:jc w:val="both"/>
      </w:pPr>
      <w:r>
        <w:t>В Настройке разбора назначения платежа документа банковской выписки (</w:t>
      </w:r>
      <w:proofErr w:type="spellStart"/>
      <w:r>
        <w:t>Pm_CBSDocIntSetting</w:t>
      </w:r>
      <w:proofErr w:type="spellEnd"/>
      <w:r>
        <w:t xml:space="preserve">) необходимо обеспечить установку регулярных выражений в масках условий. </w:t>
      </w:r>
    </w:p>
    <w:p w14:paraId="03D02042" w14:textId="77777777" w:rsidR="00095294" w:rsidRDefault="00095294" w:rsidP="00095294">
      <w:pPr>
        <w:ind w:firstLine="709"/>
        <w:jc w:val="both"/>
      </w:pPr>
      <w:commentRangeStart w:id="40"/>
      <w:commentRangeStart w:id="41"/>
      <w:r w:rsidRPr="0069122E">
        <w:rPr>
          <w:rPrChange w:id="42" w:author="Gopanenko, Maksim" w:date="2025-11-28T16:16:00Z">
            <w:rPr>
              <w:highlight w:val="lightGray"/>
            </w:rPr>
          </w:rPrChange>
        </w:rPr>
        <w:t>Проработать, на каком уровне в Настройке разбора назначения платежа будет осуществляться настройка, которая будет дифференцировать порядок определения назначения платежа – по единственному успешному совпадению или по первому успешному.</w:t>
      </w:r>
      <w:commentRangeEnd w:id="40"/>
      <w:r w:rsidR="0069122E">
        <w:rPr>
          <w:rStyle w:val="af2"/>
        </w:rPr>
        <w:commentReference w:id="40"/>
      </w:r>
      <w:commentRangeEnd w:id="41"/>
      <w:r w:rsidR="00AF5EF2">
        <w:rPr>
          <w:rStyle w:val="af2"/>
        </w:rPr>
        <w:commentReference w:id="41"/>
      </w:r>
    </w:p>
    <w:p w14:paraId="6F152D71" w14:textId="489B7F75" w:rsidR="000C6DCC" w:rsidRDefault="000C6DCC" w:rsidP="000C6DCC">
      <w:pPr>
        <w:pStyle w:val="1"/>
        <w:numPr>
          <w:ilvl w:val="1"/>
          <w:numId w:val="3"/>
        </w:numPr>
      </w:pPr>
      <w:bookmarkStart w:id="43" w:name="_Toc215149618"/>
      <w:r>
        <w:t>Вопросы к дальнейшей проработке</w:t>
      </w:r>
      <w:bookmarkEnd w:id="43"/>
    </w:p>
    <w:p w14:paraId="2EF4E892" w14:textId="3ECCD608" w:rsidR="000C6DCC" w:rsidRDefault="000C6DCC" w:rsidP="000C6DCC">
      <w:pPr>
        <w:ind w:firstLine="709"/>
        <w:jc w:val="both"/>
      </w:pPr>
      <w:r>
        <w:t xml:space="preserve">Необходимо проработать </w:t>
      </w:r>
      <w:proofErr w:type="spellStart"/>
      <w:r>
        <w:t>автораспределение</w:t>
      </w:r>
      <w:proofErr w:type="spellEnd"/>
      <w:r>
        <w:t xml:space="preserve"> платежей из промежуточного счета и двухэтапную процедуру проведения платежного поручения.</w:t>
      </w:r>
    </w:p>
    <w:p w14:paraId="10758FD6" w14:textId="3FA4C3B6" w:rsidR="000C6DCC" w:rsidRPr="000C6DCC" w:rsidRDefault="000C6DCC" w:rsidP="000C6DCC"/>
    <w:sectPr w:rsidR="000C6DCC" w:rsidRPr="000C6DCC" w:rsidSect="004F2B10">
      <w:headerReference w:type="default" r:id="rId17"/>
      <w:footerReference w:type="default" r:id="rId18"/>
      <w:headerReference w:type="first" r:id="rId1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5" w:author="Alexander Russkikh" w:date="2025-11-30T16:38:00Z" w:initials="AR">
    <w:p w14:paraId="10955A12" w14:textId="0EFA460D" w:rsidR="00184D54" w:rsidRDefault="00184D54">
      <w:pPr>
        <w:pStyle w:val="af3"/>
      </w:pPr>
      <w:r>
        <w:rPr>
          <w:rStyle w:val="af2"/>
        </w:rPr>
        <w:annotationRef/>
      </w:r>
      <w:r>
        <w:t xml:space="preserve">Инициировать обсуждение с Жуковым, Судаковым и Аникиным – можно ли это сделать базово. Скорее всего это можно сделать только </w:t>
      </w:r>
      <w:proofErr w:type="spellStart"/>
      <w:r>
        <w:t>проектно</w:t>
      </w:r>
      <w:proofErr w:type="spellEnd"/>
      <w:r>
        <w:t xml:space="preserve"> под </w:t>
      </w:r>
      <w:proofErr w:type="spellStart"/>
      <w:r>
        <w:t>СвС</w:t>
      </w:r>
      <w:proofErr w:type="spellEnd"/>
      <w:r>
        <w:t>.</w:t>
      </w:r>
    </w:p>
  </w:comment>
  <w:comment w:id="17" w:author="Alexander Russkikh" w:date="2025-11-30T16:46:00Z" w:initials="AR">
    <w:p w14:paraId="3AA55A9E" w14:textId="0FA6AAF3" w:rsidR="00184D54" w:rsidRPr="00184D54" w:rsidRDefault="00184D54">
      <w:pPr>
        <w:pStyle w:val="af3"/>
      </w:pPr>
      <w:r>
        <w:rPr>
          <w:rStyle w:val="af2"/>
        </w:rPr>
        <w:annotationRef/>
      </w:r>
      <w:r>
        <w:t xml:space="preserve">Аналогичные доработки в первую очередь нужны для </w:t>
      </w:r>
      <w:proofErr w:type="spellStart"/>
      <w:r w:rsidRPr="00F305A3">
        <w:t>Pm_OrderBank</w:t>
      </w:r>
      <w:proofErr w:type="spellEnd"/>
      <w:r>
        <w:rPr>
          <w:lang w:val="en-US"/>
        </w:rPr>
        <w:t>In</w:t>
      </w:r>
      <w:r w:rsidRPr="00184D54">
        <w:t xml:space="preserve">. </w:t>
      </w:r>
      <w:r w:rsidR="00740EB3">
        <w:t xml:space="preserve">Нужно описать доработки и для этого </w:t>
      </w:r>
      <w:proofErr w:type="spellStart"/>
      <w:r w:rsidR="00740EB3">
        <w:t>кдасса</w:t>
      </w:r>
      <w:proofErr w:type="spellEnd"/>
      <w:r w:rsidR="00740EB3">
        <w:t>.</w:t>
      </w:r>
    </w:p>
  </w:comment>
  <w:comment w:id="22" w:author="Alexander Russkikh" w:date="2025-11-30T16:39:00Z" w:initials="AR">
    <w:p w14:paraId="23D34ACA" w14:textId="77777777" w:rsidR="00184D54" w:rsidRDefault="00184D54">
      <w:pPr>
        <w:pStyle w:val="af3"/>
      </w:pPr>
      <w:r>
        <w:rPr>
          <w:rStyle w:val="af2"/>
        </w:rPr>
        <w:annotationRef/>
      </w:r>
      <w:r>
        <w:t>Имя атрибута не по стандарту</w:t>
      </w:r>
    </w:p>
    <w:p w14:paraId="082AA2BD" w14:textId="77777777" w:rsidR="00184D54" w:rsidRDefault="00184D54">
      <w:pPr>
        <w:pStyle w:val="af3"/>
      </w:pPr>
      <w:r>
        <w:t xml:space="preserve">Для ссылочных атрибутов имя должно быть </w:t>
      </w:r>
      <w:r>
        <w:rPr>
          <w:lang w:val="en-US"/>
        </w:rPr>
        <w:t>id</w:t>
      </w:r>
      <w:r w:rsidRPr="00184D54">
        <w:t>&lt;</w:t>
      </w:r>
      <w:r>
        <w:t xml:space="preserve">имя </w:t>
      </w:r>
      <w:proofErr w:type="spellStart"/>
      <w:r>
        <w:t>кдасса</w:t>
      </w:r>
      <w:proofErr w:type="spellEnd"/>
      <w:r>
        <w:t xml:space="preserve"> без префикса модуля</w:t>
      </w:r>
      <w:r w:rsidRPr="00184D54">
        <w:t>&gt;</w:t>
      </w:r>
    </w:p>
    <w:p w14:paraId="325E13E6" w14:textId="4DB16FA9" w:rsidR="00184D54" w:rsidRPr="00184D54" w:rsidRDefault="00184D54">
      <w:pPr>
        <w:pStyle w:val="af3"/>
      </w:pPr>
      <w:r>
        <w:t xml:space="preserve">Т.е. </w:t>
      </w:r>
      <w:r>
        <w:rPr>
          <w:lang w:val="en-US"/>
        </w:rPr>
        <w:t>id</w:t>
      </w:r>
      <w:proofErr w:type="spellStart"/>
      <w:r>
        <w:t>PaymentKind</w:t>
      </w:r>
      <w:proofErr w:type="spellEnd"/>
    </w:p>
  </w:comment>
  <w:comment w:id="29" w:author="Alexander Russkikh" w:date="2025-11-30T16:40:00Z" w:initials="AR">
    <w:p w14:paraId="2B1579F1" w14:textId="1BC6AA3D" w:rsidR="00184D54" w:rsidRPr="00184D54" w:rsidRDefault="00184D54">
      <w:pPr>
        <w:pStyle w:val="af3"/>
      </w:pPr>
      <w:r>
        <w:rPr>
          <w:rStyle w:val="af2"/>
        </w:rPr>
        <w:annotationRef/>
      </w:r>
      <w:r>
        <w:t xml:space="preserve">Вероятно </w:t>
      </w:r>
      <w:proofErr w:type="spellStart"/>
      <w:r>
        <w:t>проектно</w:t>
      </w:r>
      <w:proofErr w:type="spellEnd"/>
      <w:r>
        <w:t xml:space="preserve">, в </w:t>
      </w:r>
      <w:proofErr w:type="spellStart"/>
      <w:r>
        <w:t>завивисмости</w:t>
      </w:r>
      <w:proofErr w:type="spellEnd"/>
      <w:r>
        <w:t xml:space="preserve"> от решения по п.5.1</w:t>
      </w:r>
    </w:p>
  </w:comment>
  <w:comment w:id="30" w:author="Alexander Russkikh" w:date="2025-11-30T16:41:00Z" w:initials="AR">
    <w:p w14:paraId="4ED5A4E3" w14:textId="77777777" w:rsidR="00184D54" w:rsidRDefault="00184D54">
      <w:pPr>
        <w:pStyle w:val="af3"/>
      </w:pPr>
      <w:r>
        <w:rPr>
          <w:rStyle w:val="af2"/>
        </w:rPr>
        <w:annotationRef/>
      </w:r>
      <w:r>
        <w:t xml:space="preserve">Почему только для позиций </w:t>
      </w:r>
      <w:proofErr w:type="spellStart"/>
      <w:r>
        <w:t>распределеняи</w:t>
      </w:r>
      <w:proofErr w:type="spellEnd"/>
      <w:r>
        <w:t>?</w:t>
      </w:r>
    </w:p>
    <w:p w14:paraId="4CBA2B82" w14:textId="77777777" w:rsidR="00184D54" w:rsidRDefault="00184D54">
      <w:pPr>
        <w:pStyle w:val="af3"/>
      </w:pPr>
      <w:r>
        <w:t>А для заголовка ПП разве это не нужно?</w:t>
      </w:r>
    </w:p>
    <w:p w14:paraId="3A91A70C" w14:textId="77777777" w:rsidR="00F666D4" w:rsidRDefault="00F666D4">
      <w:pPr>
        <w:pStyle w:val="af3"/>
      </w:pPr>
      <w:r>
        <w:t>И нужно проработать где этот атрибут будет выводиться в карточке ПП и ВПП</w:t>
      </w:r>
    </w:p>
    <w:p w14:paraId="2F7DA207" w14:textId="3E23E6EA" w:rsidR="00F666D4" w:rsidRDefault="00F666D4">
      <w:pPr>
        <w:pStyle w:val="af3"/>
      </w:pPr>
      <w:r>
        <w:t>А также явно написать - что будет происходить с позициями при выборе атрибута в заголовке. Видимо пока что ничего не будет, т.к. правило в заголовке будет использоваться для 1го этапа проведения, а</w:t>
      </w:r>
      <w:r w:rsidR="00B35C08">
        <w:t xml:space="preserve"> правило в позициях для 2го этапа проведения. Но возможно это будет только для ВПП, смотри следующее примечание.</w:t>
      </w:r>
    </w:p>
  </w:comment>
  <w:comment w:id="31" w:author="Alexander Russkikh" w:date="2025-11-30T16:58:00Z" w:initials="AR">
    <w:p w14:paraId="20B7EEA0" w14:textId="77777777" w:rsidR="00B35C08" w:rsidRDefault="00B35C08">
      <w:pPr>
        <w:pStyle w:val="af3"/>
      </w:pPr>
      <w:r>
        <w:rPr>
          <w:rStyle w:val="af2"/>
        </w:rPr>
        <w:annotationRef/>
      </w:r>
      <w:r>
        <w:t>Это относится к п.5.3, а не к п.5.2</w:t>
      </w:r>
    </w:p>
    <w:p w14:paraId="047F847D" w14:textId="77777777" w:rsidR="00B35C08" w:rsidRDefault="00B35C08">
      <w:pPr>
        <w:pStyle w:val="af3"/>
      </w:pPr>
      <w:r>
        <w:t>Обсудить с Монаховым, это скорее всего нужно только для ВПП, а для исходящих ПП не требуется.</w:t>
      </w:r>
    </w:p>
    <w:p w14:paraId="6038344E" w14:textId="77777777" w:rsidR="004942DF" w:rsidRDefault="004942DF">
      <w:pPr>
        <w:pStyle w:val="af3"/>
      </w:pPr>
      <w:r>
        <w:t xml:space="preserve">В целом этот вопрос не проработан, нужно разобраться в каком случае в </w:t>
      </w:r>
      <w:proofErr w:type="spellStart"/>
      <w:r>
        <w:t>СвС</w:t>
      </w:r>
      <w:proofErr w:type="spellEnd"/>
      <w:r>
        <w:t xml:space="preserve"> будет происходить отдельное проведение позиций ПП/ВПП. Нужно составить карты (примеры) проводок, которые будут при этом формироваться.</w:t>
      </w:r>
    </w:p>
    <w:p w14:paraId="62EB324F" w14:textId="4E846BF3" w:rsidR="004942DF" w:rsidRDefault="004942DF">
      <w:pPr>
        <w:pStyle w:val="af3"/>
      </w:pPr>
      <w:r>
        <w:t>Для проведения позиций нужна для них настройка и вывод операций проведения и отката проводок. Также и надо определиться с настройками, которые будут управлять тем, когда мы проводим позиции ПП/ВПП, а кога нет.</w:t>
      </w:r>
    </w:p>
  </w:comment>
  <w:comment w:id="33" w:author="Alexander Russkikh" w:date="2025-11-30T17:00:00Z" w:initials="AR">
    <w:p w14:paraId="025E6F09" w14:textId="052677DA" w:rsidR="00B35C08" w:rsidRDefault="00B35C08">
      <w:pPr>
        <w:pStyle w:val="af3"/>
      </w:pPr>
      <w:r>
        <w:rPr>
          <w:rStyle w:val="af2"/>
        </w:rPr>
        <w:annotationRef/>
      </w:r>
      <w:r>
        <w:t xml:space="preserve">Написать в что в классе атрибут уже есть. Указать выборку, в которую выводим </w:t>
      </w:r>
      <w:proofErr w:type="spellStart"/>
      <w:r>
        <w:t>доп.атрибут</w:t>
      </w:r>
      <w:proofErr w:type="spellEnd"/>
      <w:r>
        <w:t>, место его вывода.</w:t>
      </w:r>
    </w:p>
  </w:comment>
  <w:comment w:id="34" w:author="Alexander Russkikh" w:date="2025-11-30T17:01:00Z" w:initials="AR">
    <w:p w14:paraId="2FD0ABF4" w14:textId="17E03FBA" w:rsidR="00B35C08" w:rsidRDefault="00B35C08">
      <w:pPr>
        <w:pStyle w:val="af3"/>
      </w:pPr>
      <w:r>
        <w:rPr>
          <w:rStyle w:val="af2"/>
        </w:rPr>
        <w:annotationRef/>
      </w:r>
      <w:r>
        <w:t>Также и ВПП</w:t>
      </w:r>
    </w:p>
  </w:comment>
  <w:comment w:id="35" w:author="Alexander Russkikh" w:date="2025-11-30T17:02:00Z" w:initials="AR">
    <w:p w14:paraId="10F98A81" w14:textId="27A064C4" w:rsidR="00B35C08" w:rsidRDefault="00B35C08">
      <w:pPr>
        <w:pStyle w:val="af3"/>
      </w:pPr>
      <w:r>
        <w:rPr>
          <w:rStyle w:val="af2"/>
        </w:rPr>
        <w:annotationRef/>
      </w:r>
      <w:r>
        <w:t>А точно ли для позиций? Может быть для заголовка документа? Ведь у нас на одну строку БВ создается один документ.</w:t>
      </w:r>
    </w:p>
  </w:comment>
  <w:comment w:id="36" w:author="Alexander Russkikh" w:date="2025-11-30T17:02:00Z" w:initials="AR">
    <w:p w14:paraId="4F468A92" w14:textId="14C03E0A" w:rsidR="004942DF" w:rsidRDefault="00B35C08" w:rsidP="004942DF">
      <w:pPr>
        <w:pStyle w:val="af3"/>
      </w:pPr>
      <w:r>
        <w:rPr>
          <w:rStyle w:val="af2"/>
        </w:rPr>
        <w:annotationRef/>
      </w:r>
      <w:r>
        <w:t>Тут речь про формирование проводок по ПП, или по позициям ПП? Это ведь 2 разных класса и 2 разных ТХО.</w:t>
      </w:r>
    </w:p>
  </w:comment>
  <w:comment w:id="37" w:author="Alexander Russkikh" w:date="2025-11-30T17:25:00Z" w:initials="AR">
    <w:p w14:paraId="6A6FF731" w14:textId="77777777" w:rsidR="004942DF" w:rsidRDefault="004942DF">
      <w:pPr>
        <w:pStyle w:val="af3"/>
      </w:pPr>
      <w:r>
        <w:rPr>
          <w:rStyle w:val="af2"/>
        </w:rPr>
        <w:annotationRef/>
      </w:r>
      <w:r>
        <w:t>Описание очень краткое и не дающее однозначного понимания как нужно модифицировать ТХО.</w:t>
      </w:r>
    </w:p>
    <w:p w14:paraId="492E3732" w14:textId="305AC0EA" w:rsidR="004942DF" w:rsidRDefault="004942DF">
      <w:pPr>
        <w:pStyle w:val="af3"/>
      </w:pPr>
      <w:r>
        <w:t xml:space="preserve">В абзаце ниже указано то, как будет формироваться 2 проводки если для </w:t>
      </w:r>
      <w:proofErr w:type="spellStart"/>
      <w:r>
        <w:t>Pm_PaymentKind</w:t>
      </w:r>
      <w:proofErr w:type="spellEnd"/>
      <w:r>
        <w:t xml:space="preserve"> настроен счет для типа счета «Транзитный». А если не настроен, то что? В этом случае формируется одна проводка, в которой счет учета, корреспондирующий со счетом расчетного счета</w:t>
      </w:r>
      <w:r w:rsidR="00B13385">
        <w:t>, будет взят от типа счета учета «Корреспондирующий»</w:t>
      </w:r>
      <w:r>
        <w:t xml:space="preserve"> </w:t>
      </w:r>
    </w:p>
  </w:comment>
  <w:comment w:id="39" w:author="Alexander Russkikh" w:date="2025-11-30T17:03:00Z" w:initials="AR">
    <w:p w14:paraId="305FF373" w14:textId="4E3373AE" w:rsidR="00B35C08" w:rsidRDefault="00B35C08">
      <w:pPr>
        <w:pStyle w:val="af3"/>
      </w:pPr>
      <w:r>
        <w:rPr>
          <w:rStyle w:val="af2"/>
        </w:rPr>
        <w:annotationRef/>
      </w:r>
      <w:r>
        <w:t>Разве это сейчас нельзя? Тут скорее надо написать про то, какой функционал есть сейчас. И что для установки атрибута «Вид платежа» может быть без доработок настроено правило по назначению платежа (как я понял, это будет работать для любой настроенной процедуры разбора назначения платежа, не только для «</w:t>
      </w:r>
      <w:r>
        <w:rPr>
          <w:rFonts w:ascii="Tahoma" w:hAnsi="Tahoma" w:cs="Tahoma"/>
          <w:color w:val="000000"/>
          <w:sz w:val="16"/>
          <w:szCs w:val="16"/>
          <w:shd w:val="clear" w:color="auto" w:fill="F0F8FF"/>
        </w:rPr>
        <w:t>Разбор назначения платежа по фиксированному значению</w:t>
      </w:r>
      <w:r>
        <w:t xml:space="preserve">»). </w:t>
      </w:r>
    </w:p>
    <w:p w14:paraId="7CDB556F" w14:textId="69A33094" w:rsidR="00B35C08" w:rsidRDefault="00B35C08">
      <w:pPr>
        <w:pStyle w:val="af3"/>
      </w:pPr>
      <w:r>
        <w:t>И далее написать, что надо доработать:</w:t>
      </w:r>
    </w:p>
    <w:p w14:paraId="490307E4" w14:textId="77777777" w:rsidR="00B35C08" w:rsidRDefault="00B35C08" w:rsidP="00B35C08">
      <w:pPr>
        <w:pStyle w:val="af3"/>
        <w:numPr>
          <w:ilvl w:val="0"/>
          <w:numId w:val="42"/>
        </w:numPr>
      </w:pPr>
      <w:r>
        <w:t>Поддержка регулярных выражений</w:t>
      </w:r>
    </w:p>
    <w:p w14:paraId="6A4E60D2" w14:textId="77D932FD" w:rsidR="00E86D82" w:rsidRDefault="00411EEB" w:rsidP="00B35C08">
      <w:pPr>
        <w:pStyle w:val="af3"/>
        <w:numPr>
          <w:ilvl w:val="0"/>
          <w:numId w:val="42"/>
        </w:numPr>
      </w:pPr>
      <w:r>
        <w:t xml:space="preserve">Поддержка порядка </w:t>
      </w:r>
      <w:r w:rsidR="00E86D82">
        <w:t xml:space="preserve">срабатывания настроек разбора назначений платежа: «По первому успешному срабатыванию», «В случае единственного успешного срабатывания». Тут предлагаю сделать справочник «Порядок срабатывания», сослаться на него из </w:t>
      </w:r>
      <w:proofErr w:type="spellStart"/>
      <w:r w:rsidR="00E86D82">
        <w:t>Pm_CBSDocIntSetting</w:t>
      </w:r>
      <w:proofErr w:type="spellEnd"/>
      <w:r w:rsidR="00E86D82">
        <w:t xml:space="preserve">. Существующие записи в </w:t>
      </w:r>
      <w:proofErr w:type="spellStart"/>
      <w:r w:rsidR="00E86D82">
        <w:t>Pm_CBSDocIntSetting</w:t>
      </w:r>
      <w:proofErr w:type="spellEnd"/>
      <w:r w:rsidR="00E86D82">
        <w:t xml:space="preserve"> заполнить ссылкой на «По первому успешному срабатыванию». Описать логику работу настроек разбора по обоим значениям порядка срабатывания.</w:t>
      </w:r>
    </w:p>
    <w:p w14:paraId="1B977149" w14:textId="21B25B17" w:rsidR="00B35C08" w:rsidRDefault="00E86D82" w:rsidP="00E86D82">
      <w:pPr>
        <w:pStyle w:val="af3"/>
        <w:ind w:firstLine="0"/>
      </w:pPr>
      <w:r>
        <w:t xml:space="preserve">Это изменение по п.2 нужно будет также согласовать с СНГ и теми консультантами которые это проектировали (Наука?). Про </w:t>
      </w:r>
      <w:proofErr w:type="spellStart"/>
      <w:r>
        <w:t>СвС</w:t>
      </w:r>
      <w:proofErr w:type="spellEnd"/>
      <w:r>
        <w:t xml:space="preserve"> не рассказываем, говорим о том, что нам нужно поддерживать также срабатывание настроек  только в случае если только одно из них выполнится успешно. </w:t>
      </w:r>
    </w:p>
  </w:comment>
  <w:comment w:id="40" w:author="Gopanenko, Maksim" w:date="2025-11-28T16:24:00Z" w:initials="GM">
    <w:p w14:paraId="209E2872" w14:textId="4429BCAD" w:rsidR="0069122E" w:rsidRDefault="0069122E">
      <w:pPr>
        <w:pStyle w:val="af3"/>
      </w:pPr>
      <w:r>
        <w:rPr>
          <w:rStyle w:val="af2"/>
        </w:rPr>
        <w:annotationRef/>
      </w:r>
      <w:r w:rsidR="00B239BA">
        <w:t>Александр</w:t>
      </w:r>
      <w:r>
        <w:t xml:space="preserve">, на встрече с </w:t>
      </w:r>
      <w:proofErr w:type="spellStart"/>
      <w:r>
        <w:t>СвС</w:t>
      </w:r>
      <w:proofErr w:type="spellEnd"/>
      <w:r>
        <w:t xml:space="preserve"> мы не определились, по какому варианту пойдем: будем делать отдельную процедуру и</w:t>
      </w:r>
      <w:r w:rsidR="00FD0A2E">
        <w:t>ли</w:t>
      </w:r>
      <w:r>
        <w:t xml:space="preserve"> на уровне процедуры настраивать</w:t>
      </w:r>
      <w:r w:rsidR="00B239BA">
        <w:t xml:space="preserve"> определения назначения платежа или настраивать на уровне атрибута. </w:t>
      </w:r>
      <w:r>
        <w:t xml:space="preserve"> </w:t>
      </w:r>
    </w:p>
  </w:comment>
  <w:comment w:id="41" w:author="Alexander Russkikh" w:date="2025-11-30T17:18:00Z" w:initials="AR">
    <w:p w14:paraId="266E8710" w14:textId="7F7798AB" w:rsidR="00AF5EF2" w:rsidRDefault="00AF5EF2">
      <w:pPr>
        <w:pStyle w:val="af3"/>
      </w:pPr>
      <w:r>
        <w:rPr>
          <w:rStyle w:val="af2"/>
        </w:rPr>
        <w:annotationRef/>
      </w:r>
      <w:r>
        <w:t>Уточнил в пункте выше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0955A12" w15:done="0"/>
  <w15:commentEx w15:paraId="3AA55A9E" w15:done="0"/>
  <w15:commentEx w15:paraId="325E13E6" w15:done="0"/>
  <w15:commentEx w15:paraId="2B1579F1" w15:done="0"/>
  <w15:commentEx w15:paraId="2F7DA207" w15:done="0"/>
  <w15:commentEx w15:paraId="62EB324F" w15:done="0"/>
  <w15:commentEx w15:paraId="025E6F09" w15:done="0"/>
  <w15:commentEx w15:paraId="2FD0ABF4" w15:done="0"/>
  <w15:commentEx w15:paraId="10F98A81" w15:done="0"/>
  <w15:commentEx w15:paraId="4F468A92" w15:done="0"/>
  <w15:commentEx w15:paraId="492E3732" w15:done="0"/>
  <w15:commentEx w15:paraId="1B977149" w15:done="0"/>
  <w15:commentEx w15:paraId="209E2872" w15:done="0"/>
  <w15:commentEx w15:paraId="266E8710" w15:paraIdParent="209E28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D6F17D" w16cex:dateUtc="2025-11-30T13:38:00Z"/>
  <w16cex:commentExtensible w16cex:durableId="2CD6F35F" w16cex:dateUtc="2025-11-30T13:46:00Z"/>
  <w16cex:commentExtensible w16cex:durableId="2CD6F1B1" w16cex:dateUtc="2025-11-30T13:39:00Z"/>
  <w16cex:commentExtensible w16cex:durableId="2CD6F1FB" w16cex:dateUtc="2025-11-30T13:40:00Z"/>
  <w16cex:commentExtensible w16cex:durableId="2CD6F22F" w16cex:dateUtc="2025-11-30T13:41:00Z"/>
  <w16cex:commentExtensible w16cex:durableId="2CD6F62F" w16cex:dateUtc="2025-11-30T13:58:00Z"/>
  <w16cex:commentExtensible w16cex:durableId="2CD6F6C0" w16cex:dateUtc="2025-11-30T14:00:00Z"/>
  <w16cex:commentExtensible w16cex:durableId="2CD6F6FC" w16cex:dateUtc="2025-11-30T14:01:00Z"/>
  <w16cex:commentExtensible w16cex:durableId="2CD6F70C" w16cex:dateUtc="2025-11-30T14:02:00Z"/>
  <w16cex:commentExtensible w16cex:durableId="2CD6F735" w16cex:dateUtc="2025-11-30T14:02:00Z"/>
  <w16cex:commentExtensible w16cex:durableId="2CD6FC8C" w16cex:dateUtc="2025-11-30T14:25:00Z"/>
  <w16cex:commentExtensible w16cex:durableId="2CD6F77A" w16cex:dateUtc="2025-11-30T14:03:00Z"/>
  <w16cex:commentExtensible w16cex:durableId="2CD6FACE" w16cex:dateUtc="2025-11-30T14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0955A12" w16cid:durableId="2CD6F17D"/>
  <w16cid:commentId w16cid:paraId="3AA55A9E" w16cid:durableId="2CD6F35F"/>
  <w16cid:commentId w16cid:paraId="325E13E6" w16cid:durableId="2CD6F1B1"/>
  <w16cid:commentId w16cid:paraId="2B1579F1" w16cid:durableId="2CD6F1FB"/>
  <w16cid:commentId w16cid:paraId="2F7DA207" w16cid:durableId="2CD6F22F"/>
  <w16cid:commentId w16cid:paraId="62EB324F" w16cid:durableId="2CD6F62F"/>
  <w16cid:commentId w16cid:paraId="025E6F09" w16cid:durableId="2CD6F6C0"/>
  <w16cid:commentId w16cid:paraId="2FD0ABF4" w16cid:durableId="2CD6F6FC"/>
  <w16cid:commentId w16cid:paraId="10F98A81" w16cid:durableId="2CD6F70C"/>
  <w16cid:commentId w16cid:paraId="4F468A92" w16cid:durableId="2CD6F735"/>
  <w16cid:commentId w16cid:paraId="492E3732" w16cid:durableId="2CD6FC8C"/>
  <w16cid:commentId w16cid:paraId="1B977149" w16cid:durableId="2CD6F77A"/>
  <w16cid:commentId w16cid:paraId="209E2872" w16cid:durableId="2CD44B2B"/>
  <w16cid:commentId w16cid:paraId="266E8710" w16cid:durableId="2CD6FAC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CD2B0" w14:textId="77777777" w:rsidR="00FC4A84" w:rsidRDefault="00FC4A84" w:rsidP="009742EC">
      <w:pPr>
        <w:spacing w:after="0" w:line="240" w:lineRule="auto"/>
      </w:pPr>
      <w:r>
        <w:separator/>
      </w:r>
    </w:p>
  </w:endnote>
  <w:endnote w:type="continuationSeparator" w:id="0">
    <w:p w14:paraId="68DD476F" w14:textId="77777777" w:rsidR="00FC4A84" w:rsidRDefault="00FC4A84" w:rsidP="00974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B7F22" w14:textId="140534CC" w:rsidR="00BE7787" w:rsidRPr="00E301F4" w:rsidRDefault="00BE7787" w:rsidP="00E301F4">
    <w:pPr>
      <w:pStyle w:val="a7"/>
      <w:jc w:val="right"/>
      <w:rPr>
        <w:b/>
        <w:bCs/>
        <w:szCs w:val="24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C722D8" wp14:editId="40907CCE">
              <wp:simplePos x="0" y="0"/>
              <wp:positionH relativeFrom="column">
                <wp:posOffset>941705</wp:posOffset>
              </wp:positionH>
              <wp:positionV relativeFrom="paragraph">
                <wp:posOffset>59690</wp:posOffset>
              </wp:positionV>
              <wp:extent cx="3619500" cy="447040"/>
              <wp:effectExtent l="19050" t="22860" r="19050" b="25400"/>
              <wp:wrapNone/>
              <wp:docPr id="3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3619500" cy="44704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3175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4C49140" w14:textId="0D9918E4" w:rsidR="00BE7787" w:rsidRPr="00C90024" w:rsidRDefault="00BE7787" w:rsidP="00E301F4">
                          <w:pPr>
                            <w:ind w:right="33" w:firstLine="0"/>
                            <w:jc w:val="center"/>
                          </w:pPr>
                          <w:r>
                            <w:rPr>
                              <w:lang w:val="en-US"/>
                            </w:rPr>
                            <w:t>DEV</w:t>
                          </w:r>
                          <w:r w:rsidRPr="00507D9A">
                            <w:rPr>
                              <w:lang w:val="en-US"/>
                            </w:rPr>
                            <w:t>-</w:t>
                          </w:r>
                          <w:r w:rsidRPr="00507D9A">
                            <w:t>30</w:t>
                          </w:r>
                          <w:r w:rsidR="002804E2">
                            <w:t>2</w:t>
                          </w:r>
                          <w:r w:rsidRPr="00507D9A">
                            <w:t>3</w:t>
                          </w:r>
                          <w:r w:rsidRPr="00507D9A">
                            <w:rPr>
                              <w:lang w:val="en-US"/>
                            </w:rPr>
                            <w:t>-</w:t>
                          </w:r>
                          <w:r w:rsidRPr="00507D9A">
                            <w:t>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6C722D8" id="AutoShape 5" o:spid="_x0000_s1026" style="position:absolute;left:0;text-align:left;margin-left:74.15pt;margin-top:4.7pt;width:285pt;height:35.2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" strokecolor="white" strokeweight="2.5pt">
              <v:shadow color="#868686"/>
              <v:textbox>
                <w:txbxContent>
                  <w:p w14:paraId="54C49140" w14:textId="0D9918E4" w:rsidR="00BE7787" w:rsidRPr="00C90024" w:rsidRDefault="00BE7787" w:rsidP="00E301F4">
                    <w:pPr>
                      <w:ind w:right="33" w:firstLine="0"/>
                      <w:jc w:val="center"/>
                    </w:pPr>
                    <w:r>
                      <w:rPr>
                        <w:lang w:val="en-US"/>
                      </w:rPr>
                      <w:t>DEV</w:t>
                    </w:r>
                    <w:r w:rsidRPr="00507D9A">
                      <w:rPr>
                        <w:lang w:val="en-US"/>
                      </w:rPr>
                      <w:t>-</w:t>
                    </w:r>
                    <w:r w:rsidRPr="00507D9A">
                      <w:t>30</w:t>
                    </w:r>
                    <w:r w:rsidR="002804E2">
                      <w:t>2</w:t>
                    </w:r>
                    <w:r w:rsidRPr="00507D9A">
                      <w:t>3</w:t>
                    </w:r>
                    <w:r w:rsidRPr="00507D9A">
                      <w:rPr>
                        <w:lang w:val="en-US"/>
                      </w:rPr>
                      <w:t>-</w:t>
                    </w:r>
                    <w:r w:rsidRPr="00507D9A">
                      <w:t>01</w:t>
                    </w:r>
                  </w:p>
                </w:txbxContent>
              </v:textbox>
            </v:roundrect>
          </w:pict>
        </mc:Fallback>
      </mc:AlternateContent>
    </w:r>
    <w:sdt>
      <w:sdtPr>
        <w:id w:val="-94238194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Страница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57DB4" w14:textId="77777777" w:rsidR="00FC4A84" w:rsidRDefault="00FC4A84" w:rsidP="009742EC">
      <w:pPr>
        <w:spacing w:after="0" w:line="240" w:lineRule="auto"/>
      </w:pPr>
      <w:r>
        <w:separator/>
      </w:r>
    </w:p>
  </w:footnote>
  <w:footnote w:type="continuationSeparator" w:id="0">
    <w:p w14:paraId="5943D6A4" w14:textId="77777777" w:rsidR="00FC4A84" w:rsidRDefault="00FC4A84" w:rsidP="00974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4"/>
      <w:tblW w:w="0" w:type="auto"/>
      <w:jc w:val="center"/>
      <w:tblBorders>
        <w:top w:val="none" w:sz="0" w:space="0" w:color="auto"/>
        <w:left w:val="none" w:sz="0" w:space="0" w:color="auto"/>
        <w:bottom w:val="single" w:sz="4" w:space="0" w:color="808080" w:themeColor="background1" w:themeShade="8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92"/>
      <w:gridCol w:w="2834"/>
    </w:tblGrid>
    <w:tr w:rsidR="00BE7787" w:rsidRPr="005C31CF" w14:paraId="7FBB3EC0" w14:textId="77777777" w:rsidTr="002235A1">
      <w:trPr>
        <w:jc w:val="center"/>
      </w:trPr>
      <w:tc>
        <w:tcPr>
          <w:tcW w:w="6521" w:type="dxa"/>
          <w:tcBorders>
            <w:bottom w:val="single" w:sz="4" w:space="0" w:color="002060"/>
          </w:tcBorders>
          <w:vAlign w:val="bottom"/>
        </w:tcPr>
        <w:p w14:paraId="5517C02F" w14:textId="77777777" w:rsidR="00BE7787" w:rsidRPr="005C31CF" w:rsidRDefault="00BE7787" w:rsidP="00A82C68">
          <w:pPr>
            <w:pStyle w:val="a5"/>
            <w:spacing w:after="100" w:afterAutospacing="1"/>
            <w:ind w:firstLine="0"/>
            <w:rPr>
              <w:sz w:val="26"/>
              <w:szCs w:val="26"/>
            </w:rPr>
          </w:pPr>
          <w:bookmarkStart w:id="44" w:name="_Hlk201592333"/>
          <w:r>
            <w:rPr>
              <w:noProof/>
            </w:rPr>
            <w:drawing>
              <wp:inline distT="0" distB="0" distL="0" distR="0" wp14:anchorId="4D63505F" wp14:editId="760F39D4">
                <wp:extent cx="1179066" cy="365760"/>
                <wp:effectExtent l="0" t="0" r="254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6814" cy="383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4" w:type="dxa"/>
          <w:tcBorders>
            <w:bottom w:val="single" w:sz="4" w:space="0" w:color="FF0000"/>
          </w:tcBorders>
          <w:vAlign w:val="bottom"/>
        </w:tcPr>
        <w:p w14:paraId="0B34B2C7" w14:textId="77777777" w:rsidR="00BE7787" w:rsidRPr="005C31CF" w:rsidRDefault="00BE7787" w:rsidP="00A82C68">
          <w:pPr>
            <w:pStyle w:val="a5"/>
            <w:tabs>
              <w:tab w:val="clear" w:pos="4677"/>
              <w:tab w:val="center" w:pos="3152"/>
            </w:tabs>
            <w:spacing w:after="100" w:afterAutospacing="1"/>
            <w:ind w:firstLine="0"/>
            <w:jc w:val="right"/>
            <w:rPr>
              <w:rFonts w:cs="Times New Roman"/>
              <w:szCs w:val="24"/>
              <w:lang w:val="en-US"/>
            </w:rPr>
          </w:pPr>
          <w:r w:rsidRPr="0078256D">
            <w:rPr>
              <w:noProof/>
              <w:sz w:val="22"/>
              <w:szCs w:val="20"/>
            </w:rPr>
            <w:drawing>
              <wp:inline distT="0" distB="0" distL="0" distR="0" wp14:anchorId="412A7ABE" wp14:editId="15B3A743">
                <wp:extent cx="1659139" cy="246699"/>
                <wp:effectExtent l="0" t="0" r="0" b="127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96661" cy="356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t xml:space="preserve"> </w:t>
          </w:r>
        </w:p>
      </w:tc>
    </w:tr>
    <w:bookmarkEnd w:id="44"/>
  </w:tbl>
  <w:p w14:paraId="213A0D7B" w14:textId="77777777" w:rsidR="00BE7787" w:rsidRPr="00471117" w:rsidRDefault="00BE7787" w:rsidP="002235A1">
    <w:pPr>
      <w:pStyle w:val="a5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E5F4D" w14:textId="7C7104FF" w:rsidR="00BE7787" w:rsidRPr="0045623F" w:rsidRDefault="00BE7787" w:rsidP="0045623F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B9B"/>
    <w:multiLevelType w:val="hybridMultilevel"/>
    <w:tmpl w:val="BB5894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B2C43"/>
    <w:multiLevelType w:val="hybridMultilevel"/>
    <w:tmpl w:val="84041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64919"/>
    <w:multiLevelType w:val="hybridMultilevel"/>
    <w:tmpl w:val="9A1470FA"/>
    <w:lvl w:ilvl="0" w:tplc="F9CCA3CE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C7D20"/>
    <w:multiLevelType w:val="hybridMultilevel"/>
    <w:tmpl w:val="28DE203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9AC20B7"/>
    <w:multiLevelType w:val="multilevel"/>
    <w:tmpl w:val="9BDC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801C4"/>
    <w:multiLevelType w:val="hybridMultilevel"/>
    <w:tmpl w:val="B8504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93DC9"/>
    <w:multiLevelType w:val="hybridMultilevel"/>
    <w:tmpl w:val="2158A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674E6"/>
    <w:multiLevelType w:val="hybridMultilevel"/>
    <w:tmpl w:val="BA82B1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251833"/>
    <w:multiLevelType w:val="hybridMultilevel"/>
    <w:tmpl w:val="453C87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16A0D55"/>
    <w:multiLevelType w:val="multilevel"/>
    <w:tmpl w:val="B89A9B18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AE3EFE"/>
    <w:multiLevelType w:val="hybridMultilevel"/>
    <w:tmpl w:val="304ADCE8"/>
    <w:lvl w:ilvl="0" w:tplc="60D2B812">
      <w:start w:val="2"/>
      <w:numFmt w:val="bullet"/>
      <w:lvlText w:val="•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2D152942"/>
    <w:multiLevelType w:val="hybridMultilevel"/>
    <w:tmpl w:val="ED34A02E"/>
    <w:lvl w:ilvl="0" w:tplc="84263FF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F7F48C4"/>
    <w:multiLevelType w:val="hybridMultilevel"/>
    <w:tmpl w:val="8BBE7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E516F6"/>
    <w:multiLevelType w:val="hybridMultilevel"/>
    <w:tmpl w:val="1708F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0081D"/>
    <w:multiLevelType w:val="hybridMultilevel"/>
    <w:tmpl w:val="91225060"/>
    <w:lvl w:ilvl="0" w:tplc="1A5CB41C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158" w:hanging="360"/>
      </w:pPr>
    </w:lvl>
    <w:lvl w:ilvl="2" w:tplc="0419001B">
      <w:start w:val="1"/>
      <w:numFmt w:val="lowerRoman"/>
      <w:lvlText w:val="%3."/>
      <w:lvlJc w:val="right"/>
      <w:pPr>
        <w:ind w:left="1878" w:hanging="180"/>
      </w:pPr>
    </w:lvl>
    <w:lvl w:ilvl="3" w:tplc="0419000F">
      <w:start w:val="1"/>
      <w:numFmt w:val="decimal"/>
      <w:lvlText w:val="%4."/>
      <w:lvlJc w:val="left"/>
      <w:pPr>
        <w:ind w:left="2598" w:hanging="360"/>
      </w:pPr>
    </w:lvl>
    <w:lvl w:ilvl="4" w:tplc="04190019">
      <w:start w:val="1"/>
      <w:numFmt w:val="lowerLetter"/>
      <w:lvlText w:val="%5."/>
      <w:lvlJc w:val="left"/>
      <w:pPr>
        <w:ind w:left="3318" w:hanging="360"/>
      </w:pPr>
    </w:lvl>
    <w:lvl w:ilvl="5" w:tplc="0419001B">
      <w:start w:val="1"/>
      <w:numFmt w:val="lowerRoman"/>
      <w:lvlText w:val="%6."/>
      <w:lvlJc w:val="right"/>
      <w:pPr>
        <w:ind w:left="4038" w:hanging="180"/>
      </w:pPr>
    </w:lvl>
    <w:lvl w:ilvl="6" w:tplc="0419000F">
      <w:start w:val="1"/>
      <w:numFmt w:val="decimal"/>
      <w:lvlText w:val="%7."/>
      <w:lvlJc w:val="left"/>
      <w:pPr>
        <w:ind w:left="4758" w:hanging="360"/>
      </w:pPr>
    </w:lvl>
    <w:lvl w:ilvl="7" w:tplc="04190019">
      <w:start w:val="1"/>
      <w:numFmt w:val="lowerLetter"/>
      <w:lvlText w:val="%8."/>
      <w:lvlJc w:val="left"/>
      <w:pPr>
        <w:ind w:left="5478" w:hanging="360"/>
      </w:pPr>
    </w:lvl>
    <w:lvl w:ilvl="8" w:tplc="0419001B">
      <w:start w:val="1"/>
      <w:numFmt w:val="lowerRoman"/>
      <w:lvlText w:val="%9."/>
      <w:lvlJc w:val="right"/>
      <w:pPr>
        <w:ind w:left="6198" w:hanging="180"/>
      </w:pPr>
    </w:lvl>
  </w:abstractNum>
  <w:abstractNum w:abstractNumId="15" w15:restartNumberingAfterBreak="0">
    <w:nsid w:val="31C465BF"/>
    <w:multiLevelType w:val="hybridMultilevel"/>
    <w:tmpl w:val="4288E038"/>
    <w:lvl w:ilvl="0" w:tplc="1ACEA4E4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345224F"/>
    <w:multiLevelType w:val="hybridMultilevel"/>
    <w:tmpl w:val="ADFE7E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A807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E450C8D"/>
    <w:multiLevelType w:val="hybridMultilevel"/>
    <w:tmpl w:val="7E4A6D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FA85D51"/>
    <w:multiLevelType w:val="hybridMultilevel"/>
    <w:tmpl w:val="ED34A02E"/>
    <w:lvl w:ilvl="0" w:tplc="84263FF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31247A4"/>
    <w:multiLevelType w:val="hybridMultilevel"/>
    <w:tmpl w:val="4560BF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51A421C"/>
    <w:multiLevelType w:val="hybridMultilevel"/>
    <w:tmpl w:val="080C05AE"/>
    <w:lvl w:ilvl="0" w:tplc="267A702E">
      <w:start w:val="1"/>
      <w:numFmt w:val="decimal"/>
      <w:lvlText w:val="%1."/>
      <w:lvlJc w:val="left"/>
      <w:pPr>
        <w:ind w:left="1419" w:hanging="8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C063CD5"/>
    <w:multiLevelType w:val="hybridMultilevel"/>
    <w:tmpl w:val="DC100B8E"/>
    <w:lvl w:ilvl="0" w:tplc="3776350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C6913C0"/>
    <w:multiLevelType w:val="multilevel"/>
    <w:tmpl w:val="B89A9B18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E276F25"/>
    <w:multiLevelType w:val="multilevel"/>
    <w:tmpl w:val="5654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E7E2B"/>
    <w:multiLevelType w:val="multilevel"/>
    <w:tmpl w:val="E12AC2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4905028"/>
    <w:multiLevelType w:val="hybridMultilevel"/>
    <w:tmpl w:val="91225060"/>
    <w:lvl w:ilvl="0" w:tplc="1A5CB41C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158" w:hanging="360"/>
      </w:pPr>
    </w:lvl>
    <w:lvl w:ilvl="2" w:tplc="0419001B">
      <w:start w:val="1"/>
      <w:numFmt w:val="lowerRoman"/>
      <w:lvlText w:val="%3."/>
      <w:lvlJc w:val="right"/>
      <w:pPr>
        <w:ind w:left="1878" w:hanging="180"/>
      </w:pPr>
    </w:lvl>
    <w:lvl w:ilvl="3" w:tplc="0419000F">
      <w:start w:val="1"/>
      <w:numFmt w:val="decimal"/>
      <w:lvlText w:val="%4."/>
      <w:lvlJc w:val="left"/>
      <w:pPr>
        <w:ind w:left="2598" w:hanging="360"/>
      </w:pPr>
    </w:lvl>
    <w:lvl w:ilvl="4" w:tplc="04190019">
      <w:start w:val="1"/>
      <w:numFmt w:val="lowerLetter"/>
      <w:lvlText w:val="%5."/>
      <w:lvlJc w:val="left"/>
      <w:pPr>
        <w:ind w:left="3318" w:hanging="360"/>
      </w:pPr>
    </w:lvl>
    <w:lvl w:ilvl="5" w:tplc="0419001B">
      <w:start w:val="1"/>
      <w:numFmt w:val="lowerRoman"/>
      <w:lvlText w:val="%6."/>
      <w:lvlJc w:val="right"/>
      <w:pPr>
        <w:ind w:left="4038" w:hanging="180"/>
      </w:pPr>
    </w:lvl>
    <w:lvl w:ilvl="6" w:tplc="0419000F">
      <w:start w:val="1"/>
      <w:numFmt w:val="decimal"/>
      <w:lvlText w:val="%7."/>
      <w:lvlJc w:val="left"/>
      <w:pPr>
        <w:ind w:left="4758" w:hanging="360"/>
      </w:pPr>
    </w:lvl>
    <w:lvl w:ilvl="7" w:tplc="04190019">
      <w:start w:val="1"/>
      <w:numFmt w:val="lowerLetter"/>
      <w:lvlText w:val="%8."/>
      <w:lvlJc w:val="left"/>
      <w:pPr>
        <w:ind w:left="5478" w:hanging="360"/>
      </w:pPr>
    </w:lvl>
    <w:lvl w:ilvl="8" w:tplc="0419001B">
      <w:start w:val="1"/>
      <w:numFmt w:val="lowerRoman"/>
      <w:lvlText w:val="%9."/>
      <w:lvlJc w:val="right"/>
      <w:pPr>
        <w:ind w:left="6198" w:hanging="180"/>
      </w:pPr>
    </w:lvl>
  </w:abstractNum>
  <w:abstractNum w:abstractNumId="27" w15:restartNumberingAfterBreak="0">
    <w:nsid w:val="5749531F"/>
    <w:multiLevelType w:val="hybridMultilevel"/>
    <w:tmpl w:val="6A303280"/>
    <w:lvl w:ilvl="0" w:tplc="4F7CCF2C">
      <w:start w:val="2"/>
      <w:numFmt w:val="bullet"/>
      <w:lvlText w:val="•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58207E87"/>
    <w:multiLevelType w:val="hybridMultilevel"/>
    <w:tmpl w:val="B734E4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B6A43FE"/>
    <w:multiLevelType w:val="hybridMultilevel"/>
    <w:tmpl w:val="5B4E470E"/>
    <w:lvl w:ilvl="0" w:tplc="04190001">
      <w:start w:val="1"/>
      <w:numFmt w:val="bullet"/>
      <w:lvlText w:val=""/>
      <w:lvlJc w:val="left"/>
      <w:pPr>
        <w:ind w:left="2126" w:hanging="70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CA86B12"/>
    <w:multiLevelType w:val="hybridMultilevel"/>
    <w:tmpl w:val="9CBC653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619E27BD"/>
    <w:multiLevelType w:val="multilevel"/>
    <w:tmpl w:val="B89A9B18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3306644"/>
    <w:multiLevelType w:val="hybridMultilevel"/>
    <w:tmpl w:val="5810F2F4"/>
    <w:lvl w:ilvl="0" w:tplc="3A94A66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635E49BA"/>
    <w:multiLevelType w:val="hybridMultilevel"/>
    <w:tmpl w:val="71A0A2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47F2C88"/>
    <w:multiLevelType w:val="multilevel"/>
    <w:tmpl w:val="41E8C2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hint="default"/>
      </w:rPr>
    </w:lvl>
  </w:abstractNum>
  <w:abstractNum w:abstractNumId="35" w15:restartNumberingAfterBreak="0">
    <w:nsid w:val="65647C4F"/>
    <w:multiLevelType w:val="hybridMultilevel"/>
    <w:tmpl w:val="6C82522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725731F0"/>
    <w:multiLevelType w:val="hybridMultilevel"/>
    <w:tmpl w:val="E9FE6D5E"/>
    <w:lvl w:ilvl="0" w:tplc="D10A2476">
      <w:numFmt w:val="bullet"/>
      <w:lvlText w:val="•"/>
      <w:lvlJc w:val="left"/>
      <w:pPr>
        <w:ind w:left="2126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3123747"/>
    <w:multiLevelType w:val="hybridMultilevel"/>
    <w:tmpl w:val="9BD8432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8" w15:restartNumberingAfterBreak="0">
    <w:nsid w:val="7B472ABF"/>
    <w:multiLevelType w:val="hybridMultilevel"/>
    <w:tmpl w:val="3712F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16656B"/>
    <w:multiLevelType w:val="hybridMultilevel"/>
    <w:tmpl w:val="1C900724"/>
    <w:lvl w:ilvl="0" w:tplc="03149954">
      <w:start w:val="1"/>
      <w:numFmt w:val="bullet"/>
      <w:pStyle w:val="-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F2E5177"/>
    <w:multiLevelType w:val="hybridMultilevel"/>
    <w:tmpl w:val="1834C330"/>
    <w:lvl w:ilvl="0" w:tplc="D10A2476">
      <w:numFmt w:val="bullet"/>
      <w:lvlText w:val="•"/>
      <w:lvlJc w:val="left"/>
      <w:pPr>
        <w:ind w:left="1417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9"/>
  </w:num>
  <w:num w:numId="3">
    <w:abstractNumId w:val="34"/>
  </w:num>
  <w:num w:numId="4">
    <w:abstractNumId w:val="33"/>
  </w:num>
  <w:num w:numId="5">
    <w:abstractNumId w:val="25"/>
  </w:num>
  <w:num w:numId="6">
    <w:abstractNumId w:val="17"/>
  </w:num>
  <w:num w:numId="7">
    <w:abstractNumId w:val="9"/>
  </w:num>
  <w:num w:numId="8">
    <w:abstractNumId w:val="31"/>
  </w:num>
  <w:num w:numId="9">
    <w:abstractNumId w:val="20"/>
  </w:num>
  <w:num w:numId="10">
    <w:abstractNumId w:val="28"/>
  </w:num>
  <w:num w:numId="11">
    <w:abstractNumId w:val="4"/>
  </w:num>
  <w:num w:numId="12">
    <w:abstractNumId w:val="24"/>
  </w:num>
  <w:num w:numId="13">
    <w:abstractNumId w:val="6"/>
  </w:num>
  <w:num w:numId="14">
    <w:abstractNumId w:val="38"/>
  </w:num>
  <w:num w:numId="15">
    <w:abstractNumId w:val="22"/>
  </w:num>
  <w:num w:numId="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</w:num>
  <w:num w:numId="22">
    <w:abstractNumId w:val="11"/>
  </w:num>
  <w:num w:numId="23">
    <w:abstractNumId w:val="30"/>
  </w:num>
  <w:num w:numId="24">
    <w:abstractNumId w:val="7"/>
  </w:num>
  <w:num w:numId="25">
    <w:abstractNumId w:val="40"/>
  </w:num>
  <w:num w:numId="26">
    <w:abstractNumId w:val="36"/>
  </w:num>
  <w:num w:numId="27">
    <w:abstractNumId w:val="5"/>
  </w:num>
  <w:num w:numId="28">
    <w:abstractNumId w:val="2"/>
  </w:num>
  <w:num w:numId="29">
    <w:abstractNumId w:val="35"/>
  </w:num>
  <w:num w:numId="30">
    <w:abstractNumId w:val="21"/>
  </w:num>
  <w:num w:numId="31">
    <w:abstractNumId w:val="37"/>
  </w:num>
  <w:num w:numId="32">
    <w:abstractNumId w:val="10"/>
  </w:num>
  <w:num w:numId="33">
    <w:abstractNumId w:val="1"/>
  </w:num>
  <w:num w:numId="34">
    <w:abstractNumId w:val="27"/>
  </w:num>
  <w:num w:numId="35">
    <w:abstractNumId w:val="0"/>
  </w:num>
  <w:num w:numId="36">
    <w:abstractNumId w:val="29"/>
  </w:num>
  <w:num w:numId="37">
    <w:abstractNumId w:val="18"/>
  </w:num>
  <w:num w:numId="38">
    <w:abstractNumId w:val="15"/>
  </w:num>
  <w:num w:numId="39">
    <w:abstractNumId w:val="3"/>
  </w:num>
  <w:num w:numId="40">
    <w:abstractNumId w:val="12"/>
  </w:num>
  <w:num w:numId="41">
    <w:abstractNumId w:val="16"/>
  </w:num>
  <w:num w:numId="42">
    <w:abstractNumId w:val="3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opanenko, Maksim">
    <w15:presenceInfo w15:providerId="AD" w15:userId="S-1-5-21-2080668339-1529229370-1757479407-33713"/>
  </w15:person>
  <w15:person w15:author="Alexander Russkikh">
    <w15:presenceInfo w15:providerId="Windows Live" w15:userId="f54becda1f7590bc"/>
  </w15:person>
  <w15:person w15:author="global">
    <w15:presenceInfo w15:providerId="None" w15:userId="glob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54"/>
    <w:rsid w:val="000055A9"/>
    <w:rsid w:val="000118BF"/>
    <w:rsid w:val="00013736"/>
    <w:rsid w:val="00027F06"/>
    <w:rsid w:val="00035F19"/>
    <w:rsid w:val="0005261C"/>
    <w:rsid w:val="00056318"/>
    <w:rsid w:val="00057331"/>
    <w:rsid w:val="0005771C"/>
    <w:rsid w:val="0006541A"/>
    <w:rsid w:val="000732EF"/>
    <w:rsid w:val="00085330"/>
    <w:rsid w:val="00095056"/>
    <w:rsid w:val="00095294"/>
    <w:rsid w:val="00095576"/>
    <w:rsid w:val="000964F4"/>
    <w:rsid w:val="000A29C9"/>
    <w:rsid w:val="000A33EC"/>
    <w:rsid w:val="000A600C"/>
    <w:rsid w:val="000B01EB"/>
    <w:rsid w:val="000B0DD4"/>
    <w:rsid w:val="000B0ED3"/>
    <w:rsid w:val="000B62D3"/>
    <w:rsid w:val="000B6A45"/>
    <w:rsid w:val="000C00CE"/>
    <w:rsid w:val="000C09A3"/>
    <w:rsid w:val="000C121D"/>
    <w:rsid w:val="000C6DCC"/>
    <w:rsid w:val="000C7E65"/>
    <w:rsid w:val="000D092A"/>
    <w:rsid w:val="000D555C"/>
    <w:rsid w:val="000D7E8B"/>
    <w:rsid w:val="000E0EA6"/>
    <w:rsid w:val="000E481F"/>
    <w:rsid w:val="000E6322"/>
    <w:rsid w:val="000E75EC"/>
    <w:rsid w:val="000F3253"/>
    <w:rsid w:val="000F776A"/>
    <w:rsid w:val="001007A3"/>
    <w:rsid w:val="001008B1"/>
    <w:rsid w:val="0010171C"/>
    <w:rsid w:val="00101840"/>
    <w:rsid w:val="00104419"/>
    <w:rsid w:val="00105FC9"/>
    <w:rsid w:val="001145EB"/>
    <w:rsid w:val="00114772"/>
    <w:rsid w:val="00124235"/>
    <w:rsid w:val="00124389"/>
    <w:rsid w:val="0013564A"/>
    <w:rsid w:val="00141BCA"/>
    <w:rsid w:val="00143D66"/>
    <w:rsid w:val="00144BD2"/>
    <w:rsid w:val="00147425"/>
    <w:rsid w:val="00151CBB"/>
    <w:rsid w:val="00152C68"/>
    <w:rsid w:val="001556F9"/>
    <w:rsid w:val="00156FBF"/>
    <w:rsid w:val="00160478"/>
    <w:rsid w:val="0016102E"/>
    <w:rsid w:val="001632E9"/>
    <w:rsid w:val="00165840"/>
    <w:rsid w:val="00166044"/>
    <w:rsid w:val="001701FE"/>
    <w:rsid w:val="001779E1"/>
    <w:rsid w:val="001826C5"/>
    <w:rsid w:val="001832A8"/>
    <w:rsid w:val="001833A1"/>
    <w:rsid w:val="00184D54"/>
    <w:rsid w:val="0019106A"/>
    <w:rsid w:val="00193844"/>
    <w:rsid w:val="00195D72"/>
    <w:rsid w:val="001A0B3F"/>
    <w:rsid w:val="001A0E75"/>
    <w:rsid w:val="001A37E1"/>
    <w:rsid w:val="001A438B"/>
    <w:rsid w:val="001A5E07"/>
    <w:rsid w:val="001A75B6"/>
    <w:rsid w:val="001C2135"/>
    <w:rsid w:val="001C425D"/>
    <w:rsid w:val="001D0E43"/>
    <w:rsid w:val="001D3ACC"/>
    <w:rsid w:val="001D3CF1"/>
    <w:rsid w:val="001D69D3"/>
    <w:rsid w:val="001D7931"/>
    <w:rsid w:val="001E7AB2"/>
    <w:rsid w:val="001F2019"/>
    <w:rsid w:val="001F264A"/>
    <w:rsid w:val="001F26A6"/>
    <w:rsid w:val="00206485"/>
    <w:rsid w:val="00211389"/>
    <w:rsid w:val="0021200D"/>
    <w:rsid w:val="00217BAC"/>
    <w:rsid w:val="00220195"/>
    <w:rsid w:val="002235A1"/>
    <w:rsid w:val="0022533C"/>
    <w:rsid w:val="00231E84"/>
    <w:rsid w:val="002401CD"/>
    <w:rsid w:val="00242C12"/>
    <w:rsid w:val="002447C0"/>
    <w:rsid w:val="002461CF"/>
    <w:rsid w:val="0025408C"/>
    <w:rsid w:val="00254927"/>
    <w:rsid w:val="00255C7C"/>
    <w:rsid w:val="00256CB3"/>
    <w:rsid w:val="00260C13"/>
    <w:rsid w:val="0026333F"/>
    <w:rsid w:val="002667B2"/>
    <w:rsid w:val="002667F3"/>
    <w:rsid w:val="002677D3"/>
    <w:rsid w:val="00270E71"/>
    <w:rsid w:val="00272688"/>
    <w:rsid w:val="0027434E"/>
    <w:rsid w:val="00274CA7"/>
    <w:rsid w:val="00275021"/>
    <w:rsid w:val="00276805"/>
    <w:rsid w:val="00277512"/>
    <w:rsid w:val="002804E2"/>
    <w:rsid w:val="00281513"/>
    <w:rsid w:val="00282EC5"/>
    <w:rsid w:val="00284871"/>
    <w:rsid w:val="0029199C"/>
    <w:rsid w:val="00294C3C"/>
    <w:rsid w:val="002A4BF9"/>
    <w:rsid w:val="002A6897"/>
    <w:rsid w:val="002A791E"/>
    <w:rsid w:val="002B0C46"/>
    <w:rsid w:val="002B3997"/>
    <w:rsid w:val="002B6597"/>
    <w:rsid w:val="002B7A10"/>
    <w:rsid w:val="002D0A5E"/>
    <w:rsid w:val="002D0E91"/>
    <w:rsid w:val="002D2327"/>
    <w:rsid w:val="002D53BB"/>
    <w:rsid w:val="002D6BEA"/>
    <w:rsid w:val="002D7333"/>
    <w:rsid w:val="002D7567"/>
    <w:rsid w:val="002E2CF1"/>
    <w:rsid w:val="002F09A8"/>
    <w:rsid w:val="002F4977"/>
    <w:rsid w:val="002F6A1C"/>
    <w:rsid w:val="002F727F"/>
    <w:rsid w:val="003017D1"/>
    <w:rsid w:val="0030242A"/>
    <w:rsid w:val="00310F72"/>
    <w:rsid w:val="003111D5"/>
    <w:rsid w:val="00317AE2"/>
    <w:rsid w:val="00320F7E"/>
    <w:rsid w:val="0032340A"/>
    <w:rsid w:val="0032450F"/>
    <w:rsid w:val="00332F8E"/>
    <w:rsid w:val="003349F7"/>
    <w:rsid w:val="00337438"/>
    <w:rsid w:val="003431B7"/>
    <w:rsid w:val="00347E65"/>
    <w:rsid w:val="003516F0"/>
    <w:rsid w:val="003521E4"/>
    <w:rsid w:val="00354FC0"/>
    <w:rsid w:val="00355CE3"/>
    <w:rsid w:val="0035641A"/>
    <w:rsid w:val="00365A4E"/>
    <w:rsid w:val="00375912"/>
    <w:rsid w:val="00380057"/>
    <w:rsid w:val="00383266"/>
    <w:rsid w:val="003878EB"/>
    <w:rsid w:val="00387BA0"/>
    <w:rsid w:val="00391468"/>
    <w:rsid w:val="0039149E"/>
    <w:rsid w:val="00392307"/>
    <w:rsid w:val="003937C3"/>
    <w:rsid w:val="003A2339"/>
    <w:rsid w:val="003A6F08"/>
    <w:rsid w:val="003B2051"/>
    <w:rsid w:val="003B7C7B"/>
    <w:rsid w:val="003C0382"/>
    <w:rsid w:val="003C1630"/>
    <w:rsid w:val="003C5DA0"/>
    <w:rsid w:val="003D2B8A"/>
    <w:rsid w:val="003D3E25"/>
    <w:rsid w:val="003D5BE2"/>
    <w:rsid w:val="003E32A8"/>
    <w:rsid w:val="003F24EF"/>
    <w:rsid w:val="00410D09"/>
    <w:rsid w:val="004115DA"/>
    <w:rsid w:val="00411EEB"/>
    <w:rsid w:val="00413034"/>
    <w:rsid w:val="00413296"/>
    <w:rsid w:val="0041730B"/>
    <w:rsid w:val="00421251"/>
    <w:rsid w:val="00421510"/>
    <w:rsid w:val="004270FB"/>
    <w:rsid w:val="004274AB"/>
    <w:rsid w:val="00431E8D"/>
    <w:rsid w:val="00442F94"/>
    <w:rsid w:val="00453820"/>
    <w:rsid w:val="00455416"/>
    <w:rsid w:val="0045623F"/>
    <w:rsid w:val="004572CB"/>
    <w:rsid w:val="004627E2"/>
    <w:rsid w:val="00463BE6"/>
    <w:rsid w:val="00464B7D"/>
    <w:rsid w:val="0046634F"/>
    <w:rsid w:val="00471820"/>
    <w:rsid w:val="00472C3B"/>
    <w:rsid w:val="00473B29"/>
    <w:rsid w:val="004742B6"/>
    <w:rsid w:val="00474B3F"/>
    <w:rsid w:val="004804C2"/>
    <w:rsid w:val="00482A09"/>
    <w:rsid w:val="00490181"/>
    <w:rsid w:val="00492BC1"/>
    <w:rsid w:val="004942DF"/>
    <w:rsid w:val="00496FED"/>
    <w:rsid w:val="0049753E"/>
    <w:rsid w:val="004A0476"/>
    <w:rsid w:val="004A0E3C"/>
    <w:rsid w:val="004A5872"/>
    <w:rsid w:val="004B04EB"/>
    <w:rsid w:val="004B2FF5"/>
    <w:rsid w:val="004B3B01"/>
    <w:rsid w:val="004B4682"/>
    <w:rsid w:val="004B4CAC"/>
    <w:rsid w:val="004B5AF9"/>
    <w:rsid w:val="004C1254"/>
    <w:rsid w:val="004C3E8F"/>
    <w:rsid w:val="004C5793"/>
    <w:rsid w:val="004C6888"/>
    <w:rsid w:val="004C7324"/>
    <w:rsid w:val="004D55AC"/>
    <w:rsid w:val="004D5614"/>
    <w:rsid w:val="004E0985"/>
    <w:rsid w:val="004E7B8C"/>
    <w:rsid w:val="004F01C8"/>
    <w:rsid w:val="004F2B10"/>
    <w:rsid w:val="004F34ED"/>
    <w:rsid w:val="00503A9C"/>
    <w:rsid w:val="0050435E"/>
    <w:rsid w:val="00507D9A"/>
    <w:rsid w:val="00513C34"/>
    <w:rsid w:val="00521452"/>
    <w:rsid w:val="005233CA"/>
    <w:rsid w:val="0052575A"/>
    <w:rsid w:val="005325C4"/>
    <w:rsid w:val="005325DD"/>
    <w:rsid w:val="0053497A"/>
    <w:rsid w:val="00541D23"/>
    <w:rsid w:val="00544FE9"/>
    <w:rsid w:val="00545918"/>
    <w:rsid w:val="005470D6"/>
    <w:rsid w:val="00550B9D"/>
    <w:rsid w:val="00552D4F"/>
    <w:rsid w:val="005564DC"/>
    <w:rsid w:val="00565C0D"/>
    <w:rsid w:val="00573907"/>
    <w:rsid w:val="00575B4D"/>
    <w:rsid w:val="00576B8E"/>
    <w:rsid w:val="00583EB3"/>
    <w:rsid w:val="00583F05"/>
    <w:rsid w:val="00587496"/>
    <w:rsid w:val="0059265E"/>
    <w:rsid w:val="00592CE4"/>
    <w:rsid w:val="005A0BDF"/>
    <w:rsid w:val="005A2DC2"/>
    <w:rsid w:val="005A34FC"/>
    <w:rsid w:val="005A6505"/>
    <w:rsid w:val="005B0D93"/>
    <w:rsid w:val="005B7E4A"/>
    <w:rsid w:val="005C27C3"/>
    <w:rsid w:val="005D4735"/>
    <w:rsid w:val="005E0513"/>
    <w:rsid w:val="005E156A"/>
    <w:rsid w:val="005E27B5"/>
    <w:rsid w:val="005E4DD2"/>
    <w:rsid w:val="005E6BF8"/>
    <w:rsid w:val="005F1DFF"/>
    <w:rsid w:val="005F5EB9"/>
    <w:rsid w:val="005F5FBC"/>
    <w:rsid w:val="005F6174"/>
    <w:rsid w:val="005F6E95"/>
    <w:rsid w:val="005F7F3B"/>
    <w:rsid w:val="00615F05"/>
    <w:rsid w:val="00622423"/>
    <w:rsid w:val="00630913"/>
    <w:rsid w:val="00632009"/>
    <w:rsid w:val="006325DD"/>
    <w:rsid w:val="00643979"/>
    <w:rsid w:val="00644258"/>
    <w:rsid w:val="00644DCC"/>
    <w:rsid w:val="006543E4"/>
    <w:rsid w:val="0065510E"/>
    <w:rsid w:val="00655AD4"/>
    <w:rsid w:val="006667AA"/>
    <w:rsid w:val="006763EF"/>
    <w:rsid w:val="0068797A"/>
    <w:rsid w:val="00687A26"/>
    <w:rsid w:val="0069122E"/>
    <w:rsid w:val="00692FA0"/>
    <w:rsid w:val="006A0B42"/>
    <w:rsid w:val="006A125D"/>
    <w:rsid w:val="006A3915"/>
    <w:rsid w:val="006A5507"/>
    <w:rsid w:val="006A6A75"/>
    <w:rsid w:val="006B16DB"/>
    <w:rsid w:val="006B3DF3"/>
    <w:rsid w:val="006B6F02"/>
    <w:rsid w:val="006B71D0"/>
    <w:rsid w:val="006C2445"/>
    <w:rsid w:val="006C4DF6"/>
    <w:rsid w:val="006D2561"/>
    <w:rsid w:val="006D3F37"/>
    <w:rsid w:val="006D4B2C"/>
    <w:rsid w:val="006D4B95"/>
    <w:rsid w:val="006D5B70"/>
    <w:rsid w:val="006D742E"/>
    <w:rsid w:val="006E098E"/>
    <w:rsid w:val="006E3914"/>
    <w:rsid w:val="006E486B"/>
    <w:rsid w:val="006E4B51"/>
    <w:rsid w:val="006E4D40"/>
    <w:rsid w:val="006E4E5F"/>
    <w:rsid w:val="006E7D8D"/>
    <w:rsid w:val="006F0E28"/>
    <w:rsid w:val="006F1B7A"/>
    <w:rsid w:val="006F52AE"/>
    <w:rsid w:val="006F6833"/>
    <w:rsid w:val="0070157F"/>
    <w:rsid w:val="00711A08"/>
    <w:rsid w:val="00711A7A"/>
    <w:rsid w:val="00717D41"/>
    <w:rsid w:val="00721DDC"/>
    <w:rsid w:val="00725A71"/>
    <w:rsid w:val="0073104C"/>
    <w:rsid w:val="007314F0"/>
    <w:rsid w:val="00734FC4"/>
    <w:rsid w:val="00740EB3"/>
    <w:rsid w:val="00741745"/>
    <w:rsid w:val="00743B78"/>
    <w:rsid w:val="0074635F"/>
    <w:rsid w:val="0075641D"/>
    <w:rsid w:val="007620EB"/>
    <w:rsid w:val="00770CCA"/>
    <w:rsid w:val="007721BE"/>
    <w:rsid w:val="00777AAC"/>
    <w:rsid w:val="00786983"/>
    <w:rsid w:val="00791B63"/>
    <w:rsid w:val="0079457B"/>
    <w:rsid w:val="00797072"/>
    <w:rsid w:val="007979EF"/>
    <w:rsid w:val="007A2E5C"/>
    <w:rsid w:val="007A5AE0"/>
    <w:rsid w:val="007A6773"/>
    <w:rsid w:val="007A73C0"/>
    <w:rsid w:val="007B20BE"/>
    <w:rsid w:val="007B33EA"/>
    <w:rsid w:val="007B4383"/>
    <w:rsid w:val="007B528E"/>
    <w:rsid w:val="007C0CCE"/>
    <w:rsid w:val="007C5897"/>
    <w:rsid w:val="007C7D81"/>
    <w:rsid w:val="007D2BD0"/>
    <w:rsid w:val="007D4A93"/>
    <w:rsid w:val="007E009A"/>
    <w:rsid w:val="007E3A6B"/>
    <w:rsid w:val="007F11DD"/>
    <w:rsid w:val="007F3CEE"/>
    <w:rsid w:val="00803D1B"/>
    <w:rsid w:val="00806550"/>
    <w:rsid w:val="00817EC3"/>
    <w:rsid w:val="00820B9F"/>
    <w:rsid w:val="00824841"/>
    <w:rsid w:val="00824D64"/>
    <w:rsid w:val="00826F2F"/>
    <w:rsid w:val="00831926"/>
    <w:rsid w:val="00831F43"/>
    <w:rsid w:val="00833004"/>
    <w:rsid w:val="0083517F"/>
    <w:rsid w:val="00837B30"/>
    <w:rsid w:val="0084216A"/>
    <w:rsid w:val="00842522"/>
    <w:rsid w:val="00846DE1"/>
    <w:rsid w:val="00850819"/>
    <w:rsid w:val="008566F8"/>
    <w:rsid w:val="00857992"/>
    <w:rsid w:val="00860AB4"/>
    <w:rsid w:val="00863210"/>
    <w:rsid w:val="00863E66"/>
    <w:rsid w:val="008708DE"/>
    <w:rsid w:val="008824C0"/>
    <w:rsid w:val="00882D6E"/>
    <w:rsid w:val="00884AAF"/>
    <w:rsid w:val="008914D6"/>
    <w:rsid w:val="00892B6F"/>
    <w:rsid w:val="00892DF2"/>
    <w:rsid w:val="00897B50"/>
    <w:rsid w:val="008A4BFF"/>
    <w:rsid w:val="008B04EC"/>
    <w:rsid w:val="008B0DE6"/>
    <w:rsid w:val="008B1B36"/>
    <w:rsid w:val="008B2B4C"/>
    <w:rsid w:val="008B4B4D"/>
    <w:rsid w:val="008C0648"/>
    <w:rsid w:val="008C5B60"/>
    <w:rsid w:val="008D2A3E"/>
    <w:rsid w:val="008D3C1A"/>
    <w:rsid w:val="008D410C"/>
    <w:rsid w:val="008D549B"/>
    <w:rsid w:val="008D7FAD"/>
    <w:rsid w:val="008E37E4"/>
    <w:rsid w:val="008E4131"/>
    <w:rsid w:val="008E4D94"/>
    <w:rsid w:val="008E7093"/>
    <w:rsid w:val="008F16A9"/>
    <w:rsid w:val="008F2A7E"/>
    <w:rsid w:val="008F2F09"/>
    <w:rsid w:val="008F54AF"/>
    <w:rsid w:val="008F7FAE"/>
    <w:rsid w:val="0090612A"/>
    <w:rsid w:val="00907F2D"/>
    <w:rsid w:val="0091235B"/>
    <w:rsid w:val="00914F2E"/>
    <w:rsid w:val="009221D0"/>
    <w:rsid w:val="009238F2"/>
    <w:rsid w:val="00924CA0"/>
    <w:rsid w:val="00930A55"/>
    <w:rsid w:val="009313EA"/>
    <w:rsid w:val="0093269D"/>
    <w:rsid w:val="0093330D"/>
    <w:rsid w:val="0093359C"/>
    <w:rsid w:val="00934E34"/>
    <w:rsid w:val="009377B1"/>
    <w:rsid w:val="009418A0"/>
    <w:rsid w:val="00941999"/>
    <w:rsid w:val="00941B63"/>
    <w:rsid w:val="00943C0A"/>
    <w:rsid w:val="009449A2"/>
    <w:rsid w:val="009449DD"/>
    <w:rsid w:val="00946180"/>
    <w:rsid w:val="00946186"/>
    <w:rsid w:val="00951133"/>
    <w:rsid w:val="00952322"/>
    <w:rsid w:val="00952804"/>
    <w:rsid w:val="00954F85"/>
    <w:rsid w:val="00954FEE"/>
    <w:rsid w:val="00955D01"/>
    <w:rsid w:val="00957826"/>
    <w:rsid w:val="00961132"/>
    <w:rsid w:val="00962C89"/>
    <w:rsid w:val="00962E05"/>
    <w:rsid w:val="00965854"/>
    <w:rsid w:val="009719CF"/>
    <w:rsid w:val="009742EC"/>
    <w:rsid w:val="00974795"/>
    <w:rsid w:val="00975903"/>
    <w:rsid w:val="00975C29"/>
    <w:rsid w:val="00976333"/>
    <w:rsid w:val="00976F35"/>
    <w:rsid w:val="0097740D"/>
    <w:rsid w:val="009821E7"/>
    <w:rsid w:val="00983040"/>
    <w:rsid w:val="00987AB5"/>
    <w:rsid w:val="00996181"/>
    <w:rsid w:val="009A39A9"/>
    <w:rsid w:val="009A504B"/>
    <w:rsid w:val="009A7A95"/>
    <w:rsid w:val="009B7964"/>
    <w:rsid w:val="009B7F22"/>
    <w:rsid w:val="009C1EF2"/>
    <w:rsid w:val="009D18B1"/>
    <w:rsid w:val="009D1998"/>
    <w:rsid w:val="009D47DF"/>
    <w:rsid w:val="009D7758"/>
    <w:rsid w:val="009E1D69"/>
    <w:rsid w:val="009F0F98"/>
    <w:rsid w:val="009F2023"/>
    <w:rsid w:val="009F2117"/>
    <w:rsid w:val="009F3B6A"/>
    <w:rsid w:val="009F77AF"/>
    <w:rsid w:val="00A00E10"/>
    <w:rsid w:val="00A014CA"/>
    <w:rsid w:val="00A014D9"/>
    <w:rsid w:val="00A02BF3"/>
    <w:rsid w:val="00A03350"/>
    <w:rsid w:val="00A05216"/>
    <w:rsid w:val="00A05BE4"/>
    <w:rsid w:val="00A118E5"/>
    <w:rsid w:val="00A20617"/>
    <w:rsid w:val="00A22083"/>
    <w:rsid w:val="00A2636B"/>
    <w:rsid w:val="00A35541"/>
    <w:rsid w:val="00A4452A"/>
    <w:rsid w:val="00A477FB"/>
    <w:rsid w:val="00A519AC"/>
    <w:rsid w:val="00A55053"/>
    <w:rsid w:val="00A55769"/>
    <w:rsid w:val="00A55AF1"/>
    <w:rsid w:val="00A60A5A"/>
    <w:rsid w:val="00A6195B"/>
    <w:rsid w:val="00A64F36"/>
    <w:rsid w:val="00A655C4"/>
    <w:rsid w:val="00A71AAE"/>
    <w:rsid w:val="00A725CF"/>
    <w:rsid w:val="00A73671"/>
    <w:rsid w:val="00A75543"/>
    <w:rsid w:val="00A81AE6"/>
    <w:rsid w:val="00A82C68"/>
    <w:rsid w:val="00A82D3A"/>
    <w:rsid w:val="00A8425C"/>
    <w:rsid w:val="00A860BA"/>
    <w:rsid w:val="00A9039A"/>
    <w:rsid w:val="00A919E6"/>
    <w:rsid w:val="00A94A85"/>
    <w:rsid w:val="00A94CAE"/>
    <w:rsid w:val="00A9671A"/>
    <w:rsid w:val="00AA0AEB"/>
    <w:rsid w:val="00AA18FF"/>
    <w:rsid w:val="00AA1C23"/>
    <w:rsid w:val="00AA6C0A"/>
    <w:rsid w:val="00AB3802"/>
    <w:rsid w:val="00AC1E9B"/>
    <w:rsid w:val="00AC5C40"/>
    <w:rsid w:val="00AC758E"/>
    <w:rsid w:val="00AC7979"/>
    <w:rsid w:val="00AD5271"/>
    <w:rsid w:val="00AE2786"/>
    <w:rsid w:val="00AF0632"/>
    <w:rsid w:val="00AF3089"/>
    <w:rsid w:val="00AF34D8"/>
    <w:rsid w:val="00AF5EF2"/>
    <w:rsid w:val="00B01F77"/>
    <w:rsid w:val="00B035B5"/>
    <w:rsid w:val="00B11123"/>
    <w:rsid w:val="00B11583"/>
    <w:rsid w:val="00B1210D"/>
    <w:rsid w:val="00B13385"/>
    <w:rsid w:val="00B13E47"/>
    <w:rsid w:val="00B22E1B"/>
    <w:rsid w:val="00B230FA"/>
    <w:rsid w:val="00B239BA"/>
    <w:rsid w:val="00B25454"/>
    <w:rsid w:val="00B25964"/>
    <w:rsid w:val="00B2783C"/>
    <w:rsid w:val="00B30869"/>
    <w:rsid w:val="00B31976"/>
    <w:rsid w:val="00B3228B"/>
    <w:rsid w:val="00B334D0"/>
    <w:rsid w:val="00B33E2C"/>
    <w:rsid w:val="00B35C08"/>
    <w:rsid w:val="00B4170E"/>
    <w:rsid w:val="00B43A25"/>
    <w:rsid w:val="00B44D08"/>
    <w:rsid w:val="00B52B1A"/>
    <w:rsid w:val="00B565A8"/>
    <w:rsid w:val="00B565E6"/>
    <w:rsid w:val="00B56EEF"/>
    <w:rsid w:val="00B60965"/>
    <w:rsid w:val="00B62F1D"/>
    <w:rsid w:val="00B63137"/>
    <w:rsid w:val="00B64C30"/>
    <w:rsid w:val="00B67797"/>
    <w:rsid w:val="00B715CA"/>
    <w:rsid w:val="00B74E77"/>
    <w:rsid w:val="00B74F57"/>
    <w:rsid w:val="00B755F2"/>
    <w:rsid w:val="00B80580"/>
    <w:rsid w:val="00B90334"/>
    <w:rsid w:val="00B92BDA"/>
    <w:rsid w:val="00B95C11"/>
    <w:rsid w:val="00BA0C3C"/>
    <w:rsid w:val="00BA4768"/>
    <w:rsid w:val="00BB0381"/>
    <w:rsid w:val="00BB18F2"/>
    <w:rsid w:val="00BB753C"/>
    <w:rsid w:val="00BC2E49"/>
    <w:rsid w:val="00BC60BF"/>
    <w:rsid w:val="00BC6953"/>
    <w:rsid w:val="00BD08FB"/>
    <w:rsid w:val="00BD1F78"/>
    <w:rsid w:val="00BD2992"/>
    <w:rsid w:val="00BD352D"/>
    <w:rsid w:val="00BD3ED8"/>
    <w:rsid w:val="00BD44D3"/>
    <w:rsid w:val="00BE7220"/>
    <w:rsid w:val="00BE7787"/>
    <w:rsid w:val="00BF63E8"/>
    <w:rsid w:val="00C014EA"/>
    <w:rsid w:val="00C02AEA"/>
    <w:rsid w:val="00C03D95"/>
    <w:rsid w:val="00C05959"/>
    <w:rsid w:val="00C11D3F"/>
    <w:rsid w:val="00C179C5"/>
    <w:rsid w:val="00C236E5"/>
    <w:rsid w:val="00C23C88"/>
    <w:rsid w:val="00C251F4"/>
    <w:rsid w:val="00C26562"/>
    <w:rsid w:val="00C3024F"/>
    <w:rsid w:val="00C33C08"/>
    <w:rsid w:val="00C419A8"/>
    <w:rsid w:val="00C419BD"/>
    <w:rsid w:val="00C422ED"/>
    <w:rsid w:val="00C4425F"/>
    <w:rsid w:val="00C47870"/>
    <w:rsid w:val="00C55CEA"/>
    <w:rsid w:val="00C613F1"/>
    <w:rsid w:val="00C63046"/>
    <w:rsid w:val="00C640B3"/>
    <w:rsid w:val="00C703F5"/>
    <w:rsid w:val="00C75789"/>
    <w:rsid w:val="00C762CD"/>
    <w:rsid w:val="00C80D0A"/>
    <w:rsid w:val="00C83660"/>
    <w:rsid w:val="00C853F3"/>
    <w:rsid w:val="00C90024"/>
    <w:rsid w:val="00C90C38"/>
    <w:rsid w:val="00C95F6F"/>
    <w:rsid w:val="00C965DA"/>
    <w:rsid w:val="00C96BEA"/>
    <w:rsid w:val="00C972EE"/>
    <w:rsid w:val="00CA2826"/>
    <w:rsid w:val="00CA49DD"/>
    <w:rsid w:val="00CB1AF5"/>
    <w:rsid w:val="00CB3A05"/>
    <w:rsid w:val="00CC0EC3"/>
    <w:rsid w:val="00CD0A52"/>
    <w:rsid w:val="00CD24B8"/>
    <w:rsid w:val="00CD61FE"/>
    <w:rsid w:val="00CE1655"/>
    <w:rsid w:val="00CE2A8F"/>
    <w:rsid w:val="00CE4DB5"/>
    <w:rsid w:val="00CE50FA"/>
    <w:rsid w:val="00CE7291"/>
    <w:rsid w:val="00CF5333"/>
    <w:rsid w:val="00CF5BE2"/>
    <w:rsid w:val="00D01E58"/>
    <w:rsid w:val="00D02FCD"/>
    <w:rsid w:val="00D035AA"/>
    <w:rsid w:val="00D04829"/>
    <w:rsid w:val="00D106E6"/>
    <w:rsid w:val="00D12AA7"/>
    <w:rsid w:val="00D138ED"/>
    <w:rsid w:val="00D3053B"/>
    <w:rsid w:val="00D308AB"/>
    <w:rsid w:val="00D316A0"/>
    <w:rsid w:val="00D3200F"/>
    <w:rsid w:val="00D33078"/>
    <w:rsid w:val="00D34404"/>
    <w:rsid w:val="00D36616"/>
    <w:rsid w:val="00D4142B"/>
    <w:rsid w:val="00D4628B"/>
    <w:rsid w:val="00D47C9D"/>
    <w:rsid w:val="00D530C4"/>
    <w:rsid w:val="00D54370"/>
    <w:rsid w:val="00D60A2C"/>
    <w:rsid w:val="00D63925"/>
    <w:rsid w:val="00D646CA"/>
    <w:rsid w:val="00D64CE3"/>
    <w:rsid w:val="00D64D59"/>
    <w:rsid w:val="00D65DAD"/>
    <w:rsid w:val="00D66932"/>
    <w:rsid w:val="00D723C0"/>
    <w:rsid w:val="00D72726"/>
    <w:rsid w:val="00D72DCD"/>
    <w:rsid w:val="00D73862"/>
    <w:rsid w:val="00D73D7D"/>
    <w:rsid w:val="00D74EA1"/>
    <w:rsid w:val="00D75F46"/>
    <w:rsid w:val="00D83BE7"/>
    <w:rsid w:val="00D94149"/>
    <w:rsid w:val="00D94B1A"/>
    <w:rsid w:val="00D9546C"/>
    <w:rsid w:val="00D96572"/>
    <w:rsid w:val="00DA2AF2"/>
    <w:rsid w:val="00DA5DD0"/>
    <w:rsid w:val="00DA64AB"/>
    <w:rsid w:val="00DA6FBC"/>
    <w:rsid w:val="00DB1942"/>
    <w:rsid w:val="00DB23DC"/>
    <w:rsid w:val="00DB4D11"/>
    <w:rsid w:val="00DC3245"/>
    <w:rsid w:val="00DC560A"/>
    <w:rsid w:val="00DC674C"/>
    <w:rsid w:val="00DD3D84"/>
    <w:rsid w:val="00DD5DC6"/>
    <w:rsid w:val="00DD696D"/>
    <w:rsid w:val="00DE5F3D"/>
    <w:rsid w:val="00DF226A"/>
    <w:rsid w:val="00DF2B79"/>
    <w:rsid w:val="00E02535"/>
    <w:rsid w:val="00E03B53"/>
    <w:rsid w:val="00E05506"/>
    <w:rsid w:val="00E05AD3"/>
    <w:rsid w:val="00E07C17"/>
    <w:rsid w:val="00E109E8"/>
    <w:rsid w:val="00E114C7"/>
    <w:rsid w:val="00E156DE"/>
    <w:rsid w:val="00E17F48"/>
    <w:rsid w:val="00E2419B"/>
    <w:rsid w:val="00E26BF7"/>
    <w:rsid w:val="00E301F4"/>
    <w:rsid w:val="00E30A96"/>
    <w:rsid w:val="00E414C8"/>
    <w:rsid w:val="00E42D14"/>
    <w:rsid w:val="00E4478C"/>
    <w:rsid w:val="00E44DBA"/>
    <w:rsid w:val="00E450DA"/>
    <w:rsid w:val="00E45313"/>
    <w:rsid w:val="00E5174D"/>
    <w:rsid w:val="00E5247B"/>
    <w:rsid w:val="00E525A5"/>
    <w:rsid w:val="00E548FF"/>
    <w:rsid w:val="00E6210F"/>
    <w:rsid w:val="00E637C6"/>
    <w:rsid w:val="00E654B2"/>
    <w:rsid w:val="00E722D4"/>
    <w:rsid w:val="00E734ED"/>
    <w:rsid w:val="00E7394C"/>
    <w:rsid w:val="00E73EA0"/>
    <w:rsid w:val="00E74F25"/>
    <w:rsid w:val="00E82A5B"/>
    <w:rsid w:val="00E85862"/>
    <w:rsid w:val="00E86193"/>
    <w:rsid w:val="00E86D82"/>
    <w:rsid w:val="00E87E9B"/>
    <w:rsid w:val="00E934CA"/>
    <w:rsid w:val="00E96577"/>
    <w:rsid w:val="00E9736B"/>
    <w:rsid w:val="00EA0129"/>
    <w:rsid w:val="00EA0E6F"/>
    <w:rsid w:val="00EA1A7D"/>
    <w:rsid w:val="00EB56BF"/>
    <w:rsid w:val="00EB7F29"/>
    <w:rsid w:val="00EC2E8F"/>
    <w:rsid w:val="00ED731C"/>
    <w:rsid w:val="00EE01C9"/>
    <w:rsid w:val="00EE13E2"/>
    <w:rsid w:val="00EE1767"/>
    <w:rsid w:val="00EE7616"/>
    <w:rsid w:val="00EF3DB7"/>
    <w:rsid w:val="00EF4DB6"/>
    <w:rsid w:val="00EF51AB"/>
    <w:rsid w:val="00F046C4"/>
    <w:rsid w:val="00F06FC7"/>
    <w:rsid w:val="00F11A68"/>
    <w:rsid w:val="00F17876"/>
    <w:rsid w:val="00F20008"/>
    <w:rsid w:val="00F20F3A"/>
    <w:rsid w:val="00F26C7D"/>
    <w:rsid w:val="00F26E2E"/>
    <w:rsid w:val="00F305A3"/>
    <w:rsid w:val="00F318B0"/>
    <w:rsid w:val="00F32783"/>
    <w:rsid w:val="00F34923"/>
    <w:rsid w:val="00F42726"/>
    <w:rsid w:val="00F44130"/>
    <w:rsid w:val="00F5098C"/>
    <w:rsid w:val="00F50D09"/>
    <w:rsid w:val="00F52430"/>
    <w:rsid w:val="00F56675"/>
    <w:rsid w:val="00F566A2"/>
    <w:rsid w:val="00F666D4"/>
    <w:rsid w:val="00F67AFB"/>
    <w:rsid w:val="00F71770"/>
    <w:rsid w:val="00F75F78"/>
    <w:rsid w:val="00F76FA4"/>
    <w:rsid w:val="00F8099B"/>
    <w:rsid w:val="00F86046"/>
    <w:rsid w:val="00F94491"/>
    <w:rsid w:val="00F962EC"/>
    <w:rsid w:val="00FA0103"/>
    <w:rsid w:val="00FA2D29"/>
    <w:rsid w:val="00FA2F08"/>
    <w:rsid w:val="00FA3152"/>
    <w:rsid w:val="00FA3B1D"/>
    <w:rsid w:val="00FA3C4B"/>
    <w:rsid w:val="00FA61E7"/>
    <w:rsid w:val="00FB0374"/>
    <w:rsid w:val="00FB09CE"/>
    <w:rsid w:val="00FB12C7"/>
    <w:rsid w:val="00FB28C7"/>
    <w:rsid w:val="00FB4245"/>
    <w:rsid w:val="00FB5E93"/>
    <w:rsid w:val="00FC4A84"/>
    <w:rsid w:val="00FC65B4"/>
    <w:rsid w:val="00FC7AD2"/>
    <w:rsid w:val="00FD0A2E"/>
    <w:rsid w:val="00FD1F3F"/>
    <w:rsid w:val="00FD3EC5"/>
    <w:rsid w:val="00FD5745"/>
    <w:rsid w:val="00FE7A41"/>
    <w:rsid w:val="00FF29BF"/>
    <w:rsid w:val="00FF2F52"/>
    <w:rsid w:val="00FF3D4A"/>
    <w:rsid w:val="00FF4585"/>
    <w:rsid w:val="00FF48DE"/>
    <w:rsid w:val="62E74D6F"/>
    <w:rsid w:val="6FF7B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442363"/>
  <w15:chartTrackingRefBased/>
  <w15:docId w15:val="{468FBF10-F780-4FD0-B824-84F5B778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AA7"/>
    <w:pPr>
      <w:spacing w:after="120" w:line="360" w:lineRule="auto"/>
      <w:ind w:firstLine="567"/>
    </w:pPr>
    <w:rPr>
      <w:rFonts w:ascii="Times New Roman" w:hAnsi="Times New Roman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742EC"/>
    <w:pPr>
      <w:keepNext/>
      <w:keepLines/>
      <w:spacing w:before="240" w:line="276" w:lineRule="auto"/>
      <w:outlineLvl w:val="0"/>
    </w:pPr>
    <w:rPr>
      <w:rFonts w:eastAsiaTheme="majorEastAsia" w:cstheme="majorBidi"/>
      <w:b/>
      <w:color w:val="00206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42EC"/>
    <w:pPr>
      <w:keepNext/>
      <w:keepLines/>
      <w:spacing w:before="40" w:line="276" w:lineRule="auto"/>
      <w:outlineLvl w:val="1"/>
    </w:pPr>
    <w:rPr>
      <w:rFonts w:eastAsiaTheme="majorEastAsia" w:cstheme="majorBidi"/>
      <w:b/>
      <w:color w:val="002060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C2E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C2E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2EC"/>
    <w:rPr>
      <w:rFonts w:ascii="Times New Roman" w:eastAsiaTheme="majorEastAsia" w:hAnsi="Times New Roman" w:cstheme="majorBidi"/>
      <w:b/>
      <w:color w:val="002060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742EC"/>
    <w:rPr>
      <w:rFonts w:ascii="Times New Roman" w:eastAsiaTheme="majorEastAsia" w:hAnsi="Times New Roman" w:cstheme="majorBidi"/>
      <w:b/>
      <w:color w:val="002060"/>
      <w:sz w:val="26"/>
      <w:szCs w:val="26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9742EC"/>
    <w:pPr>
      <w:spacing w:after="200"/>
      <w:jc w:val="center"/>
    </w:pPr>
    <w:rPr>
      <w:iCs/>
      <w:color w:val="002060"/>
      <w:szCs w:val="18"/>
    </w:rPr>
  </w:style>
  <w:style w:type="table" w:styleId="a4">
    <w:name w:val="Table Grid"/>
    <w:basedOn w:val="a1"/>
    <w:uiPriority w:val="39"/>
    <w:rsid w:val="00974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742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742EC"/>
    <w:rPr>
      <w:rFonts w:ascii="Times New Roman" w:hAnsi="Times New Roman"/>
      <w:sz w:val="24"/>
      <w:lang w:eastAsia="ru-RU"/>
    </w:rPr>
  </w:style>
  <w:style w:type="paragraph" w:styleId="a7">
    <w:name w:val="footer"/>
    <w:basedOn w:val="a"/>
    <w:link w:val="a8"/>
    <w:uiPriority w:val="99"/>
    <w:unhideWhenUsed/>
    <w:rsid w:val="009742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742EC"/>
    <w:rPr>
      <w:rFonts w:ascii="Times New Roman" w:hAnsi="Times New Roman"/>
      <w:sz w:val="24"/>
      <w:lang w:eastAsia="ru-RU"/>
    </w:rPr>
  </w:style>
  <w:style w:type="paragraph" w:customStyle="1" w:styleId="-">
    <w:name w:val="Точка-список"/>
    <w:basedOn w:val="a"/>
    <w:rsid w:val="009742EC"/>
    <w:pPr>
      <w:numPr>
        <w:numId w:val="2"/>
      </w:numPr>
    </w:pPr>
  </w:style>
  <w:style w:type="paragraph" w:styleId="a9">
    <w:name w:val="List Paragraph"/>
    <w:aliases w:val="мой"/>
    <w:basedOn w:val="a"/>
    <w:link w:val="aa"/>
    <w:uiPriority w:val="34"/>
    <w:qFormat/>
    <w:rsid w:val="009742EC"/>
    <w:pPr>
      <w:ind w:left="720"/>
      <w:contextualSpacing/>
    </w:pPr>
  </w:style>
  <w:style w:type="paragraph" w:customStyle="1" w:styleId="Pagenumbering">
    <w:name w:val="Page numbering"/>
    <w:rsid w:val="009742EC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  <w:lang w:val="en-GB" w:eastAsia="fr-FR"/>
    </w:rPr>
  </w:style>
  <w:style w:type="paragraph" w:styleId="ab">
    <w:name w:val="TOC Heading"/>
    <w:basedOn w:val="1"/>
    <w:next w:val="a"/>
    <w:uiPriority w:val="39"/>
    <w:unhideWhenUsed/>
    <w:qFormat/>
    <w:rsid w:val="00BD3ED8"/>
    <w:pPr>
      <w:spacing w:after="0"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BD3ED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D3ED8"/>
    <w:pPr>
      <w:spacing w:after="100"/>
      <w:ind w:left="240"/>
    </w:pPr>
  </w:style>
  <w:style w:type="character" w:styleId="ac">
    <w:name w:val="Hyperlink"/>
    <w:basedOn w:val="a0"/>
    <w:uiPriority w:val="99"/>
    <w:unhideWhenUsed/>
    <w:rsid w:val="00BD3ED8"/>
    <w:rPr>
      <w:color w:val="0563C1" w:themeColor="hyperlink"/>
      <w:u w:val="single"/>
    </w:rPr>
  </w:style>
  <w:style w:type="character" w:styleId="ad">
    <w:name w:val="Strong"/>
    <w:basedOn w:val="a0"/>
    <w:uiPriority w:val="22"/>
    <w:qFormat/>
    <w:rsid w:val="00592CE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EC2E8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C2E8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A504B"/>
    <w:pPr>
      <w:spacing w:after="100"/>
      <w:ind w:left="480"/>
    </w:pPr>
  </w:style>
  <w:style w:type="character" w:customStyle="1" w:styleId="aa">
    <w:name w:val="Абзац списка Знак"/>
    <w:aliases w:val="мой Знак"/>
    <w:basedOn w:val="a0"/>
    <w:link w:val="a9"/>
    <w:uiPriority w:val="34"/>
    <w:rsid w:val="000732EF"/>
    <w:rPr>
      <w:rFonts w:ascii="Times New Roman" w:hAnsi="Times New Roman"/>
      <w:sz w:val="24"/>
      <w:lang w:eastAsia="ru-RU"/>
    </w:rPr>
  </w:style>
  <w:style w:type="paragraph" w:styleId="ae">
    <w:name w:val="Normal (Web)"/>
    <w:basedOn w:val="a"/>
    <w:uiPriority w:val="99"/>
    <w:semiHidden/>
    <w:unhideWhenUsed/>
    <w:rsid w:val="00270E7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C900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C90024"/>
    <w:rPr>
      <w:rFonts w:ascii="Segoe UI" w:hAnsi="Segoe UI" w:cs="Segoe UI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1701FE"/>
    <w:rPr>
      <w:rFonts w:ascii="Courier New" w:eastAsia="Times New Roman" w:hAnsi="Courier New" w:cs="Courier New"/>
      <w:sz w:val="20"/>
      <w:szCs w:val="20"/>
    </w:rPr>
  </w:style>
  <w:style w:type="table" w:customStyle="1" w:styleId="af1">
    <w:name w:val="Базовый стиль таблицы"/>
    <w:basedOn w:val="a4"/>
    <w:uiPriority w:val="99"/>
    <w:rsid w:val="002F6A1C"/>
    <w:rPr>
      <w:rFonts w:ascii="Times New Roman" w:hAnsi="Times New Roman"/>
      <w:sz w:val="24"/>
    </w:rPr>
    <w:tblPr/>
    <w:tblStylePr w:type="firstRow">
      <w:rPr>
        <w:rFonts w:ascii="Times New Roman" w:hAnsi="Times New Roman"/>
        <w:b/>
        <w:i w:val="0"/>
        <w:color w:val="aut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E7E6E6" w:themeFill="background2"/>
      </w:tcPr>
    </w:tblStylePr>
  </w:style>
  <w:style w:type="paragraph" w:customStyle="1" w:styleId="base">
    <w:name w:val="base"/>
    <w:basedOn w:val="a"/>
    <w:link w:val="base0"/>
    <w:qFormat/>
    <w:rsid w:val="002F6A1C"/>
    <w:pPr>
      <w:spacing w:after="0" w:line="240" w:lineRule="auto"/>
      <w:ind w:firstLine="709"/>
      <w:jc w:val="both"/>
    </w:pPr>
    <w:rPr>
      <w:rFonts w:asciiTheme="minorHAnsi" w:hAnsiTheme="minorHAnsi" w:cs="Arial"/>
      <w:sz w:val="22"/>
      <w:szCs w:val="26"/>
    </w:rPr>
  </w:style>
  <w:style w:type="character" w:customStyle="1" w:styleId="base0">
    <w:name w:val="base Знак"/>
    <w:basedOn w:val="a0"/>
    <w:link w:val="base"/>
    <w:rsid w:val="002F6A1C"/>
    <w:rPr>
      <w:rFonts w:cs="Arial"/>
      <w:szCs w:val="26"/>
      <w:lang w:eastAsia="ru-RU"/>
    </w:rPr>
  </w:style>
  <w:style w:type="character" w:styleId="af2">
    <w:name w:val="annotation reference"/>
    <w:basedOn w:val="a0"/>
    <w:uiPriority w:val="99"/>
    <w:semiHidden/>
    <w:unhideWhenUsed/>
    <w:rsid w:val="00027F06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027F06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027F06"/>
    <w:rPr>
      <w:rFonts w:ascii="Times New Roman" w:hAnsi="Times New Roman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B3802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AB3802"/>
    <w:rPr>
      <w:rFonts w:ascii="Times New Roman" w:hAnsi="Times New Roman"/>
      <w:b/>
      <w:bCs/>
      <w:sz w:val="20"/>
      <w:szCs w:val="20"/>
      <w:lang w:eastAsia="ru-RU"/>
    </w:rPr>
  </w:style>
  <w:style w:type="paragraph" w:customStyle="1" w:styleId="my-2">
    <w:name w:val="my-2"/>
    <w:basedOn w:val="a"/>
    <w:rsid w:val="009A39A9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</w:rPr>
  </w:style>
  <w:style w:type="character" w:styleId="af7">
    <w:name w:val="Unresolved Mention"/>
    <w:basedOn w:val="a0"/>
    <w:uiPriority w:val="99"/>
    <w:semiHidden/>
    <w:unhideWhenUsed/>
    <w:rsid w:val="00544FE9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824D64"/>
    <w:rPr>
      <w:color w:val="954F72" w:themeColor="followedHyperlink"/>
      <w:u w:val="single"/>
    </w:rPr>
  </w:style>
  <w:style w:type="paragraph" w:styleId="af9">
    <w:name w:val="Revision"/>
    <w:hidden/>
    <w:uiPriority w:val="99"/>
    <w:semiHidden/>
    <w:rsid w:val="004F34ED"/>
    <w:pPr>
      <w:spacing w:after="0" w:line="240" w:lineRule="auto"/>
    </w:pPr>
    <w:rPr>
      <w:rFonts w:ascii="Times New Roman" w:hAnsi="Times New Roman"/>
      <w:sz w:val="24"/>
      <w:lang w:eastAsia="ru-RU"/>
    </w:rPr>
  </w:style>
  <w:style w:type="paragraph" w:customStyle="1" w:styleId="afa">
    <w:name w:val="Таблица: Заголовок"/>
    <w:basedOn w:val="a"/>
    <w:link w:val="afb"/>
    <w:autoRedefine/>
    <w:rsid w:val="00F305A3"/>
    <w:pPr>
      <w:spacing w:after="0" w:line="240" w:lineRule="auto"/>
      <w:ind w:firstLine="0"/>
      <w:jc w:val="center"/>
    </w:pPr>
    <w:rPr>
      <w:rFonts w:eastAsiaTheme="minorHAnsi"/>
      <w:b/>
    </w:rPr>
  </w:style>
  <w:style w:type="paragraph" w:customStyle="1" w:styleId="afc">
    <w:name w:val="Таблица: Содержание"/>
    <w:basedOn w:val="a"/>
    <w:link w:val="afd"/>
    <w:autoRedefine/>
    <w:qFormat/>
    <w:rsid w:val="00F305A3"/>
    <w:pPr>
      <w:spacing w:after="0" w:line="240" w:lineRule="auto"/>
      <w:ind w:firstLine="0"/>
      <w:jc w:val="both"/>
    </w:pPr>
    <w:rPr>
      <w:rFonts w:eastAsiaTheme="minorHAnsi"/>
    </w:rPr>
  </w:style>
  <w:style w:type="character" w:customStyle="1" w:styleId="afb">
    <w:name w:val="Таблица: Заголовок Знак"/>
    <w:basedOn w:val="a0"/>
    <w:link w:val="afa"/>
    <w:rsid w:val="00F305A3"/>
    <w:rPr>
      <w:rFonts w:ascii="Times New Roman" w:eastAsiaTheme="minorHAnsi" w:hAnsi="Times New Roman"/>
      <w:b/>
      <w:sz w:val="24"/>
      <w:lang w:eastAsia="ru-RU"/>
    </w:rPr>
  </w:style>
  <w:style w:type="character" w:customStyle="1" w:styleId="afd">
    <w:name w:val="Таблица: Содержание Знак"/>
    <w:basedOn w:val="afb"/>
    <w:link w:val="afc"/>
    <w:rsid w:val="00F305A3"/>
    <w:rPr>
      <w:rFonts w:ascii="Times New Roman" w:eastAsiaTheme="minorHAnsi" w:hAnsi="Times New Roman"/>
      <w:b w:val="0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1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E12F18A9F180478948996F27A3E647" ma:contentTypeVersion="1" ma:contentTypeDescription="Создание документа." ma:contentTypeScope="" ma:versionID="558fac24d78dc05bcf056d6291560329">
  <xsd:schema xmlns:xsd="http://www.w3.org/2001/XMLSchema" xmlns:xs="http://www.w3.org/2001/XMLSchema" xmlns:p="http://schemas.microsoft.com/office/2006/metadata/properties" xmlns:ns2="628131f5-4f52-42f3-ae31-7a6d2451fbef" targetNamespace="http://schemas.microsoft.com/office/2006/metadata/properties" ma:root="true" ma:fieldsID="080195c4e02ae0074da1a99c7470dacc" ns2:_="">
    <xsd:import namespace="628131f5-4f52-42f3-ae31-7a6d2451fbef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131f5-4f52-42f3-ae31-7a6d2451fbe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4B1570-05D6-4B9A-AA60-F6101FF045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5E09238-7E7B-4DE0-8ED9-460CA732C0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9CBFD4-0DB0-404C-9316-B38A9ED8C2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8131f5-4f52-42f3-ae31-7a6d2451fb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B5D874-4DBE-4B31-A122-FE86B7D923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2055</TotalTime>
  <Pages>8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Барышников</dc:creator>
  <cp:keywords/>
  <dc:description/>
  <cp:lastModifiedBy>global</cp:lastModifiedBy>
  <cp:revision>13</cp:revision>
  <dcterms:created xsi:type="dcterms:W3CDTF">2025-11-25T12:51:00Z</dcterms:created>
  <dcterms:modified xsi:type="dcterms:W3CDTF">2025-12-03T08:27:00Z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0x01010010E12F18A9F180478948996F27A3E647</vt:lpwstr>
  </property>
</Properties>
</file>