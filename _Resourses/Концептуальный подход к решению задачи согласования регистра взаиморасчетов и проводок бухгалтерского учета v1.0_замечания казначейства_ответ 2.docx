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761233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Основание для разработки</w:t>
      </w:r>
    </w:p>
    <w:p w14:paraId="70A51D58" w14:textId="77777777" w:rsidR="0030503E" w:rsidRDefault="0037315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БУ необходимо видеть текущее состояние и историю изменений дебиторской и кредиторской задолженности по каждому документу исполнения в разрезе счётов учёта, предполагаемых дат оплат в соответствии с условиями договора;</w:t>
      </w:r>
    </w:p>
    <w:p w14:paraId="0963ABB0" w14:textId="77777777" w:rsidR="0030503E" w:rsidRDefault="0037315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целей УУ (казначейства) необходимо видеть состояние и историю </w:t>
      </w:r>
      <w:bookmarkStart w:id="1" w:name="_Hlk211378960"/>
      <w:r>
        <w:rPr>
          <w:rFonts w:ascii="Times New Roman" w:hAnsi="Times New Roman" w:cs="Times New Roman"/>
          <w:sz w:val="24"/>
          <w:szCs w:val="24"/>
        </w:rPr>
        <w:t xml:space="preserve">дебиторской и кредиторской задолженности </w:t>
      </w:r>
      <w:bookmarkEnd w:id="1"/>
      <w:r>
        <w:rPr>
          <w:rFonts w:ascii="Times New Roman" w:hAnsi="Times New Roman" w:cs="Times New Roman"/>
          <w:sz w:val="24"/>
          <w:szCs w:val="24"/>
        </w:rPr>
        <w:t>в разрезе бюджетных аналитик, срока оплаты, контрагента, договора;</w:t>
      </w:r>
    </w:p>
    <w:p w14:paraId="4FBE3602" w14:textId="77777777" w:rsidR="0030503E" w:rsidRDefault="00373151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НДД необходимо видеть состояние и историю дебиторской и кредиторской задолженности в разрезе оплаченных ТМЦ и услуг.</w:t>
      </w:r>
    </w:p>
    <w:p w14:paraId="4F2AD7F9" w14:textId="77777777" w:rsidR="0030503E" w:rsidRDefault="00373151">
      <w:pPr>
        <w:pStyle w:val="a5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Назначение разработки</w:t>
      </w:r>
    </w:p>
    <w:p w14:paraId="39AC3EDA" w14:textId="77777777" w:rsidR="0030503E" w:rsidRDefault="00373151">
      <w:pPr>
        <w:spacing w:before="1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Целью данного документа является описание концептуального подхода к решению в системе </w:t>
      </w:r>
      <w:r>
        <w:rPr>
          <w:rFonts w:ascii="Times New Roman" w:hAnsi="Times New Roman" w:cs="Times New Roman"/>
          <w:sz w:val="24"/>
          <w:szCs w:val="24"/>
          <w:lang w:val="en-US"/>
        </w:rPr>
        <w:t>Global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ERP</w:t>
      </w:r>
      <w:r>
        <w:rPr>
          <w:rFonts w:ascii="Times New Roman" w:hAnsi="Times New Roman" w:cs="Times New Roman"/>
          <w:sz w:val="24"/>
          <w:szCs w:val="24"/>
        </w:rPr>
        <w:t xml:space="preserve"> задачи по синхронизации данных в оперативном контуре при помощи регистра взаиморасчетов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>) и в бухгалтерском контуре для всех видов учета при помощи проводок в главной книге (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FF41168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задачи предусматривается:</w:t>
      </w:r>
    </w:p>
    <w:p w14:paraId="714C7EF2" w14:textId="77777777" w:rsidR="0030503E" w:rsidRDefault="003731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просмотра счетов главной книги, на которые будут распределены денежные средства в результате работы в оперативном контуре;</w:t>
      </w:r>
    </w:p>
    <w:p w14:paraId="1EAF04A6" w14:textId="77777777" w:rsidR="0030503E" w:rsidRDefault="003731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в интерфейсах распределения оплаты различных уровней группировки: ДПП, счетов главной книги, документов.</w:t>
      </w:r>
    </w:p>
    <w:p w14:paraId="3B521C29" w14:textId="77777777" w:rsidR="0030503E" w:rsidRDefault="0030503E">
      <w:pPr>
        <w:pStyle w:val="a3"/>
        <w:ind w:left="1069"/>
        <w:rPr>
          <w:rFonts w:ascii="Times New Roman" w:hAnsi="Times New Roman" w:cs="Times New Roman"/>
          <w:sz w:val="24"/>
          <w:szCs w:val="24"/>
        </w:rPr>
      </w:pPr>
    </w:p>
    <w:p w14:paraId="580F3226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Организационный объем</w:t>
      </w:r>
    </w:p>
    <w:p w14:paraId="5A03D32A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объеме решения описывается подход к синхронизации оперативного и бухгалтерского контуров по счетам взаиморасчетов с контрагентами, счетам НДС и счетам затрат.</w:t>
      </w:r>
    </w:p>
    <w:p w14:paraId="5FC8D9A8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Документы, имеющие отражение в бухгалтерском контуре по этим счетам: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678"/>
        <w:gridCol w:w="4536"/>
      </w:tblGrid>
      <w:tr w:rsidR="0030503E" w14:paraId="4E1C74CA" w14:textId="77777777">
        <w:tc>
          <w:tcPr>
            <w:tcW w:w="4678" w:type="dxa"/>
          </w:tcPr>
          <w:p w14:paraId="3752F559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4536" w:type="dxa"/>
          </w:tcPr>
          <w:p w14:paraId="049B1FB7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</w:tr>
      <w:tr w:rsidR="0030503E" w14:paraId="26EC22A5" w14:textId="77777777">
        <w:tc>
          <w:tcPr>
            <w:tcW w:w="4678" w:type="dxa"/>
          </w:tcPr>
          <w:p w14:paraId="34B943E6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Приходная накладная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возврат</w:t>
            </w:r>
          </w:p>
        </w:tc>
        <w:tc>
          <w:tcPr>
            <w:tcW w:w="4536" w:type="dxa"/>
          </w:tcPr>
          <w:p w14:paraId="426E9237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Stm_ActIn</w:t>
            </w:r>
          </w:p>
        </w:tc>
      </w:tr>
      <w:tr w:rsidR="0030503E" w14:paraId="6F9366EE" w14:textId="77777777">
        <w:tc>
          <w:tcPr>
            <w:tcW w:w="4678" w:type="dxa"/>
          </w:tcPr>
          <w:p w14:paraId="4BF9E58A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Расходная накладная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возврат</w:t>
            </w:r>
          </w:p>
        </w:tc>
        <w:tc>
          <w:tcPr>
            <w:tcW w:w="4536" w:type="dxa"/>
          </w:tcPr>
          <w:p w14:paraId="4CE7B18E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Stm_ActOut</w:t>
            </w:r>
          </w:p>
        </w:tc>
      </w:tr>
      <w:tr w:rsidR="0030503E" w14:paraId="0860F733" w14:textId="77777777">
        <w:tc>
          <w:tcPr>
            <w:tcW w:w="4678" w:type="dxa"/>
          </w:tcPr>
          <w:p w14:paraId="04E0AA35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Корректировка поступления</w:t>
            </w:r>
          </w:p>
        </w:tc>
        <w:tc>
          <w:tcPr>
            <w:tcW w:w="4536" w:type="dxa"/>
          </w:tcPr>
          <w:p w14:paraId="39EE5C8A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Stm_CorrectInDoc</w:t>
            </w:r>
          </w:p>
        </w:tc>
      </w:tr>
      <w:tr w:rsidR="0030503E" w14:paraId="0EB90030" w14:textId="77777777">
        <w:trPr>
          <w:trHeight w:val="430"/>
        </w:trPr>
        <w:tc>
          <w:tcPr>
            <w:tcW w:w="4678" w:type="dxa"/>
          </w:tcPr>
          <w:p w14:paraId="0AF80392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Корректировка реализации</w:t>
            </w:r>
          </w:p>
        </w:tc>
        <w:tc>
          <w:tcPr>
            <w:tcW w:w="4536" w:type="dxa"/>
          </w:tcPr>
          <w:p w14:paraId="67ADB9AD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Stm_CorrectOutDoc</w:t>
            </w:r>
          </w:p>
        </w:tc>
      </w:tr>
      <w:tr w:rsidR="0030503E" w14:paraId="1C5E7235" w14:textId="77777777">
        <w:trPr>
          <w:trHeight w:val="430"/>
        </w:trPr>
        <w:tc>
          <w:tcPr>
            <w:tcW w:w="4678" w:type="dxa"/>
          </w:tcPr>
          <w:p w14:paraId="6A48D8D9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Исходящее платежное поручение</w:t>
            </w:r>
          </w:p>
        </w:tc>
        <w:tc>
          <w:tcPr>
            <w:tcW w:w="4536" w:type="dxa"/>
          </w:tcPr>
          <w:p w14:paraId="07B3EB81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Pm_OrderBankOut</w:t>
            </w:r>
          </w:p>
        </w:tc>
      </w:tr>
      <w:tr w:rsidR="0030503E" w14:paraId="43AFA5DA" w14:textId="77777777">
        <w:trPr>
          <w:trHeight w:val="430"/>
        </w:trPr>
        <w:tc>
          <w:tcPr>
            <w:tcW w:w="4678" w:type="dxa"/>
          </w:tcPr>
          <w:p w14:paraId="6E501386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Входящее платежное поручение</w:t>
            </w:r>
          </w:p>
        </w:tc>
        <w:tc>
          <w:tcPr>
            <w:tcW w:w="4536" w:type="dxa"/>
          </w:tcPr>
          <w:p w14:paraId="1109E555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Pm_OrderBankIn</w:t>
            </w:r>
          </w:p>
        </w:tc>
      </w:tr>
      <w:tr w:rsidR="0030503E" w14:paraId="668E468B" w14:textId="77777777">
        <w:tc>
          <w:tcPr>
            <w:tcW w:w="4678" w:type="dxa"/>
          </w:tcPr>
          <w:p w14:paraId="447A69F9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Корректировка задолженности</w:t>
            </w:r>
          </w:p>
        </w:tc>
        <w:tc>
          <w:tcPr>
            <w:tcW w:w="4536" w:type="dxa"/>
          </w:tcPr>
          <w:p w14:paraId="27403DC4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Pm_Correct</w:t>
            </w:r>
          </w:p>
        </w:tc>
      </w:tr>
      <w:tr w:rsidR="0030503E" w14:paraId="2C37C38D" w14:textId="77777777">
        <w:trPr>
          <w:trHeight w:val="429"/>
        </w:trPr>
        <w:tc>
          <w:tcPr>
            <w:tcW w:w="4678" w:type="dxa"/>
          </w:tcPr>
          <w:p w14:paraId="7B352121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 взаиморасчета</w:t>
            </w:r>
          </w:p>
        </w:tc>
        <w:tc>
          <w:tcPr>
            <w:tcW w:w="4536" w:type="dxa"/>
          </w:tcPr>
          <w:p w14:paraId="4044D8A3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Pm_PayMove</w:t>
            </w:r>
          </w:p>
        </w:tc>
      </w:tr>
      <w:tr w:rsidR="0030503E" w14:paraId="26F3B31E" w14:textId="77777777">
        <w:tc>
          <w:tcPr>
            <w:tcW w:w="4678" w:type="dxa"/>
          </w:tcPr>
          <w:p w14:paraId="7255C5FF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Ведомость расчета курсовых разниц</w:t>
            </w:r>
          </w:p>
        </w:tc>
        <w:tc>
          <w:tcPr>
            <w:tcW w:w="4536" w:type="dxa"/>
          </w:tcPr>
          <w:p w14:paraId="5F99B64E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Pm_SumDiffCalcSheet</w:t>
            </w:r>
          </w:p>
        </w:tc>
      </w:tr>
      <w:tr w:rsidR="0030503E" w14:paraId="0EEF6A29" w14:textId="77777777">
        <w:trPr>
          <w:trHeight w:val="428"/>
        </w:trPr>
        <w:tc>
          <w:tcPr>
            <w:tcW w:w="4678" w:type="dxa"/>
          </w:tcPr>
          <w:p w14:paraId="6E2B4523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Авансовый отчет</w:t>
            </w:r>
          </w:p>
        </w:tc>
        <w:tc>
          <w:tcPr>
            <w:tcW w:w="4536" w:type="dxa"/>
          </w:tcPr>
          <w:p w14:paraId="0D08353F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Pm_AdvRep</w:t>
            </w:r>
          </w:p>
        </w:tc>
      </w:tr>
      <w:tr w:rsidR="0030503E" w14:paraId="62C5EB64" w14:textId="77777777">
        <w:trPr>
          <w:trHeight w:val="428"/>
          <w:ins w:id="2" w:author="Яровикова Галина Николаевна" w:date="2025-10-29T15:26:00Z"/>
        </w:trPr>
        <w:tc>
          <w:tcPr>
            <w:tcW w:w="4678" w:type="dxa"/>
          </w:tcPr>
          <w:p w14:paraId="11C86A2F" w14:textId="77777777" w:rsidR="0030503E" w:rsidRDefault="00373151">
            <w:pPr>
              <w:rPr>
                <w:ins w:id="3" w:author="Яровикова Галина Николаевна" w:date="2025-10-29T15:26:00Z"/>
                <w:rFonts w:ascii="Times New Roman" w:hAnsi="Times New Roman" w:cs="Times New Roman"/>
                <w:sz w:val="24"/>
                <w:szCs w:val="24"/>
              </w:rPr>
            </w:pPr>
            <w:ins w:id="4" w:author="Яровикова Галина Николаевна" w:date="2025-10-29T15:26:00Z">
              <w:r>
                <w:rPr>
                  <w:rFonts w:ascii="Times New Roman" w:hAnsi="Times New Roman" w:cs="Times New Roman"/>
                  <w:sz w:val="24"/>
                  <w:szCs w:val="24"/>
                </w:rPr>
                <w:t xml:space="preserve">Зачета аванса?? </w:t>
              </w:r>
            </w:ins>
          </w:p>
        </w:tc>
        <w:tc>
          <w:tcPr>
            <w:tcW w:w="4536" w:type="dxa"/>
          </w:tcPr>
          <w:p w14:paraId="509E44E5" w14:textId="77777777" w:rsidR="0030503E" w:rsidRDefault="0030503E">
            <w:pPr>
              <w:rPr>
                <w:ins w:id="5" w:author="Яровикова Галина Николаевна" w:date="2025-10-29T15:26:00Z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DE4523D" w14:textId="77777777" w:rsidR="0030503E" w:rsidRDefault="0030503E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B33D21E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Текущая реализация</w:t>
      </w:r>
    </w:p>
    <w:p w14:paraId="2E108837" w14:textId="77777777" w:rsidR="00F86213" w:rsidRDefault="00373151" w:rsidP="00F86213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сопоставления распределения денежных средств по бухгалтерским аналитикам и графикам платежей по фактическим документам дебиторской и кредиторской задолженности в системе реализована сущность «Распределение графика платежей по контировкам» (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PayScheduleObjDistr</w:t>
      </w:r>
      <w:r>
        <w:rPr>
          <w:rFonts w:ascii="Times New Roman" w:hAnsi="Times New Roman" w:cs="Times New Roman"/>
          <w:sz w:val="24"/>
          <w:szCs w:val="24"/>
        </w:rPr>
        <w:t xml:space="preserve">). Эта коллекция может быть подключена к классам 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ActIn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ActOut</w:t>
      </w:r>
      <w:r>
        <w:rPr>
          <w:rFonts w:ascii="Times New Roman" w:hAnsi="Times New Roman" w:cs="Times New Roman"/>
          <w:sz w:val="24"/>
          <w:szCs w:val="24"/>
        </w:rPr>
        <w:t xml:space="preserve">. Это распределение пропорционально дробит контировку, указанную для позиций документа, на позиции графика платежей. В случае, если для позиции документа не указаны контировки, то распределение в 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PayScheduleObjDistr</w:t>
      </w:r>
      <w:r>
        <w:rPr>
          <w:rFonts w:ascii="Times New Roman" w:hAnsi="Times New Roman" w:cs="Times New Roman"/>
          <w:sz w:val="24"/>
          <w:szCs w:val="24"/>
        </w:rPr>
        <w:t xml:space="preserve"> формируется на основе дробления позиции документа по графику платежей позиции.</w:t>
      </w:r>
    </w:p>
    <w:p w14:paraId="4B466C1D" w14:textId="77777777" w:rsidR="0030503E" w:rsidRDefault="0037315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фиксации распределения оплаты по объектам баланса в системе реализована сущность «Фиксированное распределение оплаты по объектам баланса»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PayMoveBOFixDistr</w:t>
      </w:r>
      <w:r>
        <w:rPr>
          <w:rFonts w:ascii="Times New Roman" w:hAnsi="Times New Roman" w:cs="Times New Roman"/>
          <w:sz w:val="24"/>
          <w:szCs w:val="24"/>
        </w:rPr>
        <w:t>). Это коллекция документа взаиморасчета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</w:t>
      </w:r>
      <w:r>
        <w:rPr>
          <w:rFonts w:ascii="Times New Roman" w:hAnsi="Times New Roman" w:cs="Times New Roman"/>
          <w:sz w:val="24"/>
          <w:szCs w:val="24"/>
        </w:rPr>
        <w:t>). Это распределение позволяет заранее зафиксировать конкретные объекты баланса, на которые будет распределена оплата.</w:t>
      </w:r>
    </w:p>
    <w:p w14:paraId="67AE6EF9" w14:textId="77777777" w:rsidR="00F86213" w:rsidRDefault="00F86213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интерфейсе «Зачет аванса в части кредиторской задолженности» в области «Задолженность для распределения» данные группируются до уровня объекта баланса.</w:t>
      </w:r>
    </w:p>
    <w:p w14:paraId="29E42984" w14:textId="77777777" w:rsidR="0030503E" w:rsidRDefault="0037315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в системе недоступно:</w:t>
      </w:r>
    </w:p>
    <w:p w14:paraId="31196560" w14:textId="77777777" w:rsidR="0030503E" w:rsidRDefault="0037315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объектов баланса фактической дебиторской и кредиторской задолженности в разрезе аналитик бухгалтерского учета;</w:t>
      </w:r>
    </w:p>
    <w:p w14:paraId="3652E519" w14:textId="77777777" w:rsidR="0030503E" w:rsidRDefault="0037315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Однозначное сопоставления проводок главной книги (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</w:t>
      </w:r>
      <w:r>
        <w:rPr>
          <w:rFonts w:ascii="Times New Roman" w:hAnsi="Times New Roman" w:cs="Times New Roman"/>
          <w:sz w:val="24"/>
          <w:szCs w:val="24"/>
        </w:rPr>
        <w:t>) и записей регистра взаиморасчетов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52BC607" w14:textId="77777777" w:rsidR="0030503E" w:rsidRDefault="0030503E">
      <w:pPr>
        <w:pStyle w:val="a3"/>
        <w:ind w:left="1068"/>
        <w:rPr>
          <w:rFonts w:ascii="Times New Roman" w:hAnsi="Times New Roman" w:cs="Times New Roman"/>
          <w:sz w:val="24"/>
          <w:szCs w:val="24"/>
        </w:rPr>
      </w:pPr>
    </w:p>
    <w:p w14:paraId="1B58BB22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Требования к разработке </w:t>
      </w:r>
    </w:p>
    <w:p w14:paraId="360FD0DB" w14:textId="77777777" w:rsidR="0030503E" w:rsidRDefault="003731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корректность и полноту данных в бухгалтерском учете на основе оперативного контура;</w:t>
      </w:r>
    </w:p>
    <w:p w14:paraId="17CC42AB" w14:textId="77777777" w:rsidR="0030503E" w:rsidRDefault="003731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возможность распределения оплаты по счетам главной книги;</w:t>
      </w:r>
    </w:p>
    <w:p w14:paraId="12265D2F" w14:textId="77777777" w:rsidR="0030503E" w:rsidRDefault="003731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синхронизацию между проводками в бухгалтерском учете и в регистре взаиморасчетов;</w:t>
      </w:r>
    </w:p>
    <w:p w14:paraId="64D19D5A" w14:textId="77777777" w:rsidR="0030503E" w:rsidRDefault="003731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автоматическое сохранение оперативного и бухгалтерского контуров при изменении в распределении оплаты по учетным счетам.</w:t>
      </w:r>
    </w:p>
    <w:p w14:paraId="588E7842" w14:textId="77777777" w:rsidR="0030503E" w:rsidRDefault="0030503E">
      <w:pPr>
        <w:pStyle w:val="a3"/>
        <w:ind w:left="1069"/>
        <w:rPr>
          <w:rFonts w:ascii="Times New Roman" w:hAnsi="Times New Roman" w:cs="Times New Roman"/>
          <w:sz w:val="24"/>
          <w:szCs w:val="24"/>
        </w:rPr>
      </w:pPr>
    </w:p>
    <w:p w14:paraId="6CA871C3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Описание подхода к решению задачи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21345D" w14:textId="77777777" w:rsidR="0030503E" w:rsidRDefault="0037315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однозначного сопоставления оперативного контура и проводок в главной книге, предлагается внести разрез счета главной книги</w:t>
      </w:r>
      <w:ins w:id="6" w:author="Шабашова Юлия Николаевна" w:date="2025-11-14T12:19:00Z">
        <w:r w:rsidR="00310418">
          <w:rPr>
            <w:rFonts w:ascii="Times New Roman" w:hAnsi="Times New Roman" w:cs="Times New Roman"/>
            <w:sz w:val="24"/>
            <w:szCs w:val="24"/>
          </w:rPr>
          <w:t xml:space="preserve"> (и аналитик, и/или </w:t>
        </w:r>
      </w:ins>
      <w:ins w:id="7" w:author="Шабашова Юлия Николаевна" w:date="2025-11-14T12:28:00Z">
        <w:r w:rsidR="00310418">
          <w:rPr>
            <w:rFonts w:ascii="Times New Roman" w:hAnsi="Times New Roman" w:cs="Times New Roman"/>
            <w:sz w:val="24"/>
            <w:szCs w:val="24"/>
          </w:rPr>
          <w:t>сылка на позицию/контировку документа</w:t>
        </w:r>
      </w:ins>
      <w:ins w:id="8" w:author="Шабашова Юлия Николаевна" w:date="2025-11-14T12:19:00Z">
        <w:r w:rsidR="00310418">
          <w:rPr>
            <w:rFonts w:ascii="Times New Roman" w:hAnsi="Times New Roman" w:cs="Times New Roman"/>
            <w:sz w:val="24"/>
            <w:szCs w:val="24"/>
          </w:rPr>
          <w:t>)</w:t>
        </w:r>
      </w:ins>
      <w:r>
        <w:rPr>
          <w:rFonts w:ascii="Times New Roman" w:hAnsi="Times New Roman" w:cs="Times New Roman"/>
          <w:sz w:val="24"/>
          <w:szCs w:val="24"/>
        </w:rPr>
        <w:t xml:space="preserve"> в объекты баланса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). Таким образом записи регистра взаиморасчетов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>) будут размножены и при этом будут содержать в себе все необходимые разрезы. Это позволит использовать регистр взаиморасчетов в качестве источника для проводки в главной книге и обеспечит корректность и полноту данных в бухгалтерском учете на основе оперативного контура.</w:t>
      </w:r>
    </w:p>
    <w:p w14:paraId="35E28444" w14:textId="77777777" w:rsidR="0030503E" w:rsidRDefault="00373151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Соответствие количества объектов системы к потоку документов в объеме предлагаемого решения: </w:t>
      </w:r>
    </w:p>
    <w:p w14:paraId="4DF8EC2F" w14:textId="77777777" w:rsidR="0030503E" w:rsidRDefault="003050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7"/>
        <w:tblW w:w="9923" w:type="dxa"/>
        <w:tblInd w:w="-5" w:type="dxa"/>
        <w:tblLook w:val="04A0" w:firstRow="1" w:lastRow="0" w:firstColumn="1" w:lastColumn="0" w:noHBand="0" w:noVBand="1"/>
        <w:tblPrChange w:id="9" w:author="Шабашова Юлия Николаевна" w:date="2025-11-14T13:53:00Z">
          <w:tblPr>
            <w:tblStyle w:val="a7"/>
            <w:tblW w:w="9639" w:type="dxa"/>
            <w:tblInd w:w="-5" w:type="dxa"/>
            <w:tblLook w:val="04A0" w:firstRow="1" w:lastRow="0" w:firstColumn="1" w:lastColumn="0" w:noHBand="0" w:noVBand="1"/>
          </w:tblPr>
        </w:tblPrChange>
      </w:tblPr>
      <w:tblGrid>
        <w:gridCol w:w="2456"/>
        <w:gridCol w:w="2226"/>
        <w:gridCol w:w="5241"/>
        <w:tblGridChange w:id="10">
          <w:tblGrid>
            <w:gridCol w:w="2547"/>
            <w:gridCol w:w="2415"/>
            <w:gridCol w:w="4677"/>
          </w:tblGrid>
        </w:tblGridChange>
      </w:tblGrid>
      <w:tr w:rsidR="0030503E" w14:paraId="3DF7EDDA" w14:textId="77777777" w:rsidTr="00FD5240">
        <w:tc>
          <w:tcPr>
            <w:tcW w:w="2456" w:type="dxa"/>
            <w:tcPrChange w:id="11" w:author="Шабашова Юлия Николаевна" w:date="2025-11-14T13:53:00Z">
              <w:tcPr>
                <w:tcW w:w="2547" w:type="dxa"/>
              </w:tcPr>
            </w:tcPrChange>
          </w:tcPr>
          <w:p w14:paraId="6189ABD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системы</w:t>
            </w:r>
          </w:p>
        </w:tc>
        <w:tc>
          <w:tcPr>
            <w:tcW w:w="2226" w:type="dxa"/>
            <w:tcPrChange w:id="12" w:author="Шабашова Юлия Николаевна" w:date="2025-11-14T13:53:00Z">
              <w:tcPr>
                <w:tcW w:w="2415" w:type="dxa"/>
              </w:tcPr>
            </w:tcPrChange>
          </w:tcPr>
          <w:p w14:paraId="7992AFC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Разрез</w:t>
            </w:r>
          </w:p>
        </w:tc>
        <w:tc>
          <w:tcPr>
            <w:tcW w:w="5241" w:type="dxa"/>
            <w:tcPrChange w:id="13" w:author="Шабашова Юлия Николаевна" w:date="2025-11-14T13:53:00Z">
              <w:tcPr>
                <w:tcW w:w="4677" w:type="dxa"/>
              </w:tcPr>
            </w:tcPrChange>
          </w:tcPr>
          <w:p w14:paraId="0B6F0AA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</w:t>
            </w:r>
          </w:p>
        </w:tc>
      </w:tr>
      <w:tr w:rsidR="00FD5240" w14:paraId="17DB2A23" w14:textId="77777777" w:rsidTr="00FD5240">
        <w:trPr>
          <w:ins w:id="14" w:author="Шабашова Юлия Николаевна" w:date="2025-11-14T13:47:00Z"/>
        </w:trPr>
        <w:tc>
          <w:tcPr>
            <w:tcW w:w="2456" w:type="dxa"/>
            <w:tcPrChange w:id="15" w:author="Шабашова Юлия Николаевна" w:date="2025-11-14T13:53:00Z">
              <w:tcPr>
                <w:tcW w:w="2547" w:type="dxa"/>
              </w:tcPr>
            </w:tcPrChange>
          </w:tcPr>
          <w:p w14:paraId="6B6C877B" w14:textId="77777777" w:rsidR="00FD5240" w:rsidRDefault="00FD5240">
            <w:pPr>
              <w:rPr>
                <w:ins w:id="16" w:author="Шабашова Юлия Николаевна" w:date="2025-11-14T13:47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commentRangeStart w:id="17"/>
            <w:ins w:id="18" w:author="Шабашова Юлия Николаевна" w:date="2025-11-14T13:4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акт</w:t>
              </w:r>
            </w:ins>
            <w:commentRangeEnd w:id="17"/>
            <w:ins w:id="19" w:author="Шабашова Юлия Николаевна" w:date="2025-11-14T13:56:00Z">
              <w:r>
                <w:rPr>
                  <w:rStyle w:val="a4"/>
                </w:rPr>
                <w:commentReference w:id="17"/>
              </w:r>
            </w:ins>
          </w:p>
        </w:tc>
        <w:tc>
          <w:tcPr>
            <w:tcW w:w="2226" w:type="dxa"/>
            <w:tcPrChange w:id="20" w:author="Шабашова Юлия Николаевна" w:date="2025-11-14T13:53:00Z">
              <w:tcPr>
                <w:tcW w:w="2415" w:type="dxa"/>
              </w:tcPr>
            </w:tcPrChange>
          </w:tcPr>
          <w:p w14:paraId="3D9657DE" w14:textId="77777777" w:rsidR="00FD5240" w:rsidRDefault="00FD5240">
            <w:pPr>
              <w:rPr>
                <w:ins w:id="21" w:author="Шабашова Юлия Николаевна" w:date="2025-11-14T13:47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41" w:type="dxa"/>
            <w:tcPrChange w:id="22" w:author="Шабашова Юлия Николаевна" w:date="2025-11-14T13:53:00Z">
              <w:tcPr>
                <w:tcW w:w="4677" w:type="dxa"/>
              </w:tcPr>
            </w:tcPrChange>
          </w:tcPr>
          <w:p w14:paraId="4BB5C5ED" w14:textId="77777777" w:rsidR="00021656" w:rsidRDefault="00021656">
            <w:pPr>
              <w:rPr>
                <w:ins w:id="23" w:author="Шабашова Юлия Николаевна" w:date="2025-11-14T14:58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776EC9E" w14:textId="77777777" w:rsidR="00021656" w:rsidRDefault="00021656">
            <w:pPr>
              <w:rPr>
                <w:ins w:id="24" w:author="Шабашова Юлия Николаевна" w:date="2025-11-14T14:58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5" w:author="Шабашова Юлия Николаевна" w:date="2025-11-14T14:5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Позиция </w:t>
              </w:r>
            </w:ins>
            <w:ins w:id="26" w:author="Шабашова Юлия Николаевна" w:date="2025-11-14T15:09:00Z">
              <w:r w:rsidR="007640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акта</w:t>
              </w:r>
            </w:ins>
            <w:ins w:id="27" w:author="Шабашова Юлия Николаевна" w:date="2025-11-14T14:5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* (</w:t>
              </w:r>
              <w:commentRangeStart w:id="28"/>
              <w:r w:rsidR="002A4B4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БА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+</w:t>
              </w:r>
            </w:ins>
            <w:ins w:id="29" w:author="Шабашова Юлия Николаевна" w:date="2025-11-14T14:59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СчетБУ</w:t>
              </w:r>
            </w:ins>
            <w:commentRangeEnd w:id="28"/>
            <w:ins w:id="30" w:author="Шабашова Юлия Николаевна" w:date="2025-11-14T15:24:00Z">
              <w:r w:rsidR="00995543">
                <w:rPr>
                  <w:rStyle w:val="a4"/>
                </w:rPr>
                <w:commentReference w:id="28"/>
              </w:r>
            </w:ins>
            <w:ins w:id="31" w:author="Шабашова Юлия Николаевна" w:date="2025-11-14T14:5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)*</w:t>
              </w:r>
            </w:ins>
            <w:ins w:id="32" w:author="Шабашова Юлия Николаевна" w:date="2025-11-14T14:59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план даты</w:t>
              </w:r>
            </w:ins>
          </w:p>
          <w:p w14:paraId="486022DE" w14:textId="77777777" w:rsidR="00764008" w:rsidRDefault="00764008">
            <w:pPr>
              <w:rPr>
                <w:ins w:id="33" w:author="Шабашова Юлия Николаевна" w:date="2025-11-14T15:09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4" w:author="Шабашова Юлия Николаевна" w:date="2025-11-14T15:09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lastRenderedPageBreak/>
                <w:t>Например</w:t>
              </w:r>
            </w:ins>
            <w:ins w:id="35" w:author="Шабашова Юлия Николаевна" w:date="2025-11-14T15:22:00Z">
              <w:r w:rsidR="0099554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акт</w:t>
              </w:r>
            </w:ins>
            <w:ins w:id="36" w:author="Шабашова Юлия Николаевна" w:date="2025-11-14T15:09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:</w:t>
              </w:r>
            </w:ins>
          </w:p>
          <w:p w14:paraId="2B2684B4" w14:textId="77777777" w:rsidR="00F2395F" w:rsidRDefault="00764008" w:rsidP="00F2395F">
            <w:pPr>
              <w:rPr>
                <w:ins w:id="37" w:author="Шабашова Юлия Николаевна" w:date="2025-11-14T15:1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8" w:author="Шабашова Юлия Николаевна" w:date="2025-11-14T15:1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 акта 1 = БА1 Счет ГК1</w:t>
              </w:r>
            </w:ins>
          </w:p>
          <w:p w14:paraId="7FBDB000" w14:textId="77777777" w:rsidR="002A4B49" w:rsidRDefault="002A4B49" w:rsidP="002A4B49">
            <w:pPr>
              <w:rPr>
                <w:ins w:id="39" w:author="Шабашова Юлия Николаевна" w:date="2025-11-14T15:1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40" w:author="Шабашова Юлия Николаевна" w:date="2025-11-14T15:1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 акта 2 = БА1</w:t>
              </w:r>
            </w:ins>
            <w:ins w:id="41" w:author="Шабашова Юлия Николаевна" w:date="2025-11-14T15:13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Счет ГК</w:t>
              </w:r>
            </w:ins>
            <w:ins w:id="42" w:author="Шабашова Юлия Николаевна" w:date="2025-11-14T15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</w:t>
              </w:r>
            </w:ins>
          </w:p>
          <w:p w14:paraId="2B15DC33" w14:textId="77777777" w:rsidR="002A4B49" w:rsidRDefault="002A4B49" w:rsidP="002A4B49">
            <w:pPr>
              <w:rPr>
                <w:ins w:id="43" w:author="Шабашова Юлия Николаевна" w:date="2025-11-14T15:1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44" w:author="Шабашова Юлия Николаевна" w:date="2025-11-14T15:13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 акта 2 = БА2 Счет ГК</w:t>
              </w:r>
            </w:ins>
            <w:ins w:id="45" w:author="Шабашова Юлия Николаевна" w:date="2025-11-14T15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1</w:t>
              </w:r>
            </w:ins>
          </w:p>
          <w:p w14:paraId="00AD4F19" w14:textId="77777777" w:rsidR="002A4B49" w:rsidRDefault="002A4B49" w:rsidP="00764008">
            <w:pPr>
              <w:rPr>
                <w:ins w:id="46" w:author="Шабашова Юлия Николаевна" w:date="2025-11-14T15:1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3C018E6" w14:textId="77777777" w:rsidR="00764008" w:rsidRDefault="002A4B49" w:rsidP="00F2395F">
            <w:pPr>
              <w:rPr>
                <w:ins w:id="47" w:author="Шабашова Юлия Николаевна" w:date="2025-11-14T15:17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48" w:author="Шабашова Юлия Николаевна" w:date="2025-11-14T15:17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Получаем</w:t>
              </w:r>
            </w:ins>
            <w:ins w:id="49" w:author="Шабашова Юлия Николаевна" w:date="2025-11-14T15:23:00Z">
              <w:r w:rsidR="0099554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ins w:id="50" w:author="Шабашова Юлия Николаевна" w:date="2025-11-14T15:17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:</w:t>
              </w:r>
            </w:ins>
          </w:p>
          <w:p w14:paraId="4B87E67A" w14:textId="77777777" w:rsidR="002A4B49" w:rsidRDefault="002A4B49" w:rsidP="002A4B49">
            <w:pPr>
              <w:rPr>
                <w:ins w:id="51" w:author="Шабашова Юлия Николаевна" w:date="2025-11-14T15:34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52" w:author="Шабашова Юлия Николаевна" w:date="2025-11-14T15:1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Поз1Поз акта 1 = БА1 Счет ГК1</w:t>
              </w:r>
            </w:ins>
            <w:ins w:id="53" w:author="Шабашова Юлия Николаевна" w:date="2025-11-14T15:34:00Z">
              <w:r w:rsidR="003B60E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аванс дата1</w:t>
              </w:r>
            </w:ins>
          </w:p>
          <w:p w14:paraId="37A1C122" w14:textId="77777777" w:rsidR="003B60E3" w:rsidRDefault="003B60E3" w:rsidP="003B60E3">
            <w:pPr>
              <w:rPr>
                <w:ins w:id="54" w:author="Шабашова Юлия Николаевна" w:date="2025-11-14T15:34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55" w:author="Шабашова Юлия Николаевна" w:date="2025-11-14T15:34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Поз1Поз акта 1 = БА1 Счет ГК1</w:t>
              </w:r>
            </w:ins>
            <w:ins w:id="56" w:author="Шабашова Юлия Николаевна" w:date="2025-11-14T15:35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факт дата2</w:t>
              </w:r>
            </w:ins>
          </w:p>
          <w:p w14:paraId="537AF93C" w14:textId="77777777" w:rsidR="003B60E3" w:rsidRDefault="003B60E3" w:rsidP="002A4B49">
            <w:pPr>
              <w:rPr>
                <w:ins w:id="57" w:author="Шабашова Юлия Николаевна" w:date="2025-11-14T15:18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FB8625E" w14:textId="77777777" w:rsidR="002A4B49" w:rsidRDefault="002A4B49" w:rsidP="002A4B49">
            <w:pPr>
              <w:rPr>
                <w:ins w:id="58" w:author="Шабашова Юлия Николаевна" w:date="2025-11-14T15:36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59" w:author="Шабашова Юлия Николаевна" w:date="2025-11-14T15:1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</w:t>
              </w:r>
            </w:ins>
            <w:ins w:id="60" w:author="Шабашова Юлия Николаевна" w:date="2025-11-14T15:23:00Z">
              <w:r w:rsidR="0099554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</w:t>
              </w:r>
            </w:ins>
            <w:ins w:id="61" w:author="Шабашова Юлия Николаевна" w:date="2025-11-14T15:1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Поз акта 2 = БА1 Счет ГК</w:t>
              </w:r>
            </w:ins>
            <w:ins w:id="62" w:author="Шабашова Юлия Николаевна" w:date="2025-11-14T15:23:00Z">
              <w:r w:rsidR="0099554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</w:t>
              </w:r>
            </w:ins>
            <w:ins w:id="63" w:author="Шабашова Юлия Николаевна" w:date="2025-11-14T15:35:00Z">
              <w:r w:rsidR="003B60E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аванс дата1</w:t>
              </w:r>
            </w:ins>
          </w:p>
          <w:p w14:paraId="4FA27562" w14:textId="77777777" w:rsidR="003B60E3" w:rsidRDefault="003B60E3" w:rsidP="003B60E3">
            <w:pPr>
              <w:rPr>
                <w:ins w:id="64" w:author="Шабашова Юлия Николаевна" w:date="2025-11-14T15:36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65" w:author="Шабашова Юлия Николаевна" w:date="2025-11-14T15:36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Поз2 Поз акта 2 = БА1 Счет ГК2 факт дата2</w:t>
              </w:r>
            </w:ins>
          </w:p>
          <w:p w14:paraId="267E0426" w14:textId="77777777" w:rsidR="003B60E3" w:rsidRDefault="003B60E3" w:rsidP="002A4B49">
            <w:pPr>
              <w:rPr>
                <w:ins w:id="66" w:author="Шабашова Юлия Николаевна" w:date="2025-11-14T15:34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B71ED96" w14:textId="77777777" w:rsidR="002A4B49" w:rsidRDefault="002A4B49" w:rsidP="002A4B49">
            <w:pPr>
              <w:rPr>
                <w:ins w:id="67" w:author="Шабашова Юлия Николаевна" w:date="2025-11-14T15:18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68" w:author="Шабашова Юлия Николаевна" w:date="2025-11-14T15:1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Поз </w:t>
              </w:r>
            </w:ins>
            <w:ins w:id="69" w:author="Шабашова Юлия Николаевна" w:date="2025-11-14T15:23:00Z">
              <w:r w:rsidR="0099554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3 </w:t>
              </w:r>
            </w:ins>
            <w:ins w:id="70" w:author="Шабашова Юлия Николаевна" w:date="2025-11-14T15:1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 акта 2 = БА2 Счет ГК</w:t>
              </w:r>
            </w:ins>
            <w:ins w:id="71" w:author="Шабашова Юлия Николаевна" w:date="2025-11-14T15:24:00Z">
              <w:r w:rsidR="0099554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1</w:t>
              </w:r>
            </w:ins>
            <w:ins w:id="72" w:author="Шабашова Юлия Николаевна" w:date="2025-11-14T15:35:00Z">
              <w:r w:rsidR="003B60E3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аванс дата1</w:t>
              </w:r>
            </w:ins>
          </w:p>
          <w:p w14:paraId="6CB46DC7" w14:textId="77777777" w:rsidR="003B60E3" w:rsidRDefault="003B60E3" w:rsidP="003B60E3">
            <w:pPr>
              <w:rPr>
                <w:ins w:id="73" w:author="Шабашова Юлия Николаевна" w:date="2025-11-14T15:34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74" w:author="Шабашова Юлия Николаевна" w:date="2025-11-14T15:34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Поз 3 Поз акта 2 = БА2 Счет ГК1</w:t>
              </w:r>
            </w:ins>
            <w:ins w:id="75" w:author="Шабашова Юлия Николаевна" w:date="2025-11-14T15:35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факт дата2</w:t>
              </w:r>
            </w:ins>
          </w:p>
          <w:p w14:paraId="60E466C6" w14:textId="77777777" w:rsidR="002A4B49" w:rsidRDefault="002A4B49" w:rsidP="00F2395F">
            <w:pPr>
              <w:rPr>
                <w:ins w:id="76" w:author="Шабашова Юлия Николаевна" w:date="2025-11-14T14:46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547A0F5" w14:textId="77777777" w:rsidR="00F2395F" w:rsidRDefault="00F2395F">
            <w:pPr>
              <w:rPr>
                <w:ins w:id="77" w:author="Шабашова Юлия Николаевна" w:date="2025-11-14T14:57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7F6A77B" w14:textId="77777777" w:rsidR="00021656" w:rsidRDefault="00021656">
            <w:pPr>
              <w:rPr>
                <w:ins w:id="78" w:author="Шабашова Юлия Николаевна" w:date="2025-11-14T13:48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83D04E" w14:textId="77777777" w:rsidR="00FD5240" w:rsidRDefault="00FD5240">
            <w:pPr>
              <w:rPr>
                <w:ins w:id="79" w:author="Шабашова Юлия Николаевна" w:date="2025-11-14T13:47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D5240" w14:paraId="59AFFA1B" w14:textId="77777777" w:rsidTr="00FD5240">
        <w:trPr>
          <w:ins w:id="80" w:author="Шабашова Юлия Николаевна" w:date="2025-11-14T13:48:00Z"/>
        </w:trPr>
        <w:tc>
          <w:tcPr>
            <w:tcW w:w="2456" w:type="dxa"/>
            <w:tcPrChange w:id="81" w:author="Шабашова Юлия Николаевна" w:date="2025-11-14T13:53:00Z">
              <w:tcPr>
                <w:tcW w:w="2547" w:type="dxa"/>
              </w:tcPr>
            </w:tcPrChange>
          </w:tcPr>
          <w:p w14:paraId="4DEC4679" w14:textId="77777777" w:rsidR="00FD5240" w:rsidRDefault="00FD5240">
            <w:pPr>
              <w:rPr>
                <w:ins w:id="82" w:author="Шабашова Юлия Николаевна" w:date="2025-11-14T13:48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6" w:type="dxa"/>
            <w:tcPrChange w:id="83" w:author="Шабашова Юлия Николаевна" w:date="2025-11-14T13:53:00Z">
              <w:tcPr>
                <w:tcW w:w="2415" w:type="dxa"/>
              </w:tcPr>
            </w:tcPrChange>
          </w:tcPr>
          <w:p w14:paraId="7C586DEA" w14:textId="77777777" w:rsidR="00FD5240" w:rsidRDefault="00FD5240">
            <w:pPr>
              <w:rPr>
                <w:ins w:id="84" w:author="Шабашова Юлия Николаевна" w:date="2025-11-14T13:48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41" w:type="dxa"/>
            <w:tcPrChange w:id="85" w:author="Шабашова Юлия Николаевна" w:date="2025-11-14T13:53:00Z">
              <w:tcPr>
                <w:tcW w:w="4677" w:type="dxa"/>
              </w:tcPr>
            </w:tcPrChange>
          </w:tcPr>
          <w:p w14:paraId="677DA1AB" w14:textId="77777777" w:rsidR="00FD5240" w:rsidRDefault="00FD5240">
            <w:pPr>
              <w:rPr>
                <w:ins w:id="86" w:author="Шабашова Юлия Николаевна" w:date="2025-11-14T13:48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70D34680" w14:textId="77777777" w:rsidTr="00FD5240">
        <w:tc>
          <w:tcPr>
            <w:tcW w:w="2456" w:type="dxa"/>
            <w:tcPrChange w:id="87" w:author="Шабашова Юлия Николаевна" w:date="2025-11-14T13:53:00Z">
              <w:tcPr>
                <w:tcW w:w="2547" w:type="dxa"/>
              </w:tcPr>
            </w:tcPrChange>
          </w:tcPr>
          <w:p w14:paraId="4F1AC79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Позиция графика платежей</w:t>
            </w:r>
          </w:p>
        </w:tc>
        <w:tc>
          <w:tcPr>
            <w:tcW w:w="2226" w:type="dxa"/>
            <w:tcPrChange w:id="88" w:author="Шабашова Юлия Николаевна" w:date="2025-11-14T13:53:00Z">
              <w:tcPr>
                <w:tcW w:w="2415" w:type="dxa"/>
              </w:tcPr>
            </w:tcPrChange>
          </w:tcPr>
          <w:p w14:paraId="5168716E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Бюджетный адрес</w:t>
            </w:r>
          </w:p>
          <w:p w14:paraId="2ED466EC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оплаты</w:t>
            </w:r>
          </w:p>
          <w:p w14:paraId="257D3D09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Плановая дата оплаты</w:t>
            </w:r>
          </w:p>
        </w:tc>
        <w:tc>
          <w:tcPr>
            <w:tcW w:w="5241" w:type="dxa"/>
            <w:tcPrChange w:id="89" w:author="Шабашова Юлия Николаевна" w:date="2025-11-14T13:53:00Z">
              <w:tcPr>
                <w:tcW w:w="4677" w:type="dxa"/>
              </w:tcPr>
            </w:tcPrChange>
          </w:tcPr>
          <w:p w14:paraId="509B38D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Поз1</w:t>
            </w:r>
            <w:ins w:id="90" w:author="Шабашова Юлия Николаевна" w:date="2025-11-14T13:52:00Z">
              <w:r w:rsidR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del w:id="91" w:author="Шабашова Юлия Николаевна" w:date="2025-11-14T15:48:00Z">
              <w:r w:rsidDel="00F9175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БА1 аванс дата1</w:t>
            </w:r>
          </w:p>
          <w:p w14:paraId="6DDF8CC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Поз2 = БА1 факт дата2</w:t>
            </w:r>
          </w:p>
          <w:p w14:paraId="3427B85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Поз3</w:t>
            </w:r>
            <w:ins w:id="92" w:author="Шабашова Юлия Николаевна" w:date="2025-11-14T13:54:00Z">
              <w:r w:rsidR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del w:id="93" w:author="Шабашова Юлия Николаевна" w:date="2025-11-14T15:48:00Z">
              <w:r w:rsidDel="00F9175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БА2 аванс дата1</w:t>
            </w:r>
          </w:p>
          <w:p w14:paraId="72D858CB" w14:textId="77777777" w:rsidR="0030503E" w:rsidRDefault="00373151" w:rsidP="00F917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Поз4</w:t>
            </w:r>
            <w:ins w:id="94" w:author="Шабашова Юлия Николаевна" w:date="2025-11-14T13:54:00Z">
              <w:r w:rsidR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del w:id="95" w:author="Шабашова Юлия Николаевна" w:date="2025-11-14T15:48:00Z">
              <w:r w:rsidDel="00F9175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БА2 факт дата2</w:t>
            </w:r>
          </w:p>
        </w:tc>
      </w:tr>
      <w:tr w:rsidR="0030503E" w14:paraId="0A77A393" w14:textId="77777777" w:rsidTr="00FD5240">
        <w:tc>
          <w:tcPr>
            <w:tcW w:w="2456" w:type="dxa"/>
            <w:tcPrChange w:id="96" w:author="Шабашова Юлия Николаевна" w:date="2025-11-14T13:53:00Z">
              <w:tcPr>
                <w:tcW w:w="2547" w:type="dxa"/>
              </w:tcPr>
            </w:tcPrChange>
          </w:tcPr>
          <w:p w14:paraId="744485E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Контировка к позиции документа кред/деб задолженности</w:t>
            </w:r>
          </w:p>
        </w:tc>
        <w:tc>
          <w:tcPr>
            <w:tcW w:w="2226" w:type="dxa"/>
            <w:tcPrChange w:id="97" w:author="Шабашова Юлия Николаевна" w:date="2025-11-14T13:53:00Z">
              <w:tcPr>
                <w:tcW w:w="2415" w:type="dxa"/>
              </w:tcPr>
            </w:tcPrChange>
          </w:tcPr>
          <w:p w14:paraId="03D29E75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commentRangeStart w:id="98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 БУ</w:t>
            </w:r>
          </w:p>
        </w:tc>
        <w:tc>
          <w:tcPr>
            <w:tcW w:w="5241" w:type="dxa"/>
            <w:tcPrChange w:id="99" w:author="Шабашова Юлия Николаевна" w:date="2025-11-14T13:53:00Z">
              <w:tcPr>
                <w:tcW w:w="4677" w:type="dxa"/>
              </w:tcPr>
            </w:tcPrChange>
          </w:tcPr>
          <w:p w14:paraId="42159B6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Контировка 1 = СчетБУ1</w:t>
            </w:r>
          </w:p>
          <w:p w14:paraId="51F6F73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Контировка 2 = СчетБУ2</w:t>
            </w:r>
            <w:commentRangeEnd w:id="98"/>
            <w:r w:rsidR="00310418">
              <w:rPr>
                <w:rStyle w:val="a4"/>
              </w:rPr>
              <w:commentReference w:id="98"/>
            </w:r>
          </w:p>
        </w:tc>
      </w:tr>
      <w:tr w:rsidR="0030503E" w14:paraId="48414E89" w14:textId="77777777" w:rsidTr="00FD5240">
        <w:tc>
          <w:tcPr>
            <w:tcW w:w="2456" w:type="dxa"/>
            <w:tcPrChange w:id="100" w:author="Шабашова Юлия Николаевна" w:date="2025-11-14T13:53:00Z">
              <w:tcPr>
                <w:tcW w:w="2547" w:type="dxa"/>
              </w:tcPr>
            </w:tcPrChange>
          </w:tcPr>
          <w:p w14:paraId="2ACAEBA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Распределений по графику в соответствии с контировкой</w:t>
            </w:r>
          </w:p>
        </w:tc>
        <w:tc>
          <w:tcPr>
            <w:tcW w:w="2226" w:type="dxa"/>
            <w:tcPrChange w:id="101" w:author="Шабашова Юлия Николаевна" w:date="2025-11-14T13:53:00Z">
              <w:tcPr>
                <w:tcW w:w="2415" w:type="dxa"/>
              </w:tcPr>
            </w:tcPrChange>
          </w:tcPr>
          <w:p w14:paraId="45BF8125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Позиция графика платежей</w:t>
            </w:r>
          </w:p>
          <w:p w14:paraId="5ECA3E9B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Контировка к позиции документа кред/деб задолженности</w:t>
            </w:r>
          </w:p>
        </w:tc>
        <w:tc>
          <w:tcPr>
            <w:tcW w:w="5241" w:type="dxa"/>
            <w:tcPrChange w:id="102" w:author="Шабашова Юлия Николаевна" w:date="2025-11-14T13:53:00Z">
              <w:tcPr>
                <w:tcW w:w="4677" w:type="dxa"/>
              </w:tcPr>
            </w:tcPrChange>
          </w:tcPr>
          <w:p w14:paraId="0FD0BC2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1 = Поз1</w:t>
            </w:r>
            <w:del w:id="103" w:author="Шабашова Юлия Николаевна" w:date="2025-11-14T13:55:00Z">
              <w:r w:rsidDel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БА1 аванс дата1 СчетБУ1</w:t>
            </w:r>
          </w:p>
          <w:p w14:paraId="55CF7AC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2 = Поз2</w:t>
            </w:r>
            <w:ins w:id="104" w:author="Шабашова Юлия Николаевна" w:date="2025-11-14T13:55:00Z">
              <w:r w:rsidR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del w:id="105" w:author="Шабашова Юлия Николаевна" w:date="2025-11-14T13:55:00Z">
              <w:r w:rsidDel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БА1 факт дата2 СчетБУ1</w:t>
            </w:r>
          </w:p>
          <w:p w14:paraId="13A56D1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3 = Поз3</w:t>
            </w:r>
            <w:ins w:id="106" w:author="Шабашова Юлия Николаевна" w:date="2025-11-14T13:57:00Z">
              <w:r w:rsidR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del w:id="107" w:author="Шабашова Юлия Николаевна" w:date="2025-11-14T13:57:00Z">
              <w:r w:rsidDel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БА2 аванс дата1 СчетБУ1</w:t>
            </w:r>
          </w:p>
          <w:p w14:paraId="4C562A6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4 = Поз4</w:t>
            </w:r>
            <w:ins w:id="108" w:author="Шабашова Юлия Николаевна" w:date="2025-11-14T13:57:00Z">
              <w:r w:rsidR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del w:id="109" w:author="Шабашова Юлия Николаевна" w:date="2025-11-14T13:57:00Z">
              <w:r w:rsidDel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БА2 факт дата2 СчетБУ1</w:t>
            </w:r>
          </w:p>
          <w:p w14:paraId="20A5633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5 = Поз1</w:t>
            </w:r>
            <w:ins w:id="110" w:author="Шабашова Юлия Николаевна" w:date="2025-11-14T13:57:00Z">
              <w:r w:rsidR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del w:id="111" w:author="Шабашова Юлия Николаевна" w:date="2025-11-14T13:57:00Z">
              <w:r w:rsidDel="00FD5240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БА1 аванс дата1 СчетБУ2</w:t>
            </w:r>
          </w:p>
          <w:p w14:paraId="03DD39B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6 = Поз2</w:t>
            </w:r>
            <w:ins w:id="112" w:author="Шабашова Юлия Николаевна" w:date="2025-11-14T13:58:00Z">
              <w:r w:rsidR="00DF79ED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  <w:del w:id="113" w:author="Шабашова Юлия Николаевна" w:date="2025-11-14T13:58:00Z">
              <w:r w:rsidDel="00DF79ED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БА1 факт дата2 СчетБУ2</w:t>
            </w:r>
          </w:p>
          <w:p w14:paraId="58FBBC1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7 = Поз3 БА2 аванс дата1 СчетБУ2</w:t>
            </w:r>
          </w:p>
          <w:p w14:paraId="4C6B379D" w14:textId="77777777" w:rsidR="0030503E" w:rsidRDefault="00373151" w:rsidP="00F917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 8 = Поз4 БА2 факт дата2 СчетБУ2</w:t>
            </w:r>
          </w:p>
        </w:tc>
      </w:tr>
      <w:tr w:rsidR="0030503E" w14:paraId="4B4A50A8" w14:textId="77777777" w:rsidTr="00FD5240">
        <w:tc>
          <w:tcPr>
            <w:tcW w:w="2456" w:type="dxa"/>
            <w:tcPrChange w:id="114" w:author="Шабашова Юлия Николаевна" w:date="2025-11-14T13:53:00Z">
              <w:tcPr>
                <w:tcW w:w="2547" w:type="dxa"/>
              </w:tcPr>
            </w:tcPrChange>
          </w:tcPr>
          <w:p w14:paraId="0C6EC91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</w:t>
            </w:r>
          </w:p>
        </w:tc>
        <w:tc>
          <w:tcPr>
            <w:tcW w:w="2226" w:type="dxa"/>
            <w:tcPrChange w:id="115" w:author="Шабашова Юлия Николаевна" w:date="2025-11-14T13:53:00Z">
              <w:tcPr>
                <w:tcW w:w="2415" w:type="dxa"/>
              </w:tcPr>
            </w:tcPrChange>
          </w:tcPr>
          <w:p w14:paraId="11246F37" w14:textId="77777777" w:rsidR="0030503E" w:rsidRDefault="00373151">
            <w:pPr>
              <w:pStyle w:val="a3"/>
              <w:numPr>
                <w:ilvl w:val="0"/>
                <w:numId w:val="25"/>
              </w:numPr>
              <w:ind w:left="4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Распределение графика платежей по контировке</w:t>
            </w:r>
          </w:p>
        </w:tc>
        <w:tc>
          <w:tcPr>
            <w:tcW w:w="5241" w:type="dxa"/>
            <w:tcPrChange w:id="116" w:author="Шабашова Юлия Николаевна" w:date="2025-11-14T13:53:00Z">
              <w:tcPr>
                <w:tcW w:w="4677" w:type="dxa"/>
              </w:tcPr>
            </w:tcPrChange>
          </w:tcPr>
          <w:p w14:paraId="3DCB42E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 = Распр 1</w:t>
            </w:r>
          </w:p>
          <w:p w14:paraId="39D1B0E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 = Распр 2</w:t>
            </w:r>
          </w:p>
          <w:p w14:paraId="3C7BFE0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3 = Распр 3 </w:t>
            </w:r>
          </w:p>
          <w:p w14:paraId="7BCD65A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4 = Распр 4 </w:t>
            </w:r>
          </w:p>
          <w:p w14:paraId="11C09A7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5 = Распр 5 </w:t>
            </w:r>
          </w:p>
          <w:p w14:paraId="24F2C47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6 = Распр 6 </w:t>
            </w:r>
          </w:p>
          <w:p w14:paraId="1066C42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7 = Распр 7 </w:t>
            </w:r>
          </w:p>
          <w:p w14:paraId="51808A6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баланса 8 = Распр 8 </w:t>
            </w:r>
          </w:p>
        </w:tc>
      </w:tr>
    </w:tbl>
    <w:p w14:paraId="7D05228E" w14:textId="77777777" w:rsidR="0030503E" w:rsidRDefault="0030503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A682" w14:textId="77777777" w:rsidR="0030503E" w:rsidRDefault="00373151">
      <w:pPr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Далее, в зависимости от типа действия в регистре взаиморасчетов будет создано различное количество записей. При этом только часть из этих записей будут являться значимыми для создания проводок в главной книге. Например, для случая акта на закупку услуг соответствие между регистром взаиморасчетов и проводок в главной книге показано в таблице ниже:</w:t>
      </w:r>
    </w:p>
    <w:tbl>
      <w:tblPr>
        <w:tblStyle w:val="a7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17"/>
        <w:gridCol w:w="2227"/>
        <w:gridCol w:w="2327"/>
        <w:gridCol w:w="1284"/>
        <w:gridCol w:w="6"/>
        <w:gridCol w:w="1386"/>
        <w:gridCol w:w="1092"/>
      </w:tblGrid>
      <w:tr w:rsidR="0030503E" w14:paraId="27594B44" w14:textId="77777777">
        <w:tc>
          <w:tcPr>
            <w:tcW w:w="1317" w:type="dxa"/>
            <w:vMerge w:val="restart"/>
          </w:tcPr>
          <w:p w14:paraId="5EFFAC0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Тип действия</w:t>
            </w:r>
          </w:p>
        </w:tc>
        <w:tc>
          <w:tcPr>
            <w:tcW w:w="5844" w:type="dxa"/>
            <w:gridSpan w:val="4"/>
          </w:tcPr>
          <w:p w14:paraId="1178855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 взаиморасчетов</w:t>
            </w:r>
          </w:p>
        </w:tc>
        <w:tc>
          <w:tcPr>
            <w:tcW w:w="2478" w:type="dxa"/>
            <w:gridSpan w:val="2"/>
          </w:tcPr>
          <w:p w14:paraId="579FC51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Проводка в главной книге</w:t>
            </w:r>
          </w:p>
        </w:tc>
      </w:tr>
      <w:tr w:rsidR="0030503E" w14:paraId="574B1FC5" w14:textId="77777777">
        <w:tc>
          <w:tcPr>
            <w:tcW w:w="1317" w:type="dxa"/>
            <w:vMerge/>
          </w:tcPr>
          <w:p w14:paraId="27A93ADC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27" w:type="dxa"/>
          </w:tcPr>
          <w:p w14:paraId="2243C48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баланса, на который переносятся денежные средства</w:t>
            </w:r>
          </w:p>
        </w:tc>
        <w:tc>
          <w:tcPr>
            <w:tcW w:w="2327" w:type="dxa"/>
          </w:tcPr>
          <w:p w14:paraId="1CD6D77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баланса, с которого переносятся денежные средства</w:t>
            </w:r>
          </w:p>
        </w:tc>
        <w:tc>
          <w:tcPr>
            <w:tcW w:w="1284" w:type="dxa"/>
          </w:tcPr>
          <w:p w14:paraId="7913DB9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является значимой для проводок в главной книге</w:t>
            </w:r>
          </w:p>
        </w:tc>
        <w:tc>
          <w:tcPr>
            <w:tcW w:w="1392" w:type="dxa"/>
            <w:gridSpan w:val="2"/>
          </w:tcPr>
          <w:p w14:paraId="09DB61D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Счет </w:t>
            </w:r>
          </w:p>
          <w:p w14:paraId="4045E51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дебет</w:t>
            </w:r>
          </w:p>
        </w:tc>
        <w:tc>
          <w:tcPr>
            <w:tcW w:w="1092" w:type="dxa"/>
          </w:tcPr>
          <w:p w14:paraId="5472E86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 кредит</w:t>
            </w:r>
          </w:p>
        </w:tc>
      </w:tr>
      <w:tr w:rsidR="0030503E" w14:paraId="6DF910EE" w14:textId="77777777">
        <w:tc>
          <w:tcPr>
            <w:tcW w:w="1317" w:type="dxa"/>
          </w:tcPr>
          <w:p w14:paraId="780EACA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66030FB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</w:t>
            </w:r>
          </w:p>
        </w:tc>
        <w:tc>
          <w:tcPr>
            <w:tcW w:w="2327" w:type="dxa"/>
          </w:tcPr>
          <w:p w14:paraId="1E7F83A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</w:t>
            </w:r>
          </w:p>
        </w:tc>
        <w:tc>
          <w:tcPr>
            <w:tcW w:w="1284" w:type="dxa"/>
          </w:tcPr>
          <w:p w14:paraId="1CE9734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42F8690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4EE2CDA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6CA0BCA3" w14:textId="77777777">
        <w:tc>
          <w:tcPr>
            <w:tcW w:w="1317" w:type="dxa"/>
          </w:tcPr>
          <w:p w14:paraId="070B655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5B3A627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</w:t>
            </w:r>
          </w:p>
        </w:tc>
        <w:tc>
          <w:tcPr>
            <w:tcW w:w="2327" w:type="dxa"/>
          </w:tcPr>
          <w:p w14:paraId="69DF3B4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</w:t>
            </w:r>
          </w:p>
        </w:tc>
        <w:tc>
          <w:tcPr>
            <w:tcW w:w="1284" w:type="dxa"/>
          </w:tcPr>
          <w:p w14:paraId="33F0FAE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3ED6B5B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4E068EC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6EA29BBE" w14:textId="77777777">
        <w:tc>
          <w:tcPr>
            <w:tcW w:w="1317" w:type="dxa"/>
          </w:tcPr>
          <w:p w14:paraId="6D71B09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3D8FDEE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3</w:t>
            </w:r>
          </w:p>
        </w:tc>
        <w:tc>
          <w:tcPr>
            <w:tcW w:w="2327" w:type="dxa"/>
          </w:tcPr>
          <w:p w14:paraId="536631B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3</w:t>
            </w:r>
          </w:p>
        </w:tc>
        <w:tc>
          <w:tcPr>
            <w:tcW w:w="1284" w:type="dxa"/>
          </w:tcPr>
          <w:p w14:paraId="128EC48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0A16309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105381A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17F1083D" w14:textId="77777777">
        <w:tc>
          <w:tcPr>
            <w:tcW w:w="1317" w:type="dxa"/>
          </w:tcPr>
          <w:p w14:paraId="6F3DB65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2D8829A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4</w:t>
            </w:r>
          </w:p>
        </w:tc>
        <w:tc>
          <w:tcPr>
            <w:tcW w:w="2327" w:type="dxa"/>
          </w:tcPr>
          <w:p w14:paraId="5BB2B89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4</w:t>
            </w:r>
          </w:p>
        </w:tc>
        <w:tc>
          <w:tcPr>
            <w:tcW w:w="1284" w:type="dxa"/>
          </w:tcPr>
          <w:p w14:paraId="7261742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1FB174C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75D8C45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2C85285E" w14:textId="77777777">
        <w:tc>
          <w:tcPr>
            <w:tcW w:w="1317" w:type="dxa"/>
          </w:tcPr>
          <w:p w14:paraId="14D5BC5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66A7279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5</w:t>
            </w:r>
          </w:p>
        </w:tc>
        <w:tc>
          <w:tcPr>
            <w:tcW w:w="2327" w:type="dxa"/>
          </w:tcPr>
          <w:p w14:paraId="35A627A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5</w:t>
            </w:r>
          </w:p>
        </w:tc>
        <w:tc>
          <w:tcPr>
            <w:tcW w:w="1284" w:type="dxa"/>
          </w:tcPr>
          <w:p w14:paraId="424C88D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0D2B538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52309306" w14:textId="77777777" w:rsidR="0030503E" w:rsidRDefault="00373151" w:rsidP="00F14E4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2E81146F" w14:textId="77777777">
        <w:tc>
          <w:tcPr>
            <w:tcW w:w="1317" w:type="dxa"/>
          </w:tcPr>
          <w:p w14:paraId="0B6A7A2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0EDD52D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6</w:t>
            </w:r>
          </w:p>
        </w:tc>
        <w:tc>
          <w:tcPr>
            <w:tcW w:w="2327" w:type="dxa"/>
          </w:tcPr>
          <w:p w14:paraId="5BBF8A5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6</w:t>
            </w:r>
          </w:p>
        </w:tc>
        <w:tc>
          <w:tcPr>
            <w:tcW w:w="1284" w:type="dxa"/>
          </w:tcPr>
          <w:p w14:paraId="5E2B516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3EDF74F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1D966A84" w14:textId="77777777" w:rsidR="0030503E" w:rsidRDefault="00373151" w:rsidP="00F14E4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54F8C11E" w14:textId="77777777">
        <w:tc>
          <w:tcPr>
            <w:tcW w:w="1317" w:type="dxa"/>
          </w:tcPr>
          <w:p w14:paraId="28F9AEE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0DB8BAA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7</w:t>
            </w:r>
          </w:p>
        </w:tc>
        <w:tc>
          <w:tcPr>
            <w:tcW w:w="2327" w:type="dxa"/>
          </w:tcPr>
          <w:p w14:paraId="02DE4D0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7</w:t>
            </w:r>
          </w:p>
        </w:tc>
        <w:tc>
          <w:tcPr>
            <w:tcW w:w="1284" w:type="dxa"/>
          </w:tcPr>
          <w:p w14:paraId="253CBDC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2649981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705DAE68" w14:textId="77777777" w:rsidR="0030503E" w:rsidRDefault="00373151" w:rsidP="00F14E4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</w:tr>
      <w:tr w:rsidR="0030503E" w14:paraId="65971B68" w14:textId="77777777">
        <w:tc>
          <w:tcPr>
            <w:tcW w:w="1317" w:type="dxa"/>
          </w:tcPr>
          <w:p w14:paraId="6615871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баланс</w:t>
            </w:r>
          </w:p>
        </w:tc>
        <w:tc>
          <w:tcPr>
            <w:tcW w:w="2227" w:type="dxa"/>
          </w:tcPr>
          <w:p w14:paraId="62ED875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8</w:t>
            </w:r>
          </w:p>
        </w:tc>
        <w:tc>
          <w:tcPr>
            <w:tcW w:w="2327" w:type="dxa"/>
          </w:tcPr>
          <w:p w14:paraId="4D6D7DE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8</w:t>
            </w:r>
          </w:p>
        </w:tc>
        <w:tc>
          <w:tcPr>
            <w:tcW w:w="1284" w:type="dxa"/>
          </w:tcPr>
          <w:p w14:paraId="7C83DF5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6A1BA69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32*</w:t>
            </w:r>
          </w:p>
        </w:tc>
        <w:tc>
          <w:tcPr>
            <w:tcW w:w="1092" w:type="dxa"/>
          </w:tcPr>
          <w:p w14:paraId="41D36359" w14:textId="77777777" w:rsidR="0030503E" w:rsidRDefault="00373151" w:rsidP="00F14E4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commentRangeStart w:id="117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  <w:commentRangeEnd w:id="117"/>
            <w:r w:rsidR="00F9175A">
              <w:rPr>
                <w:rStyle w:val="a4"/>
              </w:rPr>
              <w:commentReference w:id="117"/>
            </w:r>
          </w:p>
        </w:tc>
      </w:tr>
      <w:tr w:rsidR="0030503E" w14:paraId="6DD2CAF5" w14:textId="77777777">
        <w:tc>
          <w:tcPr>
            <w:tcW w:w="1317" w:type="dxa"/>
          </w:tcPr>
          <w:p w14:paraId="710348F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2612D99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</w:t>
            </w:r>
          </w:p>
        </w:tc>
        <w:tc>
          <w:tcPr>
            <w:tcW w:w="2327" w:type="dxa"/>
          </w:tcPr>
          <w:p w14:paraId="3C322FA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ВПП</w:t>
            </w:r>
          </w:p>
        </w:tc>
        <w:tc>
          <w:tcPr>
            <w:tcW w:w="1284" w:type="dxa"/>
          </w:tcPr>
          <w:p w14:paraId="6C59E8A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5040806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558BC35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60.02</w:t>
            </w:r>
          </w:p>
        </w:tc>
      </w:tr>
      <w:tr w:rsidR="0030503E" w14:paraId="3DC7A2FE" w14:textId="77777777">
        <w:tc>
          <w:tcPr>
            <w:tcW w:w="1317" w:type="dxa"/>
          </w:tcPr>
          <w:p w14:paraId="4AC102B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69927EC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2327" w:type="dxa"/>
          </w:tcPr>
          <w:p w14:paraId="3417412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1</w:t>
            </w:r>
          </w:p>
        </w:tc>
        <w:tc>
          <w:tcPr>
            <w:tcW w:w="1284" w:type="dxa"/>
          </w:tcPr>
          <w:p w14:paraId="7B2B8EB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510E2378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2673A682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7D131FE0" w14:textId="77777777">
        <w:tc>
          <w:tcPr>
            <w:tcW w:w="1317" w:type="dxa"/>
          </w:tcPr>
          <w:p w14:paraId="2EC4B4F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4B5FB85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3</w:t>
            </w:r>
          </w:p>
        </w:tc>
        <w:tc>
          <w:tcPr>
            <w:tcW w:w="2327" w:type="dxa"/>
          </w:tcPr>
          <w:p w14:paraId="322F62B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1284" w:type="dxa"/>
          </w:tcPr>
          <w:p w14:paraId="5EEB6F3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091624D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commentRangeStart w:id="118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  <w:commentRangeEnd w:id="118"/>
            <w:r w:rsidR="00F9175A">
              <w:rPr>
                <w:rStyle w:val="a4"/>
              </w:rPr>
              <w:commentReference w:id="118"/>
            </w:r>
          </w:p>
        </w:tc>
        <w:tc>
          <w:tcPr>
            <w:tcW w:w="1092" w:type="dxa"/>
          </w:tcPr>
          <w:p w14:paraId="319004C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60.02</w:t>
            </w:r>
          </w:p>
        </w:tc>
      </w:tr>
      <w:tr w:rsidR="0030503E" w14:paraId="20E3AEFF" w14:textId="77777777">
        <w:tc>
          <w:tcPr>
            <w:tcW w:w="1317" w:type="dxa"/>
          </w:tcPr>
          <w:p w14:paraId="61BAC45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550A3FA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2327" w:type="dxa"/>
          </w:tcPr>
          <w:p w14:paraId="0538B68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3</w:t>
            </w:r>
          </w:p>
        </w:tc>
        <w:tc>
          <w:tcPr>
            <w:tcW w:w="1284" w:type="dxa"/>
          </w:tcPr>
          <w:p w14:paraId="6BBFDA4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3A2578DC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4A9A6A0F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65A26740" w14:textId="77777777">
        <w:tc>
          <w:tcPr>
            <w:tcW w:w="1317" w:type="dxa"/>
          </w:tcPr>
          <w:p w14:paraId="59BD358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4ABBE53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5</w:t>
            </w:r>
          </w:p>
        </w:tc>
        <w:tc>
          <w:tcPr>
            <w:tcW w:w="2327" w:type="dxa"/>
          </w:tcPr>
          <w:p w14:paraId="2555796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1284" w:type="dxa"/>
          </w:tcPr>
          <w:p w14:paraId="5B1E1E2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2D77CCE8" w14:textId="77777777" w:rsidR="0030503E" w:rsidRDefault="00373151" w:rsidP="00F917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67FCBB1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60.02</w:t>
            </w:r>
          </w:p>
        </w:tc>
      </w:tr>
      <w:tr w:rsidR="0030503E" w14:paraId="4384A54B" w14:textId="77777777">
        <w:tc>
          <w:tcPr>
            <w:tcW w:w="1317" w:type="dxa"/>
          </w:tcPr>
          <w:p w14:paraId="225FF2C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commentRangeStart w:id="119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55F228D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2327" w:type="dxa"/>
          </w:tcPr>
          <w:p w14:paraId="4615AAC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5</w:t>
            </w:r>
          </w:p>
        </w:tc>
        <w:tc>
          <w:tcPr>
            <w:tcW w:w="1284" w:type="dxa"/>
          </w:tcPr>
          <w:p w14:paraId="48466D7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commentRangeEnd w:id="119"/>
        <w:tc>
          <w:tcPr>
            <w:tcW w:w="1392" w:type="dxa"/>
            <w:gridSpan w:val="2"/>
          </w:tcPr>
          <w:p w14:paraId="50E32748" w14:textId="77777777" w:rsidR="0030503E" w:rsidRDefault="00F917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4"/>
              </w:rPr>
              <w:commentReference w:id="119"/>
            </w:r>
          </w:p>
        </w:tc>
        <w:tc>
          <w:tcPr>
            <w:tcW w:w="1092" w:type="dxa"/>
          </w:tcPr>
          <w:p w14:paraId="3566CAF3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766B8195" w14:textId="77777777">
        <w:tc>
          <w:tcPr>
            <w:tcW w:w="1317" w:type="dxa"/>
          </w:tcPr>
          <w:p w14:paraId="52C5FFFE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Зачет аванса</w:t>
            </w:r>
          </w:p>
        </w:tc>
        <w:tc>
          <w:tcPr>
            <w:tcW w:w="2227" w:type="dxa"/>
          </w:tcPr>
          <w:p w14:paraId="10FA93A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7</w:t>
            </w:r>
          </w:p>
        </w:tc>
        <w:tc>
          <w:tcPr>
            <w:tcW w:w="2327" w:type="dxa"/>
          </w:tcPr>
          <w:p w14:paraId="77FE77F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1284" w:type="dxa"/>
          </w:tcPr>
          <w:p w14:paraId="784CBE2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3326E6CF" w14:textId="77777777" w:rsidR="0030503E" w:rsidRDefault="00373151" w:rsidP="00D91F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76715F8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60.02</w:t>
            </w:r>
          </w:p>
        </w:tc>
      </w:tr>
      <w:tr w:rsidR="0030503E" w14:paraId="5B18F751" w14:textId="77777777">
        <w:trPr>
          <w:trHeight w:val="578"/>
        </w:trPr>
        <w:tc>
          <w:tcPr>
            <w:tcW w:w="1317" w:type="dxa"/>
          </w:tcPr>
          <w:p w14:paraId="1557178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Зачет аванса</w:t>
            </w:r>
          </w:p>
        </w:tc>
        <w:tc>
          <w:tcPr>
            <w:tcW w:w="2227" w:type="dxa"/>
          </w:tcPr>
          <w:p w14:paraId="492F881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авансового платежного документа</w:t>
            </w:r>
          </w:p>
        </w:tc>
        <w:tc>
          <w:tcPr>
            <w:tcW w:w="2327" w:type="dxa"/>
          </w:tcPr>
          <w:p w14:paraId="3F859F18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7</w:t>
            </w:r>
          </w:p>
        </w:tc>
        <w:tc>
          <w:tcPr>
            <w:tcW w:w="1284" w:type="dxa"/>
          </w:tcPr>
          <w:p w14:paraId="04353E6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09A7B15D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014BFC41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74FE02E5" w14:textId="77777777">
        <w:tc>
          <w:tcPr>
            <w:tcW w:w="1317" w:type="dxa"/>
          </w:tcPr>
          <w:p w14:paraId="67D4D6F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6B4870D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</w:t>
            </w:r>
          </w:p>
        </w:tc>
        <w:tc>
          <w:tcPr>
            <w:tcW w:w="2327" w:type="dxa"/>
          </w:tcPr>
          <w:p w14:paraId="551CD1A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1284" w:type="dxa"/>
          </w:tcPr>
          <w:p w14:paraId="4DA3B155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1BD6F68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20BC5B0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30503E" w14:paraId="4756EDA5" w14:textId="77777777">
        <w:tc>
          <w:tcPr>
            <w:tcW w:w="1317" w:type="dxa"/>
          </w:tcPr>
          <w:p w14:paraId="4FC2111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6316699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2327" w:type="dxa"/>
          </w:tcPr>
          <w:p w14:paraId="6DDE5FB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2</w:t>
            </w:r>
          </w:p>
        </w:tc>
        <w:tc>
          <w:tcPr>
            <w:tcW w:w="1284" w:type="dxa"/>
          </w:tcPr>
          <w:p w14:paraId="070B95E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62817F79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1D0441A4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57EB61F3" w14:textId="77777777">
        <w:tc>
          <w:tcPr>
            <w:tcW w:w="1317" w:type="dxa"/>
          </w:tcPr>
          <w:p w14:paraId="6CE7AE3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0F12E3E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4</w:t>
            </w:r>
          </w:p>
        </w:tc>
        <w:tc>
          <w:tcPr>
            <w:tcW w:w="2327" w:type="dxa"/>
          </w:tcPr>
          <w:p w14:paraId="62BCB9E7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1284" w:type="dxa"/>
          </w:tcPr>
          <w:p w14:paraId="7D34AF3A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69333BE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6D8D11A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30503E" w14:paraId="251D2AA9" w14:textId="77777777">
        <w:tc>
          <w:tcPr>
            <w:tcW w:w="1317" w:type="dxa"/>
          </w:tcPr>
          <w:p w14:paraId="7C19944B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7C5B0C7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2327" w:type="dxa"/>
          </w:tcPr>
          <w:p w14:paraId="4BF9F79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4</w:t>
            </w:r>
          </w:p>
        </w:tc>
        <w:tc>
          <w:tcPr>
            <w:tcW w:w="1284" w:type="dxa"/>
          </w:tcPr>
          <w:p w14:paraId="4F9C24E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3440DC4E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37507820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2AB11435" w14:textId="77777777">
        <w:tc>
          <w:tcPr>
            <w:tcW w:w="1317" w:type="dxa"/>
          </w:tcPr>
          <w:p w14:paraId="6AFA505C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1FE9D7C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6</w:t>
            </w:r>
          </w:p>
        </w:tc>
        <w:tc>
          <w:tcPr>
            <w:tcW w:w="2327" w:type="dxa"/>
          </w:tcPr>
          <w:p w14:paraId="6906C42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1284" w:type="dxa"/>
          </w:tcPr>
          <w:p w14:paraId="43A0F3F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10BC7A71" w14:textId="77777777" w:rsidR="0030503E" w:rsidRDefault="00373151" w:rsidP="00D91F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29B1F281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30503E" w14:paraId="176FF89B" w14:textId="77777777">
        <w:tc>
          <w:tcPr>
            <w:tcW w:w="1317" w:type="dxa"/>
          </w:tcPr>
          <w:p w14:paraId="66610AD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33E904C3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2327" w:type="dxa"/>
          </w:tcPr>
          <w:p w14:paraId="0D688AF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6</w:t>
            </w:r>
          </w:p>
        </w:tc>
        <w:tc>
          <w:tcPr>
            <w:tcW w:w="1284" w:type="dxa"/>
          </w:tcPr>
          <w:p w14:paraId="7EA76B8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77D45541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27D7A8B5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503E" w14:paraId="4B4AE7D8" w14:textId="77777777">
        <w:tc>
          <w:tcPr>
            <w:tcW w:w="1317" w:type="dxa"/>
          </w:tcPr>
          <w:p w14:paraId="3DA10569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65596256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8</w:t>
            </w:r>
          </w:p>
        </w:tc>
        <w:tc>
          <w:tcPr>
            <w:tcW w:w="2327" w:type="dxa"/>
          </w:tcPr>
          <w:p w14:paraId="311E6B3D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1284" w:type="dxa"/>
          </w:tcPr>
          <w:p w14:paraId="7704CF8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392" w:type="dxa"/>
            <w:gridSpan w:val="2"/>
          </w:tcPr>
          <w:p w14:paraId="0E99B1F4" w14:textId="77777777" w:rsidR="0030503E" w:rsidRDefault="00373151" w:rsidP="00D91F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60.01</w:t>
            </w:r>
          </w:p>
        </w:tc>
        <w:tc>
          <w:tcPr>
            <w:tcW w:w="1092" w:type="dxa"/>
          </w:tcPr>
          <w:p w14:paraId="394C9DB4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30503E" w14:paraId="27547688" w14:textId="77777777">
        <w:tc>
          <w:tcPr>
            <w:tcW w:w="1317" w:type="dxa"/>
          </w:tcPr>
          <w:p w14:paraId="13AD2110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2227" w:type="dxa"/>
          </w:tcPr>
          <w:p w14:paraId="73DA233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платежного документа (оплата по факту)</w:t>
            </w:r>
          </w:p>
        </w:tc>
        <w:tc>
          <w:tcPr>
            <w:tcW w:w="2327" w:type="dxa"/>
          </w:tcPr>
          <w:p w14:paraId="1287302F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баланса 8</w:t>
            </w:r>
          </w:p>
        </w:tc>
        <w:tc>
          <w:tcPr>
            <w:tcW w:w="1284" w:type="dxa"/>
          </w:tcPr>
          <w:p w14:paraId="67503E22" w14:textId="77777777" w:rsidR="0030503E" w:rsidRDefault="003731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392" w:type="dxa"/>
            <w:gridSpan w:val="2"/>
          </w:tcPr>
          <w:p w14:paraId="0C6C8E00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2" w:type="dxa"/>
          </w:tcPr>
          <w:p w14:paraId="3B903BD7" w14:textId="77777777" w:rsidR="0030503E" w:rsidRDefault="003050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E54078F" w14:textId="77777777" w:rsidR="0030503E" w:rsidRDefault="003050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B2F615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Общий перечень работ</w:t>
      </w:r>
    </w:p>
    <w:p w14:paraId="7497444A" w14:textId="77777777" w:rsidR="0030503E" w:rsidRDefault="0037315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достижения обозначенных выше целей и с учетом текущей реализации требуется сделать ряд доработок в следующих классах за счет доработок, обозначенных в таблице ниже:</w:t>
      </w:r>
    </w:p>
    <w:p w14:paraId="6A23C1B8" w14:textId="77777777" w:rsidR="0030503E" w:rsidRDefault="0037315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 баланса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8CB8CFA" w14:textId="77777777" w:rsidR="0030503E" w:rsidRDefault="0037315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Фиксированное распределение оплаты по объектам баланса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PayMoveBOFixDistr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3EC4A8F" w14:textId="77777777" w:rsidR="0030503E" w:rsidRDefault="0037315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 взаиморасчетов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AF50D9E" w14:textId="77777777" w:rsidR="0030503E" w:rsidRDefault="0037315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Проводка главной книги (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</w:t>
      </w:r>
      <w:r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8505"/>
      </w:tblGrid>
      <w:tr w:rsidR="0030503E" w14:paraId="27051062" w14:textId="77777777">
        <w:trPr>
          <w:trHeight w:val="273"/>
        </w:trPr>
        <w:tc>
          <w:tcPr>
            <w:tcW w:w="704" w:type="dxa"/>
          </w:tcPr>
          <w:p w14:paraId="76182CAE" w14:textId="77777777" w:rsidR="0030503E" w:rsidRDefault="003731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505" w:type="dxa"/>
          </w:tcPr>
          <w:p w14:paraId="1876F797" w14:textId="77777777" w:rsidR="0030503E" w:rsidRDefault="003731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доработки</w:t>
            </w:r>
          </w:p>
        </w:tc>
      </w:tr>
      <w:tr w:rsidR="0030503E" w14:paraId="5A7C5319" w14:textId="77777777">
        <w:tc>
          <w:tcPr>
            <w:tcW w:w="704" w:type="dxa"/>
          </w:tcPr>
          <w:p w14:paraId="08523FBE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05" w:type="dxa"/>
          </w:tcPr>
          <w:p w14:paraId="56642215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Хранение аналитик «ДПП» и «</w:t>
            </w:r>
            <w:commentRangeStart w:id="120"/>
            <w:r>
              <w:rPr>
                <w:rFonts w:ascii="Times New Roman" w:hAnsi="Times New Roman" w:cs="Times New Roman"/>
                <w:sz w:val="24"/>
                <w:szCs w:val="24"/>
              </w:rPr>
              <w:t>Счет главной книги</w:t>
            </w:r>
            <w:commentRangeEnd w:id="120"/>
            <w:r w:rsidR="00C921D3">
              <w:rPr>
                <w:rStyle w:val="a4"/>
              </w:rPr>
              <w:commentReference w:id="12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в объекте баланса</w:t>
            </w:r>
          </w:p>
        </w:tc>
      </w:tr>
      <w:tr w:rsidR="0030503E" w14:paraId="061219B6" w14:textId="77777777">
        <w:tc>
          <w:tcPr>
            <w:tcW w:w="704" w:type="dxa"/>
          </w:tcPr>
          <w:p w14:paraId="6E8CCD41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8505" w:type="dxa"/>
          </w:tcPr>
          <w:p w14:paraId="2AAB3B63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объектов баланса для документов фактической дебиторской и кредиторской задолженности на основе записей в классе «Распределение ГП по контировкам»</w:t>
            </w:r>
          </w:p>
        </w:tc>
      </w:tr>
      <w:tr w:rsidR="0030503E" w14:paraId="481D77E9" w14:textId="77777777">
        <w:tc>
          <w:tcPr>
            <w:tcW w:w="704" w:type="dxa"/>
          </w:tcPr>
          <w:p w14:paraId="7F711F4C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05" w:type="dxa"/>
          </w:tcPr>
          <w:p w14:paraId="31CAB20D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в класс проводок в главной книге ссылки на источник</w:t>
            </w:r>
          </w:p>
        </w:tc>
      </w:tr>
      <w:tr w:rsidR="0030503E" w14:paraId="776EB00F" w14:textId="77777777">
        <w:tc>
          <w:tcPr>
            <w:tcW w:w="704" w:type="dxa"/>
          </w:tcPr>
          <w:p w14:paraId="2D8E01A8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05" w:type="dxa"/>
          </w:tcPr>
          <w:p w14:paraId="3BE265F8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Хранение разреза по ДПП в классе «Фиксированное распределение оплаты по объектам баланса»</w:t>
            </w:r>
          </w:p>
        </w:tc>
      </w:tr>
      <w:tr w:rsidR="0030503E" w14:paraId="2750FF09" w14:textId="77777777">
        <w:tc>
          <w:tcPr>
            <w:tcW w:w="704" w:type="dxa"/>
          </w:tcPr>
          <w:p w14:paraId="6C652EE6" w14:textId="77777777" w:rsidR="0030503E" w:rsidRDefault="003731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05" w:type="dxa"/>
          </w:tcPr>
          <w:p w14:paraId="00C52CB6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закладки детализации к позиции платежного документа</w:t>
            </w:r>
          </w:p>
        </w:tc>
      </w:tr>
      <w:tr w:rsidR="0030503E" w14:paraId="08317D4F" w14:textId="77777777">
        <w:tc>
          <w:tcPr>
            <w:tcW w:w="704" w:type="dxa"/>
          </w:tcPr>
          <w:p w14:paraId="6954C998" w14:textId="77777777" w:rsidR="0030503E" w:rsidRDefault="00373151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05" w:type="dxa"/>
          </w:tcPr>
          <w:p w14:paraId="74C6C2F1" w14:textId="77777777" w:rsidR="0030503E" w:rsidRDefault="00373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Доработка интерфейса «Зачеты аванса в части кредиторской задолженности»</w:t>
            </w:r>
          </w:p>
        </w:tc>
      </w:tr>
    </w:tbl>
    <w:p w14:paraId="6DA0E696" w14:textId="77777777" w:rsidR="0030503E" w:rsidRDefault="0030503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AECBF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Хранение аналитик «ДПП» счета главной книги в объекте баланса</w:t>
      </w:r>
    </w:p>
    <w:p w14:paraId="2E1936BA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Согласованность данных в оперативном контуре и в бухгалтерском учете может быть достигнута лишь в том случае, если наборы значимых разрезов, учитываемых в обоих контурах, будут совпадать.</w:t>
      </w:r>
    </w:p>
    <w:p w14:paraId="18554129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Предлагается добавить в класс «Объект баланса»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) атрибуты:</w:t>
      </w:r>
    </w:p>
    <w:p w14:paraId="19B16F3B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«ДПП» - </w:t>
      </w:r>
      <w:r>
        <w:rPr>
          <w:rFonts w:ascii="Times New Roman" w:hAnsi="Times New Roman" w:cs="Times New Roman"/>
          <w:sz w:val="24"/>
          <w:szCs w:val="24"/>
          <w:lang w:val="en-US"/>
        </w:rPr>
        <w:t>idExpectedPay</w:t>
      </w:r>
      <w:r>
        <w:rPr>
          <w:rFonts w:ascii="Times New Roman" w:hAnsi="Times New Roman" w:cs="Times New Roman"/>
          <w:sz w:val="24"/>
          <w:szCs w:val="24"/>
        </w:rPr>
        <w:t xml:space="preserve"> – ссылку на класс «Документ предварительного платежа»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ExpectedPay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704D9CA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commentRangeStart w:id="121"/>
      <w:r>
        <w:rPr>
          <w:rFonts w:ascii="Times New Roman" w:hAnsi="Times New Roman" w:cs="Times New Roman"/>
          <w:sz w:val="24"/>
          <w:szCs w:val="24"/>
        </w:rPr>
        <w:t xml:space="preserve">«Счет главной книги» - </w:t>
      </w:r>
      <w:r>
        <w:rPr>
          <w:rFonts w:ascii="Times New Roman" w:hAnsi="Times New Roman" w:cs="Times New Roman"/>
          <w:sz w:val="24"/>
          <w:szCs w:val="24"/>
          <w:lang w:val="en-US"/>
        </w:rPr>
        <w:t>idAcc</w:t>
      </w:r>
      <w:r>
        <w:rPr>
          <w:rFonts w:ascii="Times New Roman" w:hAnsi="Times New Roman" w:cs="Times New Roman"/>
          <w:sz w:val="24"/>
          <w:szCs w:val="24"/>
        </w:rPr>
        <w:t xml:space="preserve"> – ссылку на класс «Бухгалтерский счет» (</w:t>
      </w:r>
      <w:r>
        <w:rPr>
          <w:rFonts w:ascii="Times New Roman" w:hAnsi="Times New Roman" w:cs="Times New Roman"/>
          <w:sz w:val="24"/>
          <w:szCs w:val="24"/>
          <w:lang w:val="en-US"/>
        </w:rPr>
        <w:t>Bs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Acc</w:t>
      </w:r>
      <w:r>
        <w:rPr>
          <w:rFonts w:ascii="Times New Roman" w:hAnsi="Times New Roman" w:cs="Times New Roman"/>
          <w:sz w:val="24"/>
          <w:szCs w:val="24"/>
        </w:rPr>
        <w:t>)</w:t>
      </w:r>
      <w:commentRangeEnd w:id="121"/>
      <w:r w:rsidR="00EF0BF4">
        <w:rPr>
          <w:rStyle w:val="a4"/>
        </w:rPr>
        <w:commentReference w:id="121"/>
      </w:r>
    </w:p>
    <w:p w14:paraId="2023EC6E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commentRangeStart w:id="122"/>
      <w:r>
        <w:rPr>
          <w:rFonts w:ascii="Times New Roman" w:hAnsi="Times New Roman" w:cs="Times New Roman"/>
          <w:sz w:val="24"/>
          <w:szCs w:val="24"/>
          <w:u w:val="single"/>
        </w:rPr>
        <w:t>Создание объектов баланса документов фактической дебиторской и кредиторской задолженности на основе записей класса «Распределение графика платежей по контировкам»</w:t>
      </w:r>
      <w:commentRangeEnd w:id="122"/>
      <w:r w:rsidR="00A95AD8">
        <w:rPr>
          <w:rStyle w:val="a4"/>
        </w:rPr>
        <w:commentReference w:id="122"/>
      </w:r>
    </w:p>
    <w:p w14:paraId="1D320DD5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Доработка обеспечит создание объектов баланса по кредиторской и дебиторской задолженности на основе записей класса, объединяющего в себе значимые разрезы оперативного контура и бухгалтерского учета. Таким образом будет достигнуто заполнение разрезов по ДПП и бухгалтерскому учету в объекте баланса.</w:t>
      </w:r>
    </w:p>
    <w:p w14:paraId="24495E00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объектов баланса от документа регулируется атрибутом «Тип распределения оплаты» (ссылка на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PayDistrType</w:t>
      </w:r>
      <w:r>
        <w:rPr>
          <w:rFonts w:ascii="Times New Roman" w:hAnsi="Times New Roman" w:cs="Times New Roman"/>
          <w:sz w:val="24"/>
          <w:szCs w:val="24"/>
        </w:rPr>
        <w:t>). Значение типа распределения оплаты по умолчанию задается на уровне типа объекта документа. На данный момент для документов фактической дебиторской и кредиторской возможности задается значение «Распределение по ДПП документа» (</w:t>
      </w:r>
      <w:r>
        <w:rPr>
          <w:rFonts w:ascii="Times New Roman" w:hAnsi="Times New Roman" w:cs="Times New Roman"/>
          <w:sz w:val="24"/>
          <w:szCs w:val="24"/>
          <w:lang w:val="en-US"/>
        </w:rPr>
        <w:t>ByExpPay</w:t>
      </w:r>
      <w:r>
        <w:rPr>
          <w:rFonts w:ascii="Times New Roman" w:hAnsi="Times New Roman" w:cs="Times New Roman"/>
          <w:sz w:val="24"/>
          <w:szCs w:val="24"/>
        </w:rPr>
        <w:t>). Таким образом объекты баланса документа создаются по его ДПП.</w:t>
      </w:r>
    </w:p>
    <w:p w14:paraId="2DA7F3A1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Предлагается добавить новый тип распределения оплаты – «По распределению графика платежей по контировкам» (</w:t>
      </w:r>
      <w:r>
        <w:rPr>
          <w:rFonts w:ascii="Times New Roman" w:hAnsi="Times New Roman" w:cs="Times New Roman"/>
          <w:sz w:val="24"/>
          <w:szCs w:val="24"/>
          <w:lang w:val="en-US"/>
        </w:rPr>
        <w:t>ByPayScheduleObjDistr</w:t>
      </w:r>
      <w:r>
        <w:rPr>
          <w:rFonts w:ascii="Times New Roman" w:hAnsi="Times New Roman" w:cs="Times New Roman"/>
          <w:sz w:val="24"/>
          <w:szCs w:val="24"/>
        </w:rPr>
        <w:t>). Устанавливать его по умолчанию для документов фактической дебиторской и кредиторской задолженности. Если на документе задан такой тип распределения оплаты, то при создании объектов баланса, они должны быть сформированы по записям в коллекции к этому документу «Распределение графика платежей по контировкам» (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PayScheduleObjDistr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F3A21DC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заполнение аналитик «ДПП» и «Счет главной книги» будет происходить по следующему алгоритму:</w:t>
      </w:r>
    </w:p>
    <w:p w14:paraId="1431BB82" w14:textId="77777777" w:rsidR="0030503E" w:rsidRDefault="00373151">
      <w:pPr>
        <w:pStyle w:val="a3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«Счет главной книги»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idAcc</w:t>
      </w:r>
      <w:r>
        <w:rPr>
          <w:rFonts w:ascii="Times New Roman" w:hAnsi="Times New Roman" w:cs="Times New Roman"/>
          <w:sz w:val="24"/>
          <w:szCs w:val="24"/>
        </w:rPr>
        <w:t>): будет определена и использована пользовательская процедура определения счета по источнику;</w:t>
      </w:r>
    </w:p>
    <w:p w14:paraId="52F321BF" w14:textId="77777777" w:rsidR="0030503E" w:rsidRDefault="00373151">
      <w:pPr>
        <w:pStyle w:val="a3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«ДПП»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BalObj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idExpectedPay</w:t>
      </w:r>
      <w:r>
        <w:rPr>
          <w:rFonts w:ascii="Times New Roman" w:hAnsi="Times New Roman" w:cs="Times New Roman"/>
          <w:sz w:val="24"/>
          <w:szCs w:val="24"/>
        </w:rPr>
        <w:t xml:space="preserve">): от «Распределения графика платежей по контировке» будет определяться позиция в графике платежей с выбором ДПП, созданных для неё; </w:t>
      </w:r>
    </w:p>
    <w:p w14:paraId="54628D14" w14:textId="77777777" w:rsidR="0030503E" w:rsidRDefault="0030503E">
      <w:pPr>
        <w:pStyle w:val="a3"/>
        <w:rPr>
          <w:lang w:eastAsia="en-GB"/>
        </w:rPr>
      </w:pPr>
    </w:p>
    <w:p w14:paraId="63CB194C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Добавление в класс проводок в главной книге ссылки на источник</w:t>
      </w:r>
    </w:p>
    <w:p w14:paraId="01965B12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обеспечения согласованности данных в бухгалтерском учете на основе данных  в оперативном контуре, требуется однозначное соответствие между проводкой в бухгалтерском учете и в записи в регистре взаиморасчетов. Для достижения этого соответствия предлагается:</w:t>
      </w:r>
    </w:p>
    <w:p w14:paraId="00306895" w14:textId="77777777" w:rsidR="0030503E" w:rsidRDefault="00373151">
      <w:pPr>
        <w:pStyle w:val="a3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commentRangeStart w:id="123"/>
      <w:r>
        <w:rPr>
          <w:rFonts w:ascii="Times New Roman" w:hAnsi="Times New Roman" w:cs="Times New Roman"/>
          <w:sz w:val="24"/>
          <w:szCs w:val="24"/>
        </w:rPr>
        <w:t xml:space="preserve">Добавить в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Act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</w:t>
      </w:r>
      <w:r>
        <w:rPr>
          <w:rFonts w:ascii="Times New Roman" w:hAnsi="Times New Roman" w:cs="Times New Roman"/>
          <w:sz w:val="24"/>
          <w:szCs w:val="24"/>
        </w:rPr>
        <w:t xml:space="preserve"> атрибут – источник;</w:t>
      </w:r>
      <w:commentRangeEnd w:id="123"/>
      <w:r w:rsidR="00D62D55">
        <w:rPr>
          <w:rStyle w:val="a4"/>
        </w:rPr>
        <w:commentReference w:id="123"/>
      </w:r>
    </w:p>
    <w:p w14:paraId="5C28C198" w14:textId="77777777" w:rsidR="0030503E" w:rsidRDefault="00373151">
      <w:pPr>
        <w:pStyle w:val="a3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commentRangeStart w:id="124"/>
      <w:r>
        <w:rPr>
          <w:rFonts w:ascii="Times New Roman" w:hAnsi="Times New Roman" w:cs="Times New Roman"/>
          <w:sz w:val="24"/>
          <w:szCs w:val="24"/>
        </w:rPr>
        <w:t>Формировать проводку в бухгалтерском учете на основе записи в регистре взаиморасчетов;</w:t>
      </w:r>
      <w:commentRangeEnd w:id="124"/>
      <w:r w:rsidR="00060C2B">
        <w:rPr>
          <w:rStyle w:val="a4"/>
        </w:rPr>
        <w:commentReference w:id="124"/>
      </w:r>
    </w:p>
    <w:p w14:paraId="2297C2AA" w14:textId="77777777" w:rsidR="0030503E" w:rsidRDefault="00373151">
      <w:pPr>
        <w:pStyle w:val="a3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Указывать запись регистра взаиморасчетов в качестве источника для проводки в бухгалтерском учете (см. п.1).</w:t>
      </w:r>
    </w:p>
    <w:p w14:paraId="3313CB0D" w14:textId="77777777" w:rsidR="0030503E" w:rsidRDefault="0030503E">
      <w:pPr>
        <w:pStyle w:val="a3"/>
        <w:ind w:left="1069"/>
        <w:rPr>
          <w:rFonts w:ascii="Times New Roman" w:hAnsi="Times New Roman" w:cs="Times New Roman"/>
          <w:sz w:val="24"/>
          <w:szCs w:val="24"/>
          <w:u w:val="single"/>
        </w:rPr>
      </w:pPr>
    </w:p>
    <w:p w14:paraId="19617CA7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Хранение разреза по ДПП в классе «Фиксированное распределение оплаты по объектам баланса»</w:t>
      </w:r>
    </w:p>
    <w:p w14:paraId="4BF7DEB8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Изменение в распределении позиций </w:t>
      </w:r>
      <w:r w:rsidR="00A745EE">
        <w:rPr>
          <w:rFonts w:ascii="Times New Roman" w:hAnsi="Times New Roman" w:cs="Times New Roman"/>
          <w:sz w:val="24"/>
          <w:szCs w:val="24"/>
        </w:rPr>
        <w:t>документа дебиторской</w:t>
      </w:r>
      <w:r w:rsidR="00A745EE" w:rsidRPr="00A745EE">
        <w:rPr>
          <w:rFonts w:ascii="Times New Roman" w:hAnsi="Times New Roman" w:cs="Times New Roman"/>
          <w:sz w:val="24"/>
          <w:szCs w:val="24"/>
        </w:rPr>
        <w:t>/</w:t>
      </w:r>
      <w:r w:rsidR="00A745EE">
        <w:rPr>
          <w:rFonts w:ascii="Times New Roman" w:hAnsi="Times New Roman" w:cs="Times New Roman"/>
          <w:sz w:val="24"/>
          <w:szCs w:val="24"/>
        </w:rPr>
        <w:t xml:space="preserve">кредиторской задолженности </w:t>
      </w:r>
      <w:r w:rsidR="00831EE3">
        <w:rPr>
          <w:rFonts w:ascii="Times New Roman" w:hAnsi="Times New Roman" w:cs="Times New Roman"/>
          <w:sz w:val="24"/>
          <w:szCs w:val="24"/>
        </w:rPr>
        <w:t>в состоянии «Формируется»</w:t>
      </w:r>
      <w:r>
        <w:rPr>
          <w:rFonts w:ascii="Times New Roman" w:hAnsi="Times New Roman" w:cs="Times New Roman"/>
          <w:sz w:val="24"/>
          <w:szCs w:val="24"/>
        </w:rPr>
        <w:t xml:space="preserve"> по счетам и аналитикам в главной книге отражается в системе путём изменения/создания новых записей в классе «Контировка объекта» (</w:t>
      </w:r>
      <w:r>
        <w:rPr>
          <w:rFonts w:ascii="Times New Roman" w:hAnsi="Times New Roman" w:cs="Times New Roman"/>
          <w:sz w:val="24"/>
          <w:szCs w:val="24"/>
          <w:lang w:val="en-US"/>
        </w:rPr>
        <w:t>Bbb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ObjDistr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commentRangeStart w:id="125"/>
      <w:commentRangeStart w:id="126"/>
      <w:r>
        <w:rPr>
          <w:rFonts w:ascii="Times New Roman" w:hAnsi="Times New Roman" w:cs="Times New Roman"/>
          <w:sz w:val="24"/>
          <w:szCs w:val="24"/>
        </w:rPr>
        <w:t>При этом должны быть переформированы соответствующие записи в классе «Распределение графика платежей по контировкам» (</w:t>
      </w:r>
      <w:r>
        <w:rPr>
          <w:rFonts w:ascii="Times New Roman" w:hAnsi="Times New Roman" w:cs="Times New Roman"/>
          <w:sz w:val="24"/>
          <w:szCs w:val="24"/>
          <w:lang w:val="en-US"/>
        </w:rPr>
        <w:t>Stm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PayScheduleObjDistr</w:t>
      </w:r>
      <w:r>
        <w:rPr>
          <w:rFonts w:ascii="Times New Roman" w:hAnsi="Times New Roman" w:cs="Times New Roman"/>
          <w:sz w:val="24"/>
          <w:szCs w:val="24"/>
        </w:rPr>
        <w:t>), на основе которых создаются объекты баланса.</w:t>
      </w:r>
      <w:commentRangeEnd w:id="125"/>
      <w:r>
        <w:commentReference w:id="125"/>
      </w:r>
      <w:commentRangeEnd w:id="126"/>
      <w:r w:rsidR="000455DF">
        <w:rPr>
          <w:rStyle w:val="a4"/>
        </w:rPr>
        <w:commentReference w:id="126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45EE">
        <w:rPr>
          <w:rFonts w:ascii="Times New Roman" w:hAnsi="Times New Roman" w:cs="Times New Roman"/>
          <w:sz w:val="24"/>
          <w:szCs w:val="24"/>
        </w:rPr>
        <w:t>При этом при утверждении скорректированного документа кредиторской</w:t>
      </w:r>
      <w:r w:rsidR="00A745EE" w:rsidRPr="00A745EE">
        <w:rPr>
          <w:rFonts w:ascii="Times New Roman" w:hAnsi="Times New Roman" w:cs="Times New Roman"/>
          <w:sz w:val="24"/>
          <w:szCs w:val="24"/>
        </w:rPr>
        <w:t>/</w:t>
      </w:r>
      <w:r w:rsidR="00A745EE">
        <w:rPr>
          <w:rFonts w:ascii="Times New Roman" w:hAnsi="Times New Roman" w:cs="Times New Roman"/>
          <w:sz w:val="24"/>
          <w:szCs w:val="24"/>
        </w:rPr>
        <w:t xml:space="preserve">дебиторской задолженности будут </w:t>
      </w:r>
      <w:r>
        <w:rPr>
          <w:rFonts w:ascii="Times New Roman" w:hAnsi="Times New Roman" w:cs="Times New Roman"/>
          <w:sz w:val="24"/>
          <w:szCs w:val="24"/>
        </w:rPr>
        <w:t xml:space="preserve">переформированы записи в регистре взаиморасчетов. </w:t>
      </w:r>
      <w:r w:rsidR="00A745EE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аспределение оплаты (зачетов аванса, фактической оплаты, взаимозачетов и т.д.) по аналитикам в оперативном контуре (хранящимся в ДПП) должно остаться неизменным.</w:t>
      </w:r>
    </w:p>
    <w:p w14:paraId="7F2820B1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обеспечения этого требования предлагается добавить в класс «Фиксированное распределение оплаты по объектам баланса» атрибут:</w:t>
      </w:r>
    </w:p>
    <w:p w14:paraId="417B1D10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«ДПП» - </w:t>
      </w:r>
      <w:r>
        <w:rPr>
          <w:rFonts w:ascii="Times New Roman" w:hAnsi="Times New Roman" w:cs="Times New Roman"/>
          <w:sz w:val="24"/>
          <w:szCs w:val="24"/>
          <w:lang w:val="en-US"/>
        </w:rPr>
        <w:t>idExpectedPay</w:t>
      </w:r>
      <w:r>
        <w:rPr>
          <w:rFonts w:ascii="Times New Roman" w:hAnsi="Times New Roman" w:cs="Times New Roman"/>
          <w:sz w:val="24"/>
          <w:szCs w:val="24"/>
        </w:rPr>
        <w:t xml:space="preserve"> – ссылку на класс «Документ предварительного платежа»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ExpectedPay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B16C4E8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 доработка обеспечит возможность по автоматическому переформированию записей в регистре взаиморасчетов с учетом нового распределения в позициях документа по счетам главной книги методом </w:t>
      </w:r>
      <w:r>
        <w:rPr>
          <w:rFonts w:ascii="Times New Roman" w:hAnsi="Times New Roman" w:cs="Times New Roman"/>
          <w:sz w:val="24"/>
          <w:szCs w:val="24"/>
          <w:lang w:val="en-US"/>
        </w:rPr>
        <w:t>FIFO</w:t>
      </w:r>
      <w:r>
        <w:rPr>
          <w:rFonts w:ascii="Times New Roman" w:hAnsi="Times New Roman" w:cs="Times New Roman"/>
          <w:sz w:val="24"/>
          <w:szCs w:val="24"/>
        </w:rPr>
        <w:t>, но с сохранением зафиксированного распределения оплаты по аналитикам в оперативном контуре (по ДПП).</w:t>
      </w:r>
    </w:p>
    <w:p w14:paraId="238CC6CF" w14:textId="77777777" w:rsidR="0030503E" w:rsidRDefault="00373151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Заполнение атрибута планируется осуществлять по следующему алгоритму:</w:t>
      </w:r>
    </w:p>
    <w:p w14:paraId="6AB3B476" w14:textId="77777777" w:rsidR="0030503E" w:rsidRDefault="0037315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объекты баланса содержат разрез ДПП, то при создании документа взаиморасчета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</w:t>
      </w:r>
      <w:r>
        <w:rPr>
          <w:rFonts w:ascii="Times New Roman" w:hAnsi="Times New Roman" w:cs="Times New Roman"/>
          <w:sz w:val="24"/>
          <w:szCs w:val="24"/>
        </w:rPr>
        <w:t xml:space="preserve">) в его коллекции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PayMoveBOFixDistr</w:t>
      </w:r>
      <w:r>
        <w:rPr>
          <w:rFonts w:ascii="Times New Roman" w:hAnsi="Times New Roman" w:cs="Times New Roman"/>
          <w:sz w:val="24"/>
          <w:szCs w:val="24"/>
        </w:rPr>
        <w:t xml:space="preserve"> будет фиксироваться распределение денежных средств в разрезе ДПП;</w:t>
      </w:r>
    </w:p>
    <w:p w14:paraId="0B1EF4BA" w14:textId="77777777" w:rsidR="0030503E" w:rsidRDefault="0037315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объекты баланса не содержат разрез ДПП, то при создании документа взаиморасчета (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</w:t>
      </w:r>
      <w:r>
        <w:rPr>
          <w:rFonts w:ascii="Times New Roman" w:hAnsi="Times New Roman" w:cs="Times New Roman"/>
          <w:sz w:val="24"/>
          <w:szCs w:val="24"/>
        </w:rPr>
        <w:t xml:space="preserve">) в его коллекции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PayMoveBOFixDistr</w:t>
      </w:r>
      <w:r>
        <w:rPr>
          <w:rFonts w:ascii="Times New Roman" w:hAnsi="Times New Roman" w:cs="Times New Roman"/>
          <w:sz w:val="24"/>
          <w:szCs w:val="24"/>
        </w:rPr>
        <w:t xml:space="preserve"> будет фиксироваться распределение денежных средств в разрезе самих объектов баланса.</w:t>
      </w:r>
    </w:p>
    <w:p w14:paraId="3D9F3F97" w14:textId="77777777" w:rsidR="0030503E" w:rsidRDefault="0030503E">
      <w:pPr>
        <w:pStyle w:val="a3"/>
        <w:ind w:left="1069"/>
        <w:rPr>
          <w:rFonts w:ascii="Times New Roman" w:hAnsi="Times New Roman" w:cs="Times New Roman"/>
          <w:sz w:val="24"/>
          <w:szCs w:val="24"/>
        </w:rPr>
      </w:pPr>
    </w:p>
    <w:p w14:paraId="21574A4A" w14:textId="77777777" w:rsidR="0030503E" w:rsidRDefault="00373151">
      <w:pPr>
        <w:pStyle w:val="a3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Создание закладки с детализацией к позиции платежного документа</w:t>
      </w:r>
    </w:p>
    <w:p w14:paraId="2CC9C8D5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Будет создана закладка с детализацией к позиции платежного документа, на которую будет выведено распределение оплаты по данным оперативного контура. На закладке будут выведены аналитики «ДПП» и «Счет главной книги». </w:t>
      </w:r>
    </w:p>
    <w:p w14:paraId="542A65F3" w14:textId="77777777" w:rsidR="0030503E" w:rsidRDefault="00373151">
      <w:pPr>
        <w:pStyle w:val="a3"/>
        <w:numPr>
          <w:ilvl w:val="1"/>
          <w:numId w:val="1"/>
        </w:numPr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Доработка интерфейса «Зачеты аванса в части кредиторской задолженности»</w:t>
      </w:r>
    </w:p>
    <w:p w14:paraId="7995FB8F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Предлагаются следующие доработки интерфейса «Зачеты аванса в части кредиторской задолженности»:</w:t>
      </w:r>
    </w:p>
    <w:p w14:paraId="09E08674" w14:textId="77777777" w:rsidR="0030503E" w:rsidRDefault="0037315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commentRangeStart w:id="127"/>
      <w:commentRangeStart w:id="128"/>
      <w:r>
        <w:rPr>
          <w:rFonts w:ascii="Times New Roman" w:hAnsi="Times New Roman" w:cs="Times New Roman"/>
          <w:sz w:val="24"/>
          <w:szCs w:val="24"/>
        </w:rPr>
        <w:lastRenderedPageBreak/>
        <w:t>В области «Задолженность для распределения» группировать строки до уровня ДПП.</w:t>
      </w:r>
    </w:p>
    <w:commentRangeEnd w:id="127"/>
    <w:p w14:paraId="0592BA08" w14:textId="77777777" w:rsidR="0030503E" w:rsidRDefault="00373151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commentReference w:id="127"/>
      </w:r>
      <w:commentRangeEnd w:id="128"/>
      <w:r w:rsidR="00F86213">
        <w:rPr>
          <w:rStyle w:val="a4"/>
        </w:rPr>
        <w:commentReference w:id="128"/>
      </w:r>
      <w:r>
        <w:rPr>
          <w:rFonts w:ascii="Times New Roman" w:hAnsi="Times New Roman" w:cs="Times New Roman"/>
          <w:sz w:val="24"/>
          <w:szCs w:val="24"/>
        </w:rPr>
        <w:t>При выполнении зачета аванса фиксировать в документе взаиморасчета распределение по ДПП (как указано в п. 7.3)</w:t>
      </w:r>
    </w:p>
    <w:p w14:paraId="68F7669F" w14:textId="77777777" w:rsidR="0030503E" w:rsidRDefault="0030503E">
      <w:pPr>
        <w:rPr>
          <w:rFonts w:ascii="Times New Roman" w:hAnsi="Times New Roman" w:cs="Times New Roman"/>
          <w:sz w:val="24"/>
          <w:szCs w:val="24"/>
        </w:rPr>
      </w:pPr>
    </w:p>
    <w:p w14:paraId="7628D7EC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Ограничения и допущения</w:t>
      </w:r>
    </w:p>
    <w:p w14:paraId="17F063BC" w14:textId="77777777" w:rsidR="0030503E" w:rsidRDefault="0037315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Предлагаемое решение накладывает следующие ограничения и допущения на работу в системе:</w:t>
      </w:r>
    </w:p>
    <w:p w14:paraId="7C2EE575" w14:textId="77777777" w:rsidR="0030503E" w:rsidRDefault="0037315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Проводки в главной книге создаются по записям в регистре взаиморасчетов. Таким образом, запись регистра взаиморасчета является самым низким уровнем детализации для проводки в главной книге;</w:t>
      </w:r>
    </w:p>
    <w:p w14:paraId="2E25A241" w14:textId="77777777" w:rsidR="0030503E" w:rsidRDefault="0037315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 баланса расширяется лишь основной аналитикой бухгалтерского учета – счетом главной книги. Решение не предполагает учета дополнительных разрезов, которые могут быть значимыми для бухгалтерского учета;</w:t>
      </w:r>
    </w:p>
    <w:p w14:paraId="74CE6F0D" w14:textId="77777777" w:rsidR="0030503E" w:rsidRDefault="00373151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Предлагаемое решение не предусматривает возможности предварительного просмотра распределения оплаты по счетам учета. Эти данные будут доступны лишь после выполнения документа взаиморасчета в оперативном контуре. Бухгалтер, выполняя разноску банковской выписки по документам кредиторской и дебиторской задолженности, указывает сумму платежа, отнесенную на задолженность к документу. При этом автоматически в оперативном контуре осуществляется фактическая оплата (создается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</w:t>
      </w:r>
      <w:r>
        <w:rPr>
          <w:rFonts w:ascii="Times New Roman" w:hAnsi="Times New Roman" w:cs="Times New Roman"/>
          <w:sz w:val="24"/>
          <w:szCs w:val="24"/>
        </w:rPr>
        <w:t xml:space="preserve"> с записями в регистре взаиморасчетов </w:t>
      </w:r>
      <w:r>
        <w:rPr>
          <w:rFonts w:ascii="Times New Roman" w:hAnsi="Times New Roman" w:cs="Times New Roman"/>
          <w:sz w:val="24"/>
          <w:szCs w:val="24"/>
          <w:lang w:val="en-US"/>
        </w:rPr>
        <w:t>Pm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PayMoveReg</w:t>
      </w:r>
      <w:r>
        <w:rPr>
          <w:rFonts w:ascii="Times New Roman" w:hAnsi="Times New Roman" w:cs="Times New Roman"/>
          <w:sz w:val="24"/>
          <w:szCs w:val="24"/>
        </w:rPr>
        <w:t xml:space="preserve">) и бухгалтер в детализации увидит, на какие счета по </w:t>
      </w:r>
      <w:r>
        <w:rPr>
          <w:rFonts w:ascii="Times New Roman" w:hAnsi="Times New Roman" w:cs="Times New Roman"/>
          <w:sz w:val="24"/>
          <w:szCs w:val="24"/>
          <w:lang w:val="en-US"/>
        </w:rPr>
        <w:t>FIFO</w:t>
      </w:r>
      <w:r>
        <w:rPr>
          <w:rFonts w:ascii="Times New Roman" w:hAnsi="Times New Roman" w:cs="Times New Roman"/>
          <w:sz w:val="24"/>
          <w:szCs w:val="24"/>
        </w:rPr>
        <w:t xml:space="preserve"> система разнесла оплату. Бухгалтерские проводки далее будут созданы по этим счетам.</w:t>
      </w:r>
    </w:p>
    <w:p w14:paraId="2E8744F4" w14:textId="77777777" w:rsidR="0030503E" w:rsidRDefault="0030503E">
      <w:pPr>
        <w:rPr>
          <w:rFonts w:ascii="Times New Roman" w:hAnsi="Times New Roman" w:cs="Times New Roman"/>
          <w:sz w:val="24"/>
          <w:szCs w:val="24"/>
        </w:rPr>
      </w:pPr>
    </w:p>
    <w:p w14:paraId="166D089A" w14:textId="77777777" w:rsidR="0030503E" w:rsidRDefault="00373151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Особенности перехода на предлагаемую схему работы</w:t>
      </w:r>
    </w:p>
    <w:p w14:paraId="6FEFCC1E" w14:textId="77777777" w:rsidR="0030503E" w:rsidRDefault="00373151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После перехода системы на предлагаемую схему работы:</w:t>
      </w:r>
    </w:p>
    <w:p w14:paraId="5D76825F" w14:textId="77777777" w:rsidR="0030503E" w:rsidRDefault="00373151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Те документы фактической дебиторской и кредиторской задолженности, по которым уже созданы объекты баланса, сохранят «Тип распределения оплаты» - по ДПП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byExpPay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267470DF" w14:textId="77777777" w:rsidR="0030503E" w:rsidRDefault="00373151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При необходимости переформировать объекты баланса по «Распределению графика платежей по контировкам» будет необходимо откатить состояние документа до «Формируется» (доступно только, если нет проведенных в БУ документов взаиморасчетов), на закладке «Характеристики» изменить «Тип распределения оплаты» на «По распределению графика платежей по контировкам»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byPayS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heduleObjDistr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5C1AE63D" w14:textId="77777777" w:rsidR="0030503E" w:rsidRDefault="00373151">
      <w:pPr>
        <w:pStyle w:val="a3"/>
        <w:numPr>
          <w:ilvl w:val="0"/>
          <w:numId w:val="26"/>
        </w:num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Если по документу проведены в БУ документы взаиморасчетов, то откат в состояние «Формируется» недоступен. Для перераспределения оплаты по новому алгоритму, необходимо отменить отражение документов в бухгалтерском учете.</w:t>
      </w:r>
    </w:p>
    <w:sectPr w:rsidR="0030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7" w:author="Шабашова Юлия Николаевна" w:date="2025-11-14T13:56:00Z" w:initials="ШЮН">
    <w:p w14:paraId="7EC7155B" w14:textId="77777777" w:rsidR="00FD5240" w:rsidRDefault="00FD5240">
      <w:pPr>
        <w:pStyle w:val="a5"/>
      </w:pPr>
      <w:r>
        <w:rPr>
          <w:rStyle w:val="a4"/>
        </w:rPr>
        <w:annotationRef/>
      </w:r>
      <w:r w:rsidR="00764008">
        <w:t>Для уточнения и</w:t>
      </w:r>
      <w:r w:rsidR="00F2395F">
        <w:t xml:space="preserve"> наглядности, </w:t>
      </w:r>
      <w:r w:rsidR="00764008">
        <w:t>д</w:t>
      </w:r>
      <w:r>
        <w:t xml:space="preserve">авайте начнем с акта. </w:t>
      </w:r>
      <w:r w:rsidR="00F2395F">
        <w:t xml:space="preserve">И так, наример две позиции акта, </w:t>
      </w:r>
      <w:r w:rsidR="002A4B49">
        <w:t>первая</w:t>
      </w:r>
      <w:r w:rsidR="00F2395F">
        <w:t xml:space="preserve"> из которы</w:t>
      </w:r>
      <w:r w:rsidR="002A4B49">
        <w:t>х</w:t>
      </w:r>
      <w:r w:rsidR="00F2395F">
        <w:t xml:space="preserve"> имеет  </w:t>
      </w:r>
      <w:r w:rsidR="00764008">
        <w:t>БА</w:t>
      </w:r>
      <w:r w:rsidR="002A4B49">
        <w:t>1, а вторая БА1 и БА2</w:t>
      </w:r>
      <w:r w:rsidR="00764008">
        <w:t xml:space="preserve">, и например </w:t>
      </w:r>
      <w:r w:rsidR="002A4B49">
        <w:t xml:space="preserve">два </w:t>
      </w:r>
      <w:r w:rsidR="00764008">
        <w:t>счета ГК</w:t>
      </w:r>
      <w:r w:rsidR="002A4B49">
        <w:t xml:space="preserve"> Но счет ГК2 – относится только к позиции2 БА1</w:t>
      </w:r>
      <w:r w:rsidR="00764008">
        <w:t>.</w:t>
      </w:r>
      <w:r w:rsidR="002A4B49">
        <w:t xml:space="preserve"> </w:t>
      </w:r>
    </w:p>
  </w:comment>
  <w:comment w:id="28" w:author="Шабашова Юлия Николаевна" w:date="2025-11-14T15:24:00Z" w:initials="ШЮН">
    <w:p w14:paraId="368B3C52" w14:textId="77777777" w:rsidR="003B60E3" w:rsidRDefault="00995543">
      <w:pPr>
        <w:pStyle w:val="a5"/>
      </w:pPr>
      <w:r>
        <w:rPr>
          <w:rStyle w:val="a4"/>
        </w:rPr>
        <w:annotationRef/>
      </w:r>
      <w:r>
        <w:t>Тут важно не перемножать БА на счета ГК,</w:t>
      </w:r>
      <w:r w:rsidR="003B60E3">
        <w:t xml:space="preserve"> а</w:t>
      </w:r>
      <w:r>
        <w:t xml:space="preserve"> использовать БА в связке и счетом ГК. Например, в моем примере будет не 16 позиций, а </w:t>
      </w:r>
      <w:r w:rsidR="003B60E3">
        <w:t xml:space="preserve"> 6.  </w:t>
      </w:r>
    </w:p>
    <w:p w14:paraId="1695DDCC" w14:textId="77777777" w:rsidR="00F9175A" w:rsidRDefault="00F9175A">
      <w:pPr>
        <w:pStyle w:val="a5"/>
      </w:pPr>
      <w:r>
        <w:t>(</w:t>
      </w:r>
      <w:r w:rsidR="003B60E3">
        <w:t>перемножать только на даты оплат</w:t>
      </w:r>
      <w:r>
        <w:t>)</w:t>
      </w:r>
      <w:r w:rsidR="003B60E3">
        <w:t>.</w:t>
      </w:r>
    </w:p>
    <w:p w14:paraId="0E6AA3F1" w14:textId="77777777" w:rsidR="00F9175A" w:rsidRDefault="00F9175A">
      <w:pPr>
        <w:pStyle w:val="a5"/>
      </w:pPr>
    </w:p>
    <w:p w14:paraId="2C201D4F" w14:textId="77777777" w:rsidR="00995543" w:rsidRPr="003B60E3" w:rsidRDefault="00995543">
      <w:pPr>
        <w:pStyle w:val="a5"/>
      </w:pPr>
    </w:p>
  </w:comment>
  <w:comment w:id="98" w:author="Шабашова Юлия Николаевна" w:date="2025-11-14T12:26:00Z" w:initials="ШЮН">
    <w:p w14:paraId="6711217C" w14:textId="77777777" w:rsidR="00310418" w:rsidRDefault="00310418">
      <w:pPr>
        <w:pStyle w:val="a5"/>
      </w:pPr>
      <w:r>
        <w:rPr>
          <w:rStyle w:val="a4"/>
        </w:rPr>
        <w:annotationRef/>
      </w:r>
      <w:r>
        <w:t>Аналитика счета, или ссылка на позицию/подпозицию документа</w:t>
      </w:r>
    </w:p>
  </w:comment>
  <w:comment w:id="117" w:author="Шабашова Юлия Николаевна" w:date="2025-11-14T15:51:00Z" w:initials="ШЮН">
    <w:p w14:paraId="173E7E52" w14:textId="77777777" w:rsidR="00F9175A" w:rsidRDefault="00F9175A">
      <w:pPr>
        <w:pStyle w:val="a5"/>
      </w:pPr>
      <w:r>
        <w:rPr>
          <w:rStyle w:val="a4"/>
        </w:rPr>
        <w:annotationRef/>
      </w:r>
      <w:r>
        <w:t>Почему у вас счет ГК везде одинаковый 60.01</w:t>
      </w:r>
    </w:p>
  </w:comment>
  <w:comment w:id="118" w:author="Шабашова Юлия Николаевна" w:date="2025-11-14T15:52:00Z" w:initials="ШЮН">
    <w:p w14:paraId="5380D552" w14:textId="77777777" w:rsidR="00F9175A" w:rsidRDefault="00F9175A">
      <w:pPr>
        <w:pStyle w:val="a5"/>
      </w:pPr>
      <w:r>
        <w:rPr>
          <w:rStyle w:val="a4"/>
        </w:rPr>
        <w:annotationRef/>
      </w:r>
      <w:r>
        <w:t>И тут везде 60.01</w:t>
      </w:r>
    </w:p>
  </w:comment>
  <w:comment w:id="119" w:author="Шабашова Юлия Николаевна" w:date="2025-11-14T15:53:00Z" w:initials="ШЮН">
    <w:p w14:paraId="10849A36" w14:textId="77777777" w:rsidR="00F9175A" w:rsidRDefault="00F9175A">
      <w:pPr>
        <w:pStyle w:val="a5"/>
      </w:pPr>
      <w:r>
        <w:rPr>
          <w:rStyle w:val="a4"/>
        </w:rPr>
        <w:annotationRef/>
      </w:r>
      <w:r>
        <w:t>А вот тут ДА и НЕТ не очень поняла. Если тут имеется в виду</w:t>
      </w:r>
      <w:r w:rsidR="00A95AD8">
        <w:t xml:space="preserve"> двойное зеркальное хранение, то </w:t>
      </w:r>
      <w:r>
        <w:t>нам и для БУ это тоже надо. Мы смотрим акт каким плат</w:t>
      </w:r>
      <w:r w:rsidR="00A95AD8">
        <w:t>ежами закрылся. И смотрим – на что закрылись платежи.</w:t>
      </w:r>
    </w:p>
  </w:comment>
  <w:comment w:id="120" w:author="Шабашова Юлия Николаевна" w:date="2025-11-14T13:11:00Z" w:initials="ШЮН">
    <w:p w14:paraId="4A1CC0EA" w14:textId="77777777" w:rsidR="00C921D3" w:rsidRDefault="00C921D3">
      <w:pPr>
        <w:pStyle w:val="a5"/>
      </w:pPr>
      <w:r>
        <w:rPr>
          <w:rStyle w:val="a4"/>
        </w:rPr>
        <w:annotationRef/>
      </w:r>
      <w:r>
        <w:t>аналитики</w:t>
      </w:r>
    </w:p>
  </w:comment>
  <w:comment w:id="121" w:author="Шабашова Юлия Николаевна" w:date="2025-11-14T16:48:00Z" w:initials="ШЮН">
    <w:p w14:paraId="4C21ACCB" w14:textId="77777777" w:rsidR="00EF0BF4" w:rsidRDefault="00EF0BF4">
      <w:pPr>
        <w:pStyle w:val="a5"/>
      </w:pPr>
      <w:r>
        <w:rPr>
          <w:rStyle w:val="a4"/>
        </w:rPr>
        <w:annotationRef/>
      </w:r>
      <w:r>
        <w:t>Нужно учесть аналитики счета для построения отчетности. Хорошо бы иметь настроечную таблицу, где определять поля, учитываемые при создании объекта баланса</w:t>
      </w:r>
    </w:p>
  </w:comment>
  <w:comment w:id="122" w:author="Шабашова Юлия Николаевна" w:date="2025-11-14T15:57:00Z" w:initials="ШЮН">
    <w:p w14:paraId="42EED524" w14:textId="77777777" w:rsidR="00A95AD8" w:rsidRDefault="00A95AD8">
      <w:pPr>
        <w:pStyle w:val="a5"/>
      </w:pPr>
      <w:r>
        <w:rPr>
          <w:rStyle w:val="a4"/>
        </w:rPr>
        <w:annotationRef/>
      </w:r>
      <w:r>
        <w:t xml:space="preserve"> </w:t>
      </w:r>
    </w:p>
  </w:comment>
  <w:comment w:id="123" w:author="Шабашова Юлия Николаевна" w:date="2025-11-14T17:00:00Z" w:initials="ШЮН">
    <w:p w14:paraId="5F73A769" w14:textId="77777777" w:rsidR="00D62D55" w:rsidRPr="008D3A51" w:rsidRDefault="00D62D55">
      <w:pPr>
        <w:pStyle w:val="a5"/>
      </w:pPr>
      <w:r>
        <w:rPr>
          <w:rStyle w:val="a4"/>
        </w:rPr>
        <w:annotationRef/>
      </w:r>
      <w:r w:rsidR="005227D0">
        <w:t xml:space="preserve"> </w:t>
      </w:r>
    </w:p>
  </w:comment>
  <w:comment w:id="124" w:author="Шабашова Юлия Николаевна" w:date="2025-11-17T08:03:00Z" w:initials="ШЮН">
    <w:p w14:paraId="72EA3F1C" w14:textId="77777777" w:rsidR="00060C2B" w:rsidRDefault="00060C2B">
      <w:pPr>
        <w:pStyle w:val="a5"/>
      </w:pPr>
      <w:r>
        <w:rPr>
          <w:rStyle w:val="a4"/>
        </w:rPr>
        <w:annotationRef/>
      </w:r>
      <w:r>
        <w:t xml:space="preserve">Нужно понять, как </w:t>
      </w:r>
      <w:r w:rsidR="007114BC">
        <w:t>потом со сторно, и если факт платежи не по графику, и если платежей больше, чем плановых</w:t>
      </w:r>
    </w:p>
  </w:comment>
  <w:comment w:id="125" w:author="Галина Яровикова" w:date="2025-11-01T13:16:00Z" w:initials="Галина Яр">
    <w:p w14:paraId="1F83F874" w14:textId="77777777" w:rsidR="0030503E" w:rsidRDefault="00373151">
      <w:r>
        <w:annotationRef/>
      </w:r>
      <w:r>
        <w:t xml:space="preserve">Есть опасения по этой зависимости. Мы обсуждали, что факт исполнения оплаты не должен мешать вносить изменения в акты по данным, которые не значимы для платежей. В т.ч. контировка. Она не важна для оплаты. Но при указанном распределении любые изменения Контировки уже повлекут изменения ОБ - а это, полагаю, уже значимое для исполненного платежа. И эта зависимость закроет Бухгалтеру возможность корректировать контроовку, что недопустимо. Прошу проработать этот вопрос </w:t>
      </w:r>
    </w:p>
  </w:comment>
  <w:comment w:id="126" w:author="Алексей Савин" w:date="2025-11-11T10:05:00Z" w:initials="АС">
    <w:p w14:paraId="24DF478B" w14:textId="77777777" w:rsidR="0054410E" w:rsidRDefault="000455DF" w:rsidP="000455DF">
      <w:pPr>
        <w:pStyle w:val="a5"/>
      </w:pPr>
      <w:r>
        <w:rPr>
          <w:rStyle w:val="a4"/>
        </w:rPr>
        <w:annotationRef/>
      </w:r>
      <w:r w:rsidR="0054410E">
        <w:t>Дописал, что изменение распределений позиций доступно в состоянии «</w:t>
      </w:r>
      <w:r w:rsidR="00F86213">
        <w:t>Формируется</w:t>
      </w:r>
      <w:r w:rsidR="0054410E">
        <w:t>»</w:t>
      </w:r>
      <w:r w:rsidR="00F86213">
        <w:t>.</w:t>
      </w:r>
    </w:p>
    <w:p w14:paraId="24C86B53" w14:textId="77777777" w:rsidR="0054410E" w:rsidRDefault="0054410E" w:rsidP="000455DF">
      <w:pPr>
        <w:pStyle w:val="a5"/>
      </w:pPr>
    </w:p>
    <w:p w14:paraId="37CA2219" w14:textId="77777777" w:rsidR="000455DF" w:rsidRDefault="000455DF" w:rsidP="000455DF">
      <w:pPr>
        <w:pStyle w:val="a5"/>
      </w:pPr>
      <w:r>
        <w:t>Вопрос корректировки</w:t>
      </w:r>
      <w:r w:rsidR="0054410E">
        <w:t xml:space="preserve"> утвержденных</w:t>
      </w:r>
      <w:r>
        <w:t xml:space="preserve"> документов по данным, которые не значимы для платежей, не рассматривается в данном КП</w:t>
      </w:r>
      <w:r w:rsidR="00831EE3">
        <w:t>, прорабатывается в рамках отдельной задачи.</w:t>
      </w:r>
    </w:p>
    <w:p w14:paraId="608AF5D7" w14:textId="77777777" w:rsidR="00A745EE" w:rsidRDefault="00A745EE" w:rsidP="000455DF">
      <w:pPr>
        <w:pStyle w:val="a5"/>
      </w:pPr>
    </w:p>
    <w:p w14:paraId="4E06345D" w14:textId="77777777" w:rsidR="0054410E" w:rsidRPr="000455DF" w:rsidRDefault="00A745EE" w:rsidP="000455DF">
      <w:pPr>
        <w:pStyle w:val="a5"/>
      </w:pPr>
      <w:r>
        <w:t xml:space="preserve">Легальная схема для закрытого документа – откат его состояния до «Формируется» и его редактирование. На </w:t>
      </w:r>
      <w:r w:rsidR="0054410E">
        <w:t>утверждение документа</w:t>
      </w:r>
      <w:r>
        <w:t xml:space="preserve"> будут переформированы объекты баланса и записи в регистре.</w:t>
      </w:r>
    </w:p>
  </w:comment>
  <w:comment w:id="127" w:author="Галина Яровикова" w:date="2025-11-01T13:11:00Z" w:initials="Галина Яр">
    <w:p w14:paraId="5F13A5E8" w14:textId="77777777" w:rsidR="0030503E" w:rsidRDefault="00373151">
      <w:r>
        <w:annotationRef/>
      </w:r>
      <w:r>
        <w:t>Сейчас в зачёте аванса акт не раскладывается на ОБ. Выводится общей строкой на всю сумму акта</w:t>
      </w:r>
    </w:p>
  </w:comment>
  <w:comment w:id="128" w:author="Алексей Савин" w:date="2025-11-11T10:27:00Z" w:initials="АС">
    <w:p w14:paraId="0FD0921F" w14:textId="77777777" w:rsidR="00F86213" w:rsidRDefault="00F86213">
      <w:pPr>
        <w:pStyle w:val="a5"/>
      </w:pPr>
      <w:r>
        <w:rPr>
          <w:rStyle w:val="a4"/>
        </w:rPr>
        <w:annotationRef/>
      </w:r>
      <w:r w:rsidR="004B63B1">
        <w:t xml:space="preserve">Сейчас </w:t>
      </w:r>
      <w:r w:rsidR="00930A1E">
        <w:t>группируется</w:t>
      </w:r>
      <w:r w:rsidR="004B63B1">
        <w:t xml:space="preserve"> до уровня ОБ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EC7155B" w15:done="0"/>
  <w15:commentEx w15:paraId="2C201D4F" w15:done="0"/>
  <w15:commentEx w15:paraId="6711217C" w15:done="0"/>
  <w15:commentEx w15:paraId="173E7E52" w15:done="0"/>
  <w15:commentEx w15:paraId="5380D552" w15:done="0"/>
  <w15:commentEx w15:paraId="10849A36" w15:done="0"/>
  <w15:commentEx w15:paraId="4A1CC0EA" w15:done="0"/>
  <w15:commentEx w15:paraId="4C21ACCB" w15:done="0"/>
  <w15:commentEx w15:paraId="42EED524" w15:done="0"/>
  <w15:commentEx w15:paraId="5F73A769" w15:done="0"/>
  <w15:commentEx w15:paraId="72EA3F1C" w15:done="0"/>
  <w15:commentEx w15:paraId="1F83F874" w15:done="0"/>
  <w15:commentEx w15:paraId="4E06345D" w15:done="0"/>
  <w15:commentEx w15:paraId="5F13A5E8" w15:done="0"/>
  <w15:commentEx w15:paraId="0FD092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D88CF" w16cex:dateUtc="2025-11-11T07:05:00Z"/>
  <w16cex:commentExtensible w16cex:durableId="2CBD8E29" w16cex:dateUtc="2025-11-11T0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1" w16cid:durableId="2CBD86D9"/>
  <w16cid:commentId w16cid:paraId="12B0D9AE" w16cid:durableId="2CBD88CF"/>
  <w16cid:commentId w16cid:paraId="00000002" w16cid:durableId="2CBD86DA"/>
  <w16cid:commentId w16cid:paraId="56E1A31F" w16cid:durableId="2CBD8E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B5B0A7F0"/>
    <w:lvl w:ilvl="0" w:tplc="1F820D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hybridMultilevel"/>
    <w:tmpl w:val="1700BB4C"/>
    <w:lvl w:ilvl="0" w:tplc="906AD8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0000003"/>
    <w:multiLevelType w:val="hybridMultilevel"/>
    <w:tmpl w:val="BC66253E"/>
    <w:lvl w:ilvl="0" w:tplc="156631E2">
      <w:start w:val="1"/>
      <w:numFmt w:val="decimal"/>
      <w:lvlText w:val="%1."/>
      <w:lvlJc w:val="left"/>
      <w:pPr>
        <w:ind w:left="1403" w:hanging="360"/>
      </w:pPr>
      <w:rPr>
        <w:rFonts w:hint="default"/>
        <w:i w:val="0"/>
        <w:iCs w:val="0"/>
        <w:u w:val="none"/>
        <w:lang w:val="en-US"/>
      </w:rPr>
    </w:lvl>
    <w:lvl w:ilvl="1" w:tplc="04190019">
      <w:start w:val="1"/>
      <w:numFmt w:val="lowerLetter"/>
      <w:lvlText w:val="%2."/>
      <w:lvlJc w:val="left"/>
      <w:pPr>
        <w:ind w:left="1632" w:hanging="360"/>
      </w:pPr>
    </w:lvl>
    <w:lvl w:ilvl="2" w:tplc="0419001B">
      <w:start w:val="1"/>
      <w:numFmt w:val="lowerRoman"/>
      <w:lvlText w:val="%3."/>
      <w:lvlJc w:val="right"/>
      <w:pPr>
        <w:ind w:left="2352" w:hanging="180"/>
      </w:pPr>
    </w:lvl>
    <w:lvl w:ilvl="3" w:tplc="0419000F" w:tentative="1">
      <w:start w:val="1"/>
      <w:numFmt w:val="decimal"/>
      <w:lvlText w:val="%4."/>
      <w:lvlJc w:val="left"/>
      <w:pPr>
        <w:ind w:left="3072" w:hanging="360"/>
      </w:pPr>
    </w:lvl>
    <w:lvl w:ilvl="4" w:tplc="04190019" w:tentative="1">
      <w:start w:val="1"/>
      <w:numFmt w:val="lowerLetter"/>
      <w:lvlText w:val="%5."/>
      <w:lvlJc w:val="left"/>
      <w:pPr>
        <w:ind w:left="3792" w:hanging="360"/>
      </w:pPr>
    </w:lvl>
    <w:lvl w:ilvl="5" w:tplc="0419001B" w:tentative="1">
      <w:start w:val="1"/>
      <w:numFmt w:val="lowerRoman"/>
      <w:lvlText w:val="%6."/>
      <w:lvlJc w:val="right"/>
      <w:pPr>
        <w:ind w:left="4512" w:hanging="180"/>
      </w:pPr>
    </w:lvl>
    <w:lvl w:ilvl="6" w:tplc="0419000F" w:tentative="1">
      <w:start w:val="1"/>
      <w:numFmt w:val="decimal"/>
      <w:lvlText w:val="%7."/>
      <w:lvlJc w:val="left"/>
      <w:pPr>
        <w:ind w:left="5232" w:hanging="360"/>
      </w:pPr>
    </w:lvl>
    <w:lvl w:ilvl="7" w:tplc="04190019" w:tentative="1">
      <w:start w:val="1"/>
      <w:numFmt w:val="lowerLetter"/>
      <w:lvlText w:val="%8."/>
      <w:lvlJc w:val="left"/>
      <w:pPr>
        <w:ind w:left="5952" w:hanging="360"/>
      </w:pPr>
    </w:lvl>
    <w:lvl w:ilvl="8" w:tplc="041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" w15:restartNumberingAfterBreak="0">
    <w:nsid w:val="00000004"/>
    <w:multiLevelType w:val="hybridMultilevel"/>
    <w:tmpl w:val="680C26F8"/>
    <w:lvl w:ilvl="0" w:tplc="DD7A3E68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0000005"/>
    <w:multiLevelType w:val="multilevel"/>
    <w:tmpl w:val="373C84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6"/>
    <w:multiLevelType w:val="hybridMultilevel"/>
    <w:tmpl w:val="09AA2202"/>
    <w:lvl w:ilvl="0" w:tplc="7A1296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0000007"/>
    <w:multiLevelType w:val="hybridMultilevel"/>
    <w:tmpl w:val="5F9AF7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C8D0879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0000009"/>
    <w:multiLevelType w:val="hybridMultilevel"/>
    <w:tmpl w:val="68A62118"/>
    <w:lvl w:ilvl="0" w:tplc="2B269D92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6" w:hanging="360"/>
      </w:pPr>
    </w:lvl>
    <w:lvl w:ilvl="2" w:tplc="0809001B" w:tentative="1">
      <w:start w:val="1"/>
      <w:numFmt w:val="lowerRoman"/>
      <w:lvlText w:val="%3."/>
      <w:lvlJc w:val="right"/>
      <w:pPr>
        <w:ind w:left="3076" w:hanging="180"/>
      </w:pPr>
    </w:lvl>
    <w:lvl w:ilvl="3" w:tplc="0809000F" w:tentative="1">
      <w:start w:val="1"/>
      <w:numFmt w:val="decimal"/>
      <w:lvlText w:val="%4."/>
      <w:lvlJc w:val="left"/>
      <w:pPr>
        <w:ind w:left="3796" w:hanging="360"/>
      </w:pPr>
    </w:lvl>
    <w:lvl w:ilvl="4" w:tplc="08090019" w:tentative="1">
      <w:start w:val="1"/>
      <w:numFmt w:val="lowerLetter"/>
      <w:lvlText w:val="%5."/>
      <w:lvlJc w:val="left"/>
      <w:pPr>
        <w:ind w:left="4516" w:hanging="360"/>
      </w:pPr>
    </w:lvl>
    <w:lvl w:ilvl="5" w:tplc="0809001B" w:tentative="1">
      <w:start w:val="1"/>
      <w:numFmt w:val="lowerRoman"/>
      <w:lvlText w:val="%6."/>
      <w:lvlJc w:val="right"/>
      <w:pPr>
        <w:ind w:left="5236" w:hanging="180"/>
      </w:pPr>
    </w:lvl>
    <w:lvl w:ilvl="6" w:tplc="0809000F" w:tentative="1">
      <w:start w:val="1"/>
      <w:numFmt w:val="decimal"/>
      <w:lvlText w:val="%7."/>
      <w:lvlJc w:val="left"/>
      <w:pPr>
        <w:ind w:left="5956" w:hanging="360"/>
      </w:pPr>
    </w:lvl>
    <w:lvl w:ilvl="7" w:tplc="08090019" w:tentative="1">
      <w:start w:val="1"/>
      <w:numFmt w:val="lowerLetter"/>
      <w:lvlText w:val="%8."/>
      <w:lvlJc w:val="left"/>
      <w:pPr>
        <w:ind w:left="6676" w:hanging="360"/>
      </w:pPr>
    </w:lvl>
    <w:lvl w:ilvl="8" w:tplc="0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0000000A"/>
    <w:multiLevelType w:val="hybridMultilevel"/>
    <w:tmpl w:val="CAD24EC6"/>
    <w:lvl w:ilvl="0" w:tplc="5ADC1A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000000B"/>
    <w:multiLevelType w:val="hybridMultilevel"/>
    <w:tmpl w:val="FE6E67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3FD0964C"/>
    <w:lvl w:ilvl="0" w:tplc="8102BE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0000000D"/>
    <w:multiLevelType w:val="hybridMultilevel"/>
    <w:tmpl w:val="84DED842"/>
    <w:lvl w:ilvl="0" w:tplc="0AA487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0000000E"/>
    <w:multiLevelType w:val="hybridMultilevel"/>
    <w:tmpl w:val="E7AA22E8"/>
    <w:lvl w:ilvl="0" w:tplc="C838A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000000F"/>
    <w:multiLevelType w:val="hybridMultilevel"/>
    <w:tmpl w:val="335E2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91C8477C"/>
    <w:lvl w:ilvl="0" w:tplc="E556B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00000011"/>
    <w:multiLevelType w:val="hybridMultilevel"/>
    <w:tmpl w:val="B6D23E02"/>
    <w:lvl w:ilvl="0" w:tplc="C74C4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00000012"/>
    <w:multiLevelType w:val="hybridMultilevel"/>
    <w:tmpl w:val="DD909ECC"/>
    <w:lvl w:ilvl="0" w:tplc="06AAF9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00000013"/>
    <w:multiLevelType w:val="hybridMultilevel"/>
    <w:tmpl w:val="6A5A99FC"/>
    <w:lvl w:ilvl="0" w:tplc="CB701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00000014"/>
    <w:multiLevelType w:val="hybridMultilevel"/>
    <w:tmpl w:val="63926B34"/>
    <w:lvl w:ilvl="0" w:tplc="B178E0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00000015"/>
    <w:multiLevelType w:val="hybridMultilevel"/>
    <w:tmpl w:val="575CFA82"/>
    <w:lvl w:ilvl="0" w:tplc="8340D0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00000016"/>
    <w:multiLevelType w:val="hybridMultilevel"/>
    <w:tmpl w:val="267E1DD8"/>
    <w:lvl w:ilvl="0" w:tplc="89B8EE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000000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00000018"/>
    <w:multiLevelType w:val="multilevel"/>
    <w:tmpl w:val="076E4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color w:val="1F1F1F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color w:val="1F1F1F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color w:val="1F1F1F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color w:val="1F1F1F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color w:val="1F1F1F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color w:val="1F1F1F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color w:val="1F1F1F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color w:val="1F1F1F"/>
      </w:rPr>
    </w:lvl>
  </w:abstractNum>
  <w:abstractNum w:abstractNumId="24" w15:restartNumberingAfterBreak="0">
    <w:nsid w:val="00000019"/>
    <w:multiLevelType w:val="hybridMultilevel"/>
    <w:tmpl w:val="D478AA2A"/>
    <w:lvl w:ilvl="0" w:tplc="A558A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000001A"/>
    <w:multiLevelType w:val="hybridMultilevel"/>
    <w:tmpl w:val="3208E394"/>
    <w:lvl w:ilvl="0" w:tplc="E7A44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000001B"/>
    <w:multiLevelType w:val="hybridMultilevel"/>
    <w:tmpl w:val="B5B0A7F0"/>
    <w:lvl w:ilvl="0" w:tplc="1F820D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0000001C"/>
    <w:multiLevelType w:val="hybridMultilevel"/>
    <w:tmpl w:val="F64EC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EC08EB"/>
    <w:multiLevelType w:val="hybridMultilevel"/>
    <w:tmpl w:val="CCD485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986467"/>
    <w:multiLevelType w:val="hybridMultilevel"/>
    <w:tmpl w:val="D05269A2"/>
    <w:lvl w:ilvl="0" w:tplc="0F742E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"/>
  </w:num>
  <w:num w:numId="3">
    <w:abstractNumId w:val="22"/>
  </w:num>
  <w:num w:numId="4">
    <w:abstractNumId w:val="21"/>
  </w:num>
  <w:num w:numId="5">
    <w:abstractNumId w:val="27"/>
  </w:num>
  <w:num w:numId="6">
    <w:abstractNumId w:val="26"/>
  </w:num>
  <w:num w:numId="7">
    <w:abstractNumId w:val="0"/>
  </w:num>
  <w:num w:numId="8">
    <w:abstractNumId w:val="4"/>
  </w:num>
  <w:num w:numId="9">
    <w:abstractNumId w:val="10"/>
  </w:num>
  <w:num w:numId="10">
    <w:abstractNumId w:val="24"/>
  </w:num>
  <w:num w:numId="11">
    <w:abstractNumId w:val="13"/>
  </w:num>
  <w:num w:numId="12">
    <w:abstractNumId w:val="9"/>
  </w:num>
  <w:num w:numId="13">
    <w:abstractNumId w:val="19"/>
  </w:num>
  <w:num w:numId="14">
    <w:abstractNumId w:val="11"/>
  </w:num>
  <w:num w:numId="15">
    <w:abstractNumId w:val="15"/>
  </w:num>
  <w:num w:numId="16">
    <w:abstractNumId w:val="29"/>
  </w:num>
  <w:num w:numId="17">
    <w:abstractNumId w:val="16"/>
  </w:num>
  <w:num w:numId="18">
    <w:abstractNumId w:val="1"/>
  </w:num>
  <w:num w:numId="19">
    <w:abstractNumId w:val="3"/>
  </w:num>
  <w:num w:numId="20">
    <w:abstractNumId w:val="25"/>
  </w:num>
  <w:num w:numId="21">
    <w:abstractNumId w:val="6"/>
  </w:num>
  <w:num w:numId="22">
    <w:abstractNumId w:val="20"/>
  </w:num>
  <w:num w:numId="23">
    <w:abstractNumId w:val="8"/>
  </w:num>
  <w:num w:numId="24">
    <w:abstractNumId w:val="5"/>
  </w:num>
  <w:num w:numId="25">
    <w:abstractNumId w:val="14"/>
  </w:num>
  <w:num w:numId="26">
    <w:abstractNumId w:val="12"/>
  </w:num>
  <w:num w:numId="27">
    <w:abstractNumId w:val="18"/>
  </w:num>
  <w:num w:numId="28">
    <w:abstractNumId w:val="7"/>
  </w:num>
  <w:num w:numId="29">
    <w:abstractNumId w:val="17"/>
  </w:num>
  <w:num w:numId="30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Шабашова Юлия Николаевна">
    <w15:presenceInfo w15:providerId="AD" w15:userId="S-1-5-21-4136688710-512796361-4022442886-25790"/>
  </w15:person>
  <w15:person w15:author="Алексей Савин">
    <w15:presenceInfo w15:providerId="Windows Live" w15:userId="715963e1b44d79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03E"/>
    <w:rsid w:val="00021656"/>
    <w:rsid w:val="000455DF"/>
    <w:rsid w:val="00060C2B"/>
    <w:rsid w:val="00106C9C"/>
    <w:rsid w:val="002A4B49"/>
    <w:rsid w:val="0030503E"/>
    <w:rsid w:val="00310418"/>
    <w:rsid w:val="00373151"/>
    <w:rsid w:val="003817B7"/>
    <w:rsid w:val="003B60E3"/>
    <w:rsid w:val="004B63B1"/>
    <w:rsid w:val="004E6F32"/>
    <w:rsid w:val="005227D0"/>
    <w:rsid w:val="0054410E"/>
    <w:rsid w:val="005C4984"/>
    <w:rsid w:val="007114BC"/>
    <w:rsid w:val="00764008"/>
    <w:rsid w:val="00831EE3"/>
    <w:rsid w:val="008D3A51"/>
    <w:rsid w:val="00903A3A"/>
    <w:rsid w:val="00930A1E"/>
    <w:rsid w:val="00995543"/>
    <w:rsid w:val="00A745EE"/>
    <w:rsid w:val="00A95AD8"/>
    <w:rsid w:val="00C921D3"/>
    <w:rsid w:val="00D62D55"/>
    <w:rsid w:val="00D91FC2"/>
    <w:rsid w:val="00DF79ED"/>
    <w:rsid w:val="00EF0BF4"/>
    <w:rsid w:val="00F14E4F"/>
    <w:rsid w:val="00F2395F"/>
    <w:rsid w:val="00F86213"/>
    <w:rsid w:val="00F9175A"/>
    <w:rsid w:val="00FD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9C752"/>
  <w15:docId w15:val="{F844C10D-2E1F-4B8E-8146-2B47D15E4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Pr>
      <w:rFonts w:ascii="Calibri Light" w:eastAsia="SimSun" w:hAnsi="Calibri Light" w:cs="SimSun"/>
      <w:color w:val="2F5496"/>
      <w:sz w:val="26"/>
      <w:szCs w:val="26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annotation reference"/>
    <w:basedOn w:val="a0"/>
    <w:uiPriority w:val="99"/>
    <w:rPr>
      <w:sz w:val="16"/>
      <w:szCs w:val="16"/>
    </w:rPr>
  </w:style>
  <w:style w:type="paragraph" w:styleId="a5">
    <w:name w:val="annotation text"/>
    <w:basedOn w:val="a"/>
    <w:link w:val="a6"/>
    <w:uiPriority w:val="9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Pr>
      <w:sz w:val="20"/>
      <w:szCs w:val="20"/>
    </w:r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Calibri Light" w:eastAsia="SimSun" w:hAnsi="Calibri Light" w:cs="SimSun"/>
      <w:color w:val="2F5496"/>
      <w:sz w:val="32"/>
      <w:szCs w:val="32"/>
    </w:rPr>
  </w:style>
  <w:style w:type="paragraph" w:styleId="a8">
    <w:name w:val="annotation subject"/>
    <w:basedOn w:val="a5"/>
    <w:next w:val="a5"/>
    <w:link w:val="a9"/>
    <w:uiPriority w:val="99"/>
    <w:rPr>
      <w:b/>
      <w:bCs/>
    </w:rPr>
  </w:style>
  <w:style w:type="character" w:customStyle="1" w:styleId="a9">
    <w:name w:val="Тема примечания Знак"/>
    <w:basedOn w:val="a6"/>
    <w:link w:val="a8"/>
    <w:uiPriority w:val="99"/>
    <w:rPr>
      <w:b/>
      <w:bCs/>
      <w:sz w:val="20"/>
      <w:szCs w:val="20"/>
    </w:rPr>
  </w:style>
  <w:style w:type="paragraph" w:styleId="aa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Balloon Text"/>
    <w:basedOn w:val="a"/>
    <w:link w:val="ad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7F05F-EE7A-48CB-9C71-118B83575964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01784A3E-598B-4661-BC5D-C9C6236551A3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6BA84CAD-AB34-4E9D-936B-7517DABDF5D9}">
  <ds:schemaRefs>
    <ds:schemaRef ds:uri="http://www.wps.cn/android/officeDocument/2013/mofficeCustomData"/>
  </ds:schemaRefs>
</ds:datastoreItem>
</file>

<file path=customXml/itemProps4.xml><?xml version="1.0" encoding="utf-8"?>
<ds:datastoreItem xmlns:ds="http://schemas.openxmlformats.org/officeDocument/2006/customXml" ds:itemID="{F1626622-C1A8-477D-AA18-387905A7A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2479</Words>
  <Characters>14136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Журавков g8in</dc:creator>
  <cp:lastModifiedBy>Шабашова Юлия Николаевна</cp:lastModifiedBy>
  <cp:revision>8</cp:revision>
  <dcterms:created xsi:type="dcterms:W3CDTF">2025-11-01T09:50:00Z</dcterms:created>
  <dcterms:modified xsi:type="dcterms:W3CDTF">2025-11-17T10:35:00Z</dcterms:modified>
</cp:coreProperties>
</file>